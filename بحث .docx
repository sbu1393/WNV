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7ED17C" w14:textId="77777777" w:rsidR="001F056E" w:rsidRPr="00CC030F" w:rsidRDefault="001F056E" w:rsidP="00A2596F">
      <w:pPr>
        <w:spacing w:line="360" w:lineRule="auto"/>
        <w:jc w:val="both"/>
        <w:rPr>
          <w:rFonts w:asciiTheme="majorBidi" w:hAnsiTheme="majorBidi" w:cs="B Nazanin"/>
          <w:sz w:val="24"/>
          <w:szCs w:val="28"/>
          <w:rtl/>
        </w:rPr>
      </w:pPr>
      <w:r>
        <w:rPr>
          <w:rFonts w:ascii="Segoe UI" w:hAnsi="Segoe UI" w:cs="B Nazanin"/>
          <w:noProof/>
          <w:color w:val="262626"/>
          <w:sz w:val="24"/>
          <w:szCs w:val="28"/>
        </w:rPr>
        <mc:AlternateContent>
          <mc:Choice Requires="wps">
            <w:drawing>
              <wp:anchor distT="0" distB="0" distL="114300" distR="114300" simplePos="0" relativeHeight="251659264" behindDoc="0" locked="0" layoutInCell="1" allowOverlap="1" wp14:anchorId="5F7ED1A1" wp14:editId="5F7ED1A2">
                <wp:simplePos x="0" y="0"/>
                <wp:positionH relativeFrom="margin">
                  <wp:posOffset>1063256</wp:posOffset>
                </wp:positionH>
                <wp:positionV relativeFrom="page">
                  <wp:posOffset>925033</wp:posOffset>
                </wp:positionV>
                <wp:extent cx="3742055" cy="8208010"/>
                <wp:effectExtent l="0" t="0" r="0" b="2540"/>
                <wp:wrapTopAndBottom/>
                <wp:docPr id="35" name="Text Box 35"/>
                <wp:cNvGraphicFramePr/>
                <a:graphic xmlns:a="http://schemas.openxmlformats.org/drawingml/2006/main">
                  <a:graphicData uri="http://schemas.microsoft.com/office/word/2010/wordprocessingShape">
                    <wps:wsp>
                      <wps:cNvSpPr txBox="1"/>
                      <wps:spPr>
                        <a:xfrm>
                          <a:off x="0" y="0"/>
                          <a:ext cx="3742055" cy="8208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ED1A8" w14:textId="77777777" w:rsidR="001F056E" w:rsidRDefault="001F056E" w:rsidP="001F056E">
                            <w:pPr>
                              <w:jc w:val="center"/>
                              <w:rPr>
                                <w:rFonts w:ascii="IranNastaliq" w:hAnsi="IranNastaliq" w:cs="IranNastaliq"/>
                                <w:sz w:val="160"/>
                                <w:szCs w:val="160"/>
                                <w:rtl/>
                              </w:rPr>
                            </w:pPr>
                          </w:p>
                          <w:p w14:paraId="5F7ED1A9" w14:textId="77777777" w:rsidR="001F056E" w:rsidRPr="001E78F5" w:rsidRDefault="001F056E" w:rsidP="001F056E">
                            <w:pPr>
                              <w:jc w:val="center"/>
                              <w:rPr>
                                <w:rFonts w:ascii="IranNastaliq" w:hAnsi="IranNastaliq" w:cs="IranNastaliq"/>
                                <w:sz w:val="160"/>
                                <w:szCs w:val="160"/>
                                <w:rtl/>
                              </w:rPr>
                            </w:pPr>
                            <w:r w:rsidRPr="001E78F5">
                              <w:rPr>
                                <w:rFonts w:ascii="IranNastaliq" w:hAnsi="IranNastaliq" w:cs="IranNastaliq"/>
                                <w:sz w:val="160"/>
                                <w:szCs w:val="160"/>
                                <w:rtl/>
                              </w:rPr>
                              <w:t>فصل پنجم</w:t>
                            </w:r>
                          </w:p>
                          <w:p w14:paraId="5F7ED1AA" w14:textId="77777777" w:rsidR="001F056E" w:rsidRPr="001E78F5" w:rsidRDefault="001F056E" w:rsidP="001F056E">
                            <w:pPr>
                              <w:jc w:val="center"/>
                              <w:rPr>
                                <w:rFonts w:ascii="IranNastaliq" w:hAnsi="IranNastaliq" w:cs="IranNastaliq"/>
                                <w:sz w:val="160"/>
                                <w:szCs w:val="160"/>
                              </w:rPr>
                            </w:pPr>
                            <w:r w:rsidRPr="001E78F5">
                              <w:rPr>
                                <w:rFonts w:ascii="IranNastaliq" w:hAnsi="IranNastaliq" w:cs="IranNastaliq"/>
                                <w:sz w:val="160"/>
                                <w:szCs w:val="160"/>
                                <w:rtl/>
                              </w:rPr>
                              <w:t xml:space="preserve">بحث و </w:t>
                            </w:r>
                            <w:r>
                              <w:rPr>
                                <w:rFonts w:ascii="IranNastaliq" w:hAnsi="IranNastaliq" w:cs="IranNastaliq" w:hint="cs"/>
                                <w:sz w:val="160"/>
                                <w:szCs w:val="160"/>
                                <w:rtl/>
                              </w:rPr>
                              <w:t>ن</w:t>
                            </w:r>
                            <w:r w:rsidRPr="001E78F5">
                              <w:rPr>
                                <w:rFonts w:ascii="IranNastaliq" w:hAnsi="IranNastaliq" w:cs="IranNastaliq"/>
                                <w:sz w:val="160"/>
                                <w:szCs w:val="160"/>
                                <w:rtl/>
                              </w:rPr>
                              <w:t>نتیجه‌گیری</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ED1A1" id="_x0000_t202" coordsize="21600,21600" o:spt="202" path="m,l,21600r21600,l21600,xe">
                <v:stroke joinstyle="miter"/>
                <v:path gradientshapeok="t" o:connecttype="rect"/>
              </v:shapetype>
              <v:shape id="Text Box 35" o:spid="_x0000_s1026" type="#_x0000_t202" style="position:absolute;left:0;text-align:left;margin-left:83.7pt;margin-top:72.85pt;width:294.65pt;height:646.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" filled="f" stroked="f" strokeweight=".5pt">
                <v:textbox>
                  <w:txbxContent>
                    <w:p w14:paraId="5F7ED1A8" w14:textId="77777777" w:rsidR="001F056E" w:rsidRDefault="001F056E" w:rsidP="001F056E">
                      <w:pPr>
                        <w:jc w:val="center"/>
                        <w:rPr>
                          <w:rFonts w:ascii="IranNastaliq" w:hAnsi="IranNastaliq" w:cs="IranNastaliq"/>
                          <w:sz w:val="160"/>
                          <w:szCs w:val="160"/>
                          <w:rtl/>
                        </w:rPr>
                      </w:pPr>
                    </w:p>
                    <w:p w14:paraId="5F7ED1A9" w14:textId="77777777" w:rsidR="001F056E" w:rsidRPr="001E78F5" w:rsidRDefault="001F056E" w:rsidP="001F056E">
                      <w:pPr>
                        <w:jc w:val="center"/>
                        <w:rPr>
                          <w:rFonts w:ascii="IranNastaliq" w:hAnsi="IranNastaliq" w:cs="IranNastaliq"/>
                          <w:sz w:val="160"/>
                          <w:szCs w:val="160"/>
                          <w:rtl/>
                        </w:rPr>
                      </w:pPr>
                      <w:r w:rsidRPr="001E78F5">
                        <w:rPr>
                          <w:rFonts w:ascii="IranNastaliq" w:hAnsi="IranNastaliq" w:cs="IranNastaliq"/>
                          <w:sz w:val="160"/>
                          <w:szCs w:val="160"/>
                          <w:rtl/>
                        </w:rPr>
                        <w:t>فصل پنجم</w:t>
                      </w:r>
                    </w:p>
                    <w:p w14:paraId="5F7ED1AA" w14:textId="77777777" w:rsidR="001F056E" w:rsidRPr="001E78F5" w:rsidRDefault="001F056E" w:rsidP="001F056E">
                      <w:pPr>
                        <w:jc w:val="center"/>
                        <w:rPr>
                          <w:rFonts w:ascii="IranNastaliq" w:hAnsi="IranNastaliq" w:cs="IranNastaliq"/>
                          <w:sz w:val="160"/>
                          <w:szCs w:val="160"/>
                        </w:rPr>
                      </w:pPr>
                      <w:r w:rsidRPr="001E78F5">
                        <w:rPr>
                          <w:rFonts w:ascii="IranNastaliq" w:hAnsi="IranNastaliq" w:cs="IranNastaliq"/>
                          <w:sz w:val="160"/>
                          <w:szCs w:val="160"/>
                          <w:rtl/>
                        </w:rPr>
                        <w:t xml:space="preserve">بحث و </w:t>
                      </w:r>
                      <w:r>
                        <w:rPr>
                          <w:rFonts w:ascii="IranNastaliq" w:hAnsi="IranNastaliq" w:cs="IranNastaliq" w:hint="cs"/>
                          <w:sz w:val="160"/>
                          <w:szCs w:val="160"/>
                          <w:rtl/>
                        </w:rPr>
                        <w:t>ن</w:t>
                      </w:r>
                      <w:r w:rsidRPr="001E78F5">
                        <w:rPr>
                          <w:rFonts w:ascii="IranNastaliq" w:hAnsi="IranNastaliq" w:cs="IranNastaliq"/>
                          <w:sz w:val="160"/>
                          <w:szCs w:val="160"/>
                          <w:rtl/>
                        </w:rPr>
                        <w:t>نتیجه‌گیری</w:t>
                      </w:r>
                    </w:p>
                  </w:txbxContent>
                </v:textbox>
                <w10:wrap type="topAndBottom" anchorx="margin" anchory="page"/>
              </v:shape>
            </w:pict>
          </mc:Fallback>
        </mc:AlternateContent>
      </w:r>
    </w:p>
    <w:p w14:paraId="2963F05B" w14:textId="77777777" w:rsidR="003D6165" w:rsidRPr="003D6165" w:rsidRDefault="003D6165" w:rsidP="003D6165">
      <w:pPr>
        <w:spacing w:line="360" w:lineRule="auto"/>
        <w:jc w:val="both"/>
        <w:rPr>
          <w:ins w:id="0" w:author="Lenovo" w:date="2026-09-23T08:29:00Z"/>
          <w:rFonts w:ascii="Times New Roman" w:hAnsi="Times New Roman" w:cs="B Nazanin"/>
          <w:sz w:val="24"/>
          <w:szCs w:val="28"/>
          <w:rtl/>
          <w:rPrChange w:id="1" w:author="Lenovo" w:date="2026-09-23T08:29:00Z">
            <w:rPr>
              <w:ins w:id="2" w:author="Lenovo" w:date="2026-09-23T08:29:00Z"/>
              <w:rFonts w:ascii="Times New Roman" w:hAnsi="Times New Roman" w:cs="B Nazanin"/>
              <w:sz w:val="24"/>
              <w:szCs w:val="28"/>
              <w:u w:val="single"/>
              <w:rtl/>
            </w:rPr>
          </w:rPrChange>
        </w:rPr>
      </w:pPr>
      <w:ins w:id="3" w:author="Lenovo" w:date="2026-09-23T08:29:00Z">
        <w:r w:rsidRPr="003D6165">
          <w:rPr>
            <w:rFonts w:ascii="Times New Roman" w:hAnsi="Times New Roman" w:cs="B Nazanin"/>
            <w:sz w:val="24"/>
            <w:szCs w:val="28"/>
            <w:rtl/>
            <w:rPrChange w:id="4" w:author="Lenovo" w:date="2026-09-23T08:29:00Z">
              <w:rPr>
                <w:rFonts w:ascii="Times New Roman" w:hAnsi="Times New Roman" w:cs="B Nazanin"/>
                <w:sz w:val="24"/>
                <w:szCs w:val="28"/>
                <w:u w:val="single"/>
                <w:rtl/>
              </w:rPr>
            </w:rPrChange>
          </w:rPr>
          <w:lastRenderedPageBreak/>
          <w:t>و</w:t>
        </w:r>
        <w:r w:rsidRPr="003D6165">
          <w:rPr>
            <w:rFonts w:ascii="Times New Roman" w:hAnsi="Times New Roman" w:cs="B Nazanin" w:hint="cs"/>
            <w:sz w:val="24"/>
            <w:szCs w:val="28"/>
            <w:rtl/>
            <w:rPrChange w:id="5" w:author="Lenovo" w:date="2026-09-23T08:29:00Z">
              <w:rPr>
                <w:rFonts w:ascii="Times New Roman" w:hAnsi="Times New Roman" w:cs="B Nazanin" w:hint="cs"/>
                <w:sz w:val="24"/>
                <w:szCs w:val="28"/>
                <w:u w:val="single"/>
                <w:rtl/>
              </w:rPr>
            </w:rPrChange>
          </w:rPr>
          <w:t>یروس</w:t>
        </w:r>
        <w:r w:rsidRPr="003D6165">
          <w:rPr>
            <w:rFonts w:ascii="Times New Roman" w:hAnsi="Times New Roman" w:cs="B Nazanin"/>
            <w:sz w:val="24"/>
            <w:szCs w:val="28"/>
            <w:rtl/>
            <w:rPrChange w:id="6" w:author="Lenovo" w:date="2026-09-23T08:29:00Z">
              <w:rPr>
                <w:rFonts w:ascii="Times New Roman" w:hAnsi="Times New Roman" w:cs="B Nazanin"/>
                <w:sz w:val="24"/>
                <w:szCs w:val="28"/>
                <w:u w:val="single"/>
                <w:rtl/>
              </w:rPr>
            </w:rPrChange>
          </w:rPr>
          <w:t xml:space="preserve"> ن</w:t>
        </w:r>
        <w:r w:rsidRPr="003D6165">
          <w:rPr>
            <w:rFonts w:ascii="Times New Roman" w:hAnsi="Times New Roman" w:cs="B Nazanin" w:hint="cs"/>
            <w:sz w:val="24"/>
            <w:szCs w:val="28"/>
            <w:rtl/>
            <w:rPrChange w:id="7" w:author="Lenovo" w:date="2026-09-23T08:29:00Z">
              <w:rPr>
                <w:rFonts w:ascii="Times New Roman" w:hAnsi="Times New Roman" w:cs="B Nazanin" w:hint="cs"/>
                <w:sz w:val="24"/>
                <w:szCs w:val="28"/>
                <w:u w:val="single"/>
                <w:rtl/>
              </w:rPr>
            </w:rPrChange>
          </w:rPr>
          <w:t>یل</w:t>
        </w:r>
        <w:r w:rsidRPr="003D6165">
          <w:rPr>
            <w:rFonts w:ascii="Times New Roman" w:hAnsi="Times New Roman" w:cs="B Nazanin"/>
            <w:sz w:val="24"/>
            <w:szCs w:val="28"/>
            <w:rtl/>
            <w:rPrChange w:id="8" w:author="Lenovo" w:date="2026-09-23T08:29:00Z">
              <w:rPr>
                <w:rFonts w:ascii="Times New Roman" w:hAnsi="Times New Roman" w:cs="B Nazanin"/>
                <w:sz w:val="24"/>
                <w:szCs w:val="28"/>
                <w:u w:val="single"/>
                <w:rtl/>
              </w:rPr>
            </w:rPrChange>
          </w:rPr>
          <w:t xml:space="preserve"> غرب</w:t>
        </w:r>
        <w:r w:rsidRPr="003D6165">
          <w:rPr>
            <w:rFonts w:ascii="Times New Roman" w:hAnsi="Times New Roman" w:cs="B Nazanin" w:hint="cs"/>
            <w:sz w:val="24"/>
            <w:szCs w:val="28"/>
            <w:rtl/>
            <w:rPrChange w:id="9"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10" w:author="Lenovo" w:date="2026-09-23T08:29: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1" w:author="Lenovo" w:date="2026-09-23T08:29:00Z">
              <w:rPr>
                <w:rFonts w:ascii="Times New Roman" w:hAnsi="Times New Roman" w:cs="B Nazanin" w:hint="cs"/>
                <w:sz w:val="24"/>
                <w:szCs w:val="28"/>
                <w:u w:val="single"/>
                <w:rtl/>
              </w:rPr>
            </w:rPrChange>
          </w:rPr>
          <w:t>یکی</w:t>
        </w:r>
        <w:r w:rsidRPr="003D6165">
          <w:rPr>
            <w:rFonts w:ascii="Times New Roman" w:hAnsi="Times New Roman" w:cs="B Nazanin"/>
            <w:sz w:val="24"/>
            <w:szCs w:val="28"/>
            <w:rtl/>
            <w:rPrChange w:id="12" w:author="Lenovo" w:date="2026-09-23T08:29:00Z">
              <w:rPr>
                <w:rFonts w:ascii="Times New Roman" w:hAnsi="Times New Roman" w:cs="B Nazanin"/>
                <w:sz w:val="24"/>
                <w:szCs w:val="28"/>
                <w:u w:val="single"/>
                <w:rtl/>
              </w:rPr>
            </w:rPrChange>
          </w:rPr>
          <w:t xml:space="preserve"> از عوامل مهم بروز انسفال</w:t>
        </w:r>
        <w:r w:rsidRPr="003D6165">
          <w:rPr>
            <w:rFonts w:ascii="Times New Roman" w:hAnsi="Times New Roman" w:cs="B Nazanin" w:hint="cs"/>
            <w:sz w:val="24"/>
            <w:szCs w:val="28"/>
            <w:rtl/>
            <w:rPrChange w:id="13" w:author="Lenovo" w:date="2026-09-23T08:29:00Z">
              <w:rPr>
                <w:rFonts w:ascii="Times New Roman" w:hAnsi="Times New Roman" w:cs="B Nazanin" w:hint="cs"/>
                <w:sz w:val="24"/>
                <w:szCs w:val="28"/>
                <w:u w:val="single"/>
                <w:rtl/>
              </w:rPr>
            </w:rPrChange>
          </w:rPr>
          <w:t>یت</w:t>
        </w:r>
        <w:r w:rsidRPr="003D6165">
          <w:rPr>
            <w:rFonts w:ascii="Times New Roman" w:hAnsi="Times New Roman" w:cs="B Nazanin"/>
            <w:sz w:val="24"/>
            <w:szCs w:val="28"/>
            <w:rtl/>
            <w:rPrChange w:id="14" w:author="Lenovo" w:date="2026-09-23T08:29:00Z">
              <w:rPr>
                <w:rFonts w:ascii="Times New Roman" w:hAnsi="Times New Roman" w:cs="B Nazanin"/>
                <w:sz w:val="24"/>
                <w:szCs w:val="28"/>
                <w:u w:val="single"/>
                <w:rtl/>
              </w:rPr>
            </w:rPrChange>
          </w:rPr>
          <w:t xml:space="preserve"> و</w:t>
        </w:r>
        <w:r w:rsidRPr="003D6165">
          <w:rPr>
            <w:rFonts w:ascii="Times New Roman" w:hAnsi="Times New Roman" w:cs="B Nazanin" w:hint="cs"/>
            <w:sz w:val="24"/>
            <w:szCs w:val="28"/>
            <w:rtl/>
            <w:rPrChange w:id="15" w:author="Lenovo" w:date="2026-09-23T08:29:00Z">
              <w:rPr>
                <w:rFonts w:ascii="Times New Roman" w:hAnsi="Times New Roman" w:cs="B Nazanin" w:hint="cs"/>
                <w:sz w:val="24"/>
                <w:szCs w:val="28"/>
                <w:u w:val="single"/>
                <w:rtl/>
              </w:rPr>
            </w:rPrChange>
          </w:rPr>
          <w:t>یروسی</w:t>
        </w:r>
        <w:r w:rsidRPr="003D6165">
          <w:rPr>
            <w:rFonts w:ascii="Times New Roman" w:hAnsi="Times New Roman" w:cs="B Nazanin"/>
            <w:sz w:val="24"/>
            <w:szCs w:val="28"/>
            <w:rtl/>
            <w:rPrChange w:id="16" w:author="Lenovo" w:date="2026-09-23T08:29:00Z">
              <w:rPr>
                <w:rFonts w:ascii="Times New Roman" w:hAnsi="Times New Roman" w:cs="B Nazanin"/>
                <w:sz w:val="24"/>
                <w:szCs w:val="28"/>
                <w:u w:val="single"/>
                <w:rtl/>
              </w:rPr>
            </w:rPrChange>
          </w:rPr>
          <w:t xml:space="preserve"> در بس</w:t>
        </w:r>
        <w:r w:rsidRPr="003D6165">
          <w:rPr>
            <w:rFonts w:ascii="Times New Roman" w:hAnsi="Times New Roman" w:cs="B Nazanin" w:hint="cs"/>
            <w:sz w:val="24"/>
            <w:szCs w:val="28"/>
            <w:rtl/>
            <w:rPrChange w:id="17" w:author="Lenovo" w:date="2026-09-23T08:29:00Z">
              <w:rPr>
                <w:rFonts w:ascii="Times New Roman" w:hAnsi="Times New Roman" w:cs="B Nazanin" w:hint="cs"/>
                <w:sz w:val="24"/>
                <w:szCs w:val="28"/>
                <w:u w:val="single"/>
                <w:rtl/>
              </w:rPr>
            </w:rPrChange>
          </w:rPr>
          <w:t>یاری</w:t>
        </w:r>
        <w:r w:rsidRPr="003D6165">
          <w:rPr>
            <w:rFonts w:ascii="Times New Roman" w:hAnsi="Times New Roman" w:cs="B Nazanin"/>
            <w:sz w:val="24"/>
            <w:szCs w:val="28"/>
            <w:rtl/>
            <w:rPrChange w:id="18" w:author="Lenovo" w:date="2026-09-23T08:29:00Z">
              <w:rPr>
                <w:rFonts w:ascii="Times New Roman" w:hAnsi="Times New Roman" w:cs="B Nazanin"/>
                <w:sz w:val="24"/>
                <w:szCs w:val="28"/>
                <w:u w:val="single"/>
                <w:rtl/>
              </w:rPr>
            </w:rPrChange>
          </w:rPr>
          <w:t xml:space="preserve"> از مناطق جهان است و عل</w:t>
        </w:r>
        <w:r w:rsidRPr="003D6165">
          <w:rPr>
            <w:rFonts w:ascii="Times New Roman" w:hAnsi="Times New Roman" w:cs="B Nazanin" w:hint="cs"/>
            <w:sz w:val="24"/>
            <w:szCs w:val="28"/>
            <w:rtl/>
            <w:rPrChange w:id="19" w:author="Lenovo" w:date="2026-09-23T08:29:00Z">
              <w:rPr>
                <w:rFonts w:ascii="Times New Roman" w:hAnsi="Times New Roman" w:cs="B Nazanin" w:hint="cs"/>
                <w:sz w:val="24"/>
                <w:szCs w:val="28"/>
                <w:u w:val="single"/>
                <w:rtl/>
              </w:rPr>
            </w:rPrChange>
          </w:rPr>
          <w:t>ی‌رغم</w:t>
        </w:r>
        <w:r w:rsidRPr="003D6165">
          <w:rPr>
            <w:rFonts w:ascii="Times New Roman" w:hAnsi="Times New Roman" w:cs="B Nazanin"/>
            <w:sz w:val="24"/>
            <w:szCs w:val="28"/>
            <w:rtl/>
            <w:rPrChange w:id="20" w:author="Lenovo" w:date="2026-09-23T08:29:00Z">
              <w:rPr>
                <w:rFonts w:ascii="Times New Roman" w:hAnsi="Times New Roman" w:cs="B Nazanin"/>
                <w:sz w:val="24"/>
                <w:szCs w:val="28"/>
                <w:u w:val="single"/>
                <w:rtl/>
              </w:rPr>
            </w:rPrChange>
          </w:rPr>
          <w:t xml:space="preserve"> مطالعات گسترده، توسعه واکسن مؤثر و قابل استفاده گسترده عل</w:t>
        </w:r>
        <w:r w:rsidRPr="003D6165">
          <w:rPr>
            <w:rFonts w:ascii="Times New Roman" w:hAnsi="Times New Roman" w:cs="B Nazanin" w:hint="cs"/>
            <w:sz w:val="24"/>
            <w:szCs w:val="28"/>
            <w:rtl/>
            <w:rPrChange w:id="21" w:author="Lenovo" w:date="2026-09-23T08:29:00Z">
              <w:rPr>
                <w:rFonts w:ascii="Times New Roman" w:hAnsi="Times New Roman" w:cs="B Nazanin" w:hint="cs"/>
                <w:sz w:val="24"/>
                <w:szCs w:val="28"/>
                <w:u w:val="single"/>
                <w:rtl/>
              </w:rPr>
            </w:rPrChange>
          </w:rPr>
          <w:t>یه</w:t>
        </w:r>
        <w:r w:rsidRPr="003D6165">
          <w:rPr>
            <w:rFonts w:ascii="Times New Roman" w:hAnsi="Times New Roman" w:cs="B Nazanin"/>
            <w:sz w:val="24"/>
            <w:szCs w:val="28"/>
            <w:rtl/>
            <w:rPrChange w:id="22" w:author="Lenovo" w:date="2026-09-23T08:29:00Z">
              <w:rPr>
                <w:rFonts w:ascii="Times New Roman" w:hAnsi="Times New Roman" w:cs="B Nazanin"/>
                <w:sz w:val="24"/>
                <w:szCs w:val="28"/>
                <w:u w:val="single"/>
                <w:rtl/>
              </w:rPr>
            </w:rPrChange>
          </w:rPr>
          <w:t xml:space="preserve"> ا</w:t>
        </w:r>
        <w:r w:rsidRPr="003D6165">
          <w:rPr>
            <w:rFonts w:ascii="Times New Roman" w:hAnsi="Times New Roman" w:cs="B Nazanin" w:hint="cs"/>
            <w:sz w:val="24"/>
            <w:szCs w:val="28"/>
            <w:rtl/>
            <w:rPrChange w:id="23" w:author="Lenovo" w:date="2026-09-23T08:29:00Z">
              <w:rPr>
                <w:rFonts w:ascii="Times New Roman" w:hAnsi="Times New Roman" w:cs="B Nazanin" w:hint="cs"/>
                <w:sz w:val="24"/>
                <w:szCs w:val="28"/>
                <w:u w:val="single"/>
                <w:rtl/>
              </w:rPr>
            </w:rPrChange>
          </w:rPr>
          <w:t>ین</w:t>
        </w:r>
        <w:r w:rsidRPr="003D6165">
          <w:rPr>
            <w:rFonts w:ascii="Times New Roman" w:hAnsi="Times New Roman" w:cs="B Nazanin"/>
            <w:sz w:val="24"/>
            <w:szCs w:val="28"/>
            <w:rtl/>
            <w:rPrChange w:id="24" w:author="Lenovo" w:date="2026-09-23T08:29:00Z">
              <w:rPr>
                <w:rFonts w:ascii="Times New Roman" w:hAnsi="Times New Roman" w:cs="B Nazanin"/>
                <w:sz w:val="24"/>
                <w:szCs w:val="28"/>
                <w:u w:val="single"/>
                <w:rtl/>
              </w:rPr>
            </w:rPrChange>
          </w:rPr>
          <w:t xml:space="preserve"> و</w:t>
        </w:r>
        <w:r w:rsidRPr="003D6165">
          <w:rPr>
            <w:rFonts w:ascii="Times New Roman" w:hAnsi="Times New Roman" w:cs="B Nazanin" w:hint="cs"/>
            <w:sz w:val="24"/>
            <w:szCs w:val="28"/>
            <w:rtl/>
            <w:rPrChange w:id="25" w:author="Lenovo" w:date="2026-09-23T08:29:00Z">
              <w:rPr>
                <w:rFonts w:ascii="Times New Roman" w:hAnsi="Times New Roman" w:cs="B Nazanin" w:hint="cs"/>
                <w:sz w:val="24"/>
                <w:szCs w:val="28"/>
                <w:u w:val="single"/>
                <w:rtl/>
              </w:rPr>
            </w:rPrChange>
          </w:rPr>
          <w:t>یروس</w:t>
        </w:r>
        <w:r w:rsidRPr="003D6165">
          <w:rPr>
            <w:rFonts w:ascii="Times New Roman" w:hAnsi="Times New Roman" w:cs="B Nazanin"/>
            <w:sz w:val="24"/>
            <w:szCs w:val="28"/>
            <w:rtl/>
            <w:rPrChange w:id="26" w:author="Lenovo" w:date="2026-09-23T08:29:00Z">
              <w:rPr>
                <w:rFonts w:ascii="Times New Roman" w:hAnsi="Times New Roman" w:cs="B Nazanin"/>
                <w:sz w:val="24"/>
                <w:szCs w:val="28"/>
                <w:u w:val="single"/>
                <w:rtl/>
              </w:rPr>
            </w:rPrChange>
          </w:rPr>
          <w:t xml:space="preserve"> همچنان با چالش‌ها</w:t>
        </w:r>
        <w:r w:rsidRPr="003D6165">
          <w:rPr>
            <w:rFonts w:ascii="Times New Roman" w:hAnsi="Times New Roman" w:cs="B Nazanin" w:hint="cs"/>
            <w:sz w:val="24"/>
            <w:szCs w:val="28"/>
            <w:rtl/>
            <w:rPrChange w:id="27" w:author="Lenovo" w:date="2026-09-23T08:29:00Z">
              <w:rPr>
                <w:rFonts w:ascii="Times New Roman" w:hAnsi="Times New Roman" w:cs="B Nazanin" w:hint="cs"/>
                <w:sz w:val="24"/>
                <w:szCs w:val="28"/>
                <w:u w:val="single"/>
                <w:rtl/>
              </w:rPr>
            </w:rPrChange>
          </w:rPr>
          <w:t>یی</w:t>
        </w:r>
        <w:r w:rsidRPr="003D6165">
          <w:rPr>
            <w:rFonts w:ascii="Times New Roman" w:hAnsi="Times New Roman" w:cs="B Nazanin"/>
            <w:sz w:val="24"/>
            <w:szCs w:val="28"/>
            <w:rtl/>
            <w:rPrChange w:id="28" w:author="Lenovo" w:date="2026-09-23T08:29:00Z">
              <w:rPr>
                <w:rFonts w:ascii="Times New Roman" w:hAnsi="Times New Roman" w:cs="B Nazanin"/>
                <w:sz w:val="24"/>
                <w:szCs w:val="28"/>
                <w:u w:val="single"/>
                <w:rtl/>
              </w:rPr>
            </w:rPrChange>
          </w:rPr>
          <w:t xml:space="preserve"> روبه‌رو است. رو</w:t>
        </w:r>
        <w:r w:rsidRPr="003D6165">
          <w:rPr>
            <w:rFonts w:ascii="Times New Roman" w:hAnsi="Times New Roman" w:cs="B Nazanin" w:hint="cs"/>
            <w:sz w:val="24"/>
            <w:szCs w:val="28"/>
            <w:rtl/>
            <w:rPrChange w:id="29" w:author="Lenovo" w:date="2026-09-23T08:29:00Z">
              <w:rPr>
                <w:rFonts w:ascii="Times New Roman" w:hAnsi="Times New Roman" w:cs="B Nazanin" w:hint="cs"/>
                <w:sz w:val="24"/>
                <w:szCs w:val="28"/>
                <w:u w:val="single"/>
                <w:rtl/>
              </w:rPr>
            </w:rPrChange>
          </w:rPr>
          <w:t>یکردهای</w:t>
        </w:r>
        <w:r w:rsidRPr="003D6165">
          <w:rPr>
            <w:rFonts w:ascii="Times New Roman" w:hAnsi="Times New Roman" w:cs="B Nazanin"/>
            <w:sz w:val="24"/>
            <w:szCs w:val="28"/>
            <w:rtl/>
            <w:rPrChange w:id="30" w:author="Lenovo" w:date="2026-09-23T08:29:00Z">
              <w:rPr>
                <w:rFonts w:ascii="Times New Roman" w:hAnsi="Times New Roman" w:cs="B Nazanin"/>
                <w:sz w:val="24"/>
                <w:szCs w:val="28"/>
                <w:u w:val="single"/>
                <w:rtl/>
              </w:rPr>
            </w:rPrChange>
          </w:rPr>
          <w:t xml:space="preserve"> مختلف واکسن‌ساز</w:t>
        </w:r>
        <w:r w:rsidRPr="003D6165">
          <w:rPr>
            <w:rFonts w:ascii="Times New Roman" w:hAnsi="Times New Roman" w:cs="B Nazanin" w:hint="cs"/>
            <w:sz w:val="24"/>
            <w:szCs w:val="28"/>
            <w:rtl/>
            <w:rPrChange w:id="31"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32" w:author="Lenovo" w:date="2026-09-23T08:29:00Z">
              <w:rPr>
                <w:rFonts w:ascii="Times New Roman" w:hAnsi="Times New Roman" w:cs="B Nazanin"/>
                <w:sz w:val="24"/>
                <w:szCs w:val="28"/>
                <w:u w:val="single"/>
                <w:rtl/>
              </w:rPr>
            </w:rPrChange>
          </w:rPr>
          <w:t xml:space="preserve"> از جمله واکسن‌ها</w:t>
        </w:r>
        <w:r w:rsidRPr="003D6165">
          <w:rPr>
            <w:rFonts w:ascii="Times New Roman" w:hAnsi="Times New Roman" w:cs="B Nazanin" w:hint="cs"/>
            <w:sz w:val="24"/>
            <w:szCs w:val="28"/>
            <w:rtl/>
            <w:rPrChange w:id="33"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34" w:author="Lenovo" w:date="2026-09-23T08:29:00Z">
              <w:rPr>
                <w:rFonts w:ascii="Times New Roman" w:hAnsi="Times New Roman" w:cs="B Nazanin"/>
                <w:sz w:val="24"/>
                <w:szCs w:val="28"/>
                <w:u w:val="single"/>
                <w:rtl/>
              </w:rPr>
            </w:rPrChange>
          </w:rPr>
          <w:t xml:space="preserve"> مبتن</w:t>
        </w:r>
        <w:r w:rsidRPr="003D6165">
          <w:rPr>
            <w:rFonts w:ascii="Times New Roman" w:hAnsi="Times New Roman" w:cs="B Nazanin" w:hint="cs"/>
            <w:sz w:val="24"/>
            <w:szCs w:val="28"/>
            <w:rtl/>
            <w:rPrChange w:id="35"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36" w:author="Lenovo" w:date="2026-09-23T08:29:00Z">
              <w:rPr>
                <w:rFonts w:ascii="Times New Roman" w:hAnsi="Times New Roman" w:cs="B Nazanin"/>
                <w:sz w:val="24"/>
                <w:szCs w:val="28"/>
                <w:u w:val="single"/>
                <w:rtl/>
              </w:rPr>
            </w:rPrChange>
          </w:rPr>
          <w:t xml:space="preserve"> بر و</w:t>
        </w:r>
        <w:r w:rsidRPr="003D6165">
          <w:rPr>
            <w:rFonts w:ascii="Times New Roman" w:hAnsi="Times New Roman" w:cs="B Nazanin" w:hint="cs"/>
            <w:sz w:val="24"/>
            <w:szCs w:val="28"/>
            <w:rtl/>
            <w:rPrChange w:id="37" w:author="Lenovo" w:date="2026-09-23T08:29:00Z">
              <w:rPr>
                <w:rFonts w:ascii="Times New Roman" w:hAnsi="Times New Roman" w:cs="B Nazanin" w:hint="cs"/>
                <w:sz w:val="24"/>
                <w:szCs w:val="28"/>
                <w:u w:val="single"/>
                <w:rtl/>
              </w:rPr>
            </w:rPrChange>
          </w:rPr>
          <w:t>یروس</w:t>
        </w:r>
        <w:r w:rsidRPr="003D6165">
          <w:rPr>
            <w:rFonts w:ascii="Times New Roman" w:hAnsi="Times New Roman" w:cs="B Nazanin"/>
            <w:sz w:val="24"/>
            <w:szCs w:val="28"/>
            <w:rtl/>
            <w:rPrChange w:id="38" w:author="Lenovo" w:date="2026-09-23T08:29:00Z">
              <w:rPr>
                <w:rFonts w:ascii="Times New Roman" w:hAnsi="Times New Roman" w:cs="B Nazanin"/>
                <w:sz w:val="24"/>
                <w:szCs w:val="28"/>
                <w:u w:val="single"/>
                <w:rtl/>
              </w:rPr>
            </w:rPrChange>
          </w:rPr>
          <w:t xml:space="preserve"> غ</w:t>
        </w:r>
        <w:r w:rsidRPr="003D6165">
          <w:rPr>
            <w:rFonts w:ascii="Times New Roman" w:hAnsi="Times New Roman" w:cs="B Nazanin" w:hint="cs"/>
            <w:sz w:val="24"/>
            <w:szCs w:val="28"/>
            <w:rtl/>
            <w:rPrChange w:id="39" w:author="Lenovo" w:date="2026-09-23T08:29:00Z">
              <w:rPr>
                <w:rFonts w:ascii="Times New Roman" w:hAnsi="Times New Roman" w:cs="B Nazanin" w:hint="cs"/>
                <w:sz w:val="24"/>
                <w:szCs w:val="28"/>
                <w:u w:val="single"/>
                <w:rtl/>
              </w:rPr>
            </w:rPrChange>
          </w:rPr>
          <w:t>یرفعال‌شده،</w:t>
        </w:r>
        <w:r w:rsidRPr="003D6165">
          <w:rPr>
            <w:rFonts w:ascii="Times New Roman" w:hAnsi="Times New Roman" w:cs="B Nazanin"/>
            <w:sz w:val="24"/>
            <w:szCs w:val="28"/>
            <w:rtl/>
            <w:rPrChange w:id="40" w:author="Lenovo" w:date="2026-09-23T08:29:00Z">
              <w:rPr>
                <w:rFonts w:ascii="Times New Roman" w:hAnsi="Times New Roman" w:cs="B Nazanin"/>
                <w:sz w:val="24"/>
                <w:szCs w:val="28"/>
                <w:u w:val="single"/>
                <w:rtl/>
              </w:rPr>
            </w:rPrChange>
          </w:rPr>
          <w:t xml:space="preserve"> و</w:t>
        </w:r>
        <w:r w:rsidRPr="003D6165">
          <w:rPr>
            <w:rFonts w:ascii="Times New Roman" w:hAnsi="Times New Roman" w:cs="B Nazanin" w:hint="cs"/>
            <w:sz w:val="24"/>
            <w:szCs w:val="28"/>
            <w:rtl/>
            <w:rPrChange w:id="41" w:author="Lenovo" w:date="2026-09-23T08:29:00Z">
              <w:rPr>
                <w:rFonts w:ascii="Times New Roman" w:hAnsi="Times New Roman" w:cs="B Nazanin" w:hint="cs"/>
                <w:sz w:val="24"/>
                <w:szCs w:val="28"/>
                <w:u w:val="single"/>
                <w:rtl/>
              </w:rPr>
            </w:rPrChange>
          </w:rPr>
          <w:t>یروس‌های</w:t>
        </w:r>
        <w:r w:rsidRPr="003D6165">
          <w:rPr>
            <w:rFonts w:ascii="Times New Roman" w:hAnsi="Times New Roman" w:cs="B Nazanin"/>
            <w:sz w:val="24"/>
            <w:szCs w:val="28"/>
            <w:rtl/>
            <w:rPrChange w:id="42" w:author="Lenovo" w:date="2026-09-23T08:29:00Z">
              <w:rPr>
                <w:rFonts w:ascii="Times New Roman" w:hAnsi="Times New Roman" w:cs="B Nazanin"/>
                <w:sz w:val="24"/>
                <w:szCs w:val="28"/>
                <w:u w:val="single"/>
                <w:rtl/>
              </w:rPr>
            </w:rPrChange>
          </w:rPr>
          <w:t xml:space="preserve"> تضع</w:t>
        </w:r>
        <w:r w:rsidRPr="003D6165">
          <w:rPr>
            <w:rFonts w:ascii="Times New Roman" w:hAnsi="Times New Roman" w:cs="B Nazanin" w:hint="cs"/>
            <w:sz w:val="24"/>
            <w:szCs w:val="28"/>
            <w:rtl/>
            <w:rPrChange w:id="43" w:author="Lenovo" w:date="2026-09-23T08:29:00Z">
              <w:rPr>
                <w:rFonts w:ascii="Times New Roman" w:hAnsi="Times New Roman" w:cs="B Nazanin" w:hint="cs"/>
                <w:sz w:val="24"/>
                <w:szCs w:val="28"/>
                <w:u w:val="single"/>
                <w:rtl/>
              </w:rPr>
            </w:rPrChange>
          </w:rPr>
          <w:t>یف‌شده</w:t>
        </w:r>
        <w:r w:rsidRPr="003D6165">
          <w:rPr>
            <w:rFonts w:ascii="Times New Roman" w:hAnsi="Times New Roman" w:cs="B Nazanin"/>
            <w:sz w:val="24"/>
            <w:szCs w:val="28"/>
            <w:rtl/>
            <w:rPrChange w:id="44" w:author="Lenovo" w:date="2026-09-23T08:29:00Z">
              <w:rPr>
                <w:rFonts w:ascii="Times New Roman" w:hAnsi="Times New Roman" w:cs="B Nazanin"/>
                <w:sz w:val="24"/>
                <w:szCs w:val="28"/>
                <w:u w:val="single"/>
                <w:rtl/>
              </w:rPr>
            </w:rPrChange>
          </w:rPr>
          <w:t xml:space="preserve"> و همچن</w:t>
        </w:r>
        <w:r w:rsidRPr="003D6165">
          <w:rPr>
            <w:rFonts w:ascii="Times New Roman" w:hAnsi="Times New Roman" w:cs="B Nazanin" w:hint="cs"/>
            <w:sz w:val="24"/>
            <w:szCs w:val="28"/>
            <w:rtl/>
            <w:rPrChange w:id="45" w:author="Lenovo" w:date="2026-09-23T08:29:00Z">
              <w:rPr>
                <w:rFonts w:ascii="Times New Roman" w:hAnsi="Times New Roman" w:cs="B Nazanin" w:hint="cs"/>
                <w:sz w:val="24"/>
                <w:szCs w:val="28"/>
                <w:u w:val="single"/>
                <w:rtl/>
              </w:rPr>
            </w:rPrChange>
          </w:rPr>
          <w:t>ین</w:t>
        </w:r>
        <w:r w:rsidRPr="003D6165">
          <w:rPr>
            <w:rFonts w:ascii="Times New Roman" w:hAnsi="Times New Roman" w:cs="B Nazanin"/>
            <w:sz w:val="24"/>
            <w:szCs w:val="28"/>
            <w:rtl/>
            <w:rPrChange w:id="46" w:author="Lenovo" w:date="2026-09-23T08:29:00Z">
              <w:rPr>
                <w:rFonts w:ascii="Times New Roman" w:hAnsi="Times New Roman" w:cs="B Nazanin"/>
                <w:sz w:val="24"/>
                <w:szCs w:val="28"/>
                <w:u w:val="single"/>
                <w:rtl/>
              </w:rPr>
            </w:rPrChange>
          </w:rPr>
          <w:t xml:space="preserve"> واکسن‌ها</w:t>
        </w:r>
        <w:r w:rsidRPr="003D6165">
          <w:rPr>
            <w:rFonts w:ascii="Times New Roman" w:hAnsi="Times New Roman" w:cs="B Nazanin" w:hint="cs"/>
            <w:sz w:val="24"/>
            <w:szCs w:val="28"/>
            <w:rtl/>
            <w:rPrChange w:id="47"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48" w:author="Lenovo" w:date="2026-09-23T08:29:00Z">
              <w:rPr>
                <w:rFonts w:ascii="Times New Roman" w:hAnsi="Times New Roman" w:cs="B Nazanin"/>
                <w:sz w:val="24"/>
                <w:szCs w:val="28"/>
                <w:u w:val="single"/>
                <w:rtl/>
              </w:rPr>
            </w:rPrChange>
          </w:rPr>
          <w:t xml:space="preserve"> مبتن</w:t>
        </w:r>
        <w:r w:rsidRPr="003D6165">
          <w:rPr>
            <w:rFonts w:ascii="Times New Roman" w:hAnsi="Times New Roman" w:cs="B Nazanin" w:hint="cs"/>
            <w:sz w:val="24"/>
            <w:szCs w:val="28"/>
            <w:rtl/>
            <w:rPrChange w:id="49"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50" w:author="Lenovo" w:date="2026-09-23T08:29:00Z">
              <w:rPr>
                <w:rFonts w:ascii="Times New Roman" w:hAnsi="Times New Roman" w:cs="B Nazanin"/>
                <w:sz w:val="24"/>
                <w:szCs w:val="28"/>
                <w:u w:val="single"/>
                <w:rtl/>
              </w:rPr>
            </w:rPrChange>
          </w:rPr>
          <w:t xml:space="preserve"> بر ناقل‌ها</w:t>
        </w:r>
        <w:r w:rsidRPr="003D6165">
          <w:rPr>
            <w:rFonts w:ascii="Times New Roman" w:hAnsi="Times New Roman" w:cs="B Nazanin" w:hint="cs"/>
            <w:sz w:val="24"/>
            <w:szCs w:val="28"/>
            <w:rtl/>
            <w:rPrChange w:id="51"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52" w:author="Lenovo" w:date="2026-09-23T08:29:00Z">
              <w:rPr>
                <w:rFonts w:ascii="Times New Roman" w:hAnsi="Times New Roman" w:cs="B Nazanin"/>
                <w:sz w:val="24"/>
                <w:szCs w:val="28"/>
                <w:u w:val="single"/>
                <w:rtl/>
              </w:rPr>
            </w:rPrChange>
          </w:rPr>
          <w:t xml:space="preserve"> و</w:t>
        </w:r>
        <w:r w:rsidRPr="003D6165">
          <w:rPr>
            <w:rFonts w:ascii="Times New Roman" w:hAnsi="Times New Roman" w:cs="B Nazanin" w:hint="cs"/>
            <w:sz w:val="24"/>
            <w:szCs w:val="28"/>
            <w:rtl/>
            <w:rPrChange w:id="53" w:author="Lenovo" w:date="2026-09-23T08:29:00Z">
              <w:rPr>
                <w:rFonts w:ascii="Times New Roman" w:hAnsi="Times New Roman" w:cs="B Nazanin" w:hint="cs"/>
                <w:sz w:val="24"/>
                <w:szCs w:val="28"/>
                <w:u w:val="single"/>
                <w:rtl/>
              </w:rPr>
            </w:rPrChange>
          </w:rPr>
          <w:t>یروسی،</w:t>
        </w:r>
        <w:r w:rsidRPr="003D6165">
          <w:rPr>
            <w:rFonts w:ascii="Times New Roman" w:hAnsi="Times New Roman" w:cs="B Nazanin"/>
            <w:sz w:val="24"/>
            <w:szCs w:val="28"/>
            <w:rtl/>
            <w:rPrChange w:id="54" w:author="Lenovo" w:date="2026-09-23T08:29:00Z">
              <w:rPr>
                <w:rFonts w:ascii="Times New Roman" w:hAnsi="Times New Roman" w:cs="B Nazanin"/>
                <w:sz w:val="24"/>
                <w:szCs w:val="28"/>
                <w:u w:val="single"/>
                <w:rtl/>
              </w:rPr>
            </w:rPrChange>
          </w:rPr>
          <w:t xml:space="preserve"> در مطالعات پ</w:t>
        </w:r>
        <w:r w:rsidRPr="003D6165">
          <w:rPr>
            <w:rFonts w:ascii="Times New Roman" w:hAnsi="Times New Roman" w:cs="B Nazanin" w:hint="cs"/>
            <w:sz w:val="24"/>
            <w:szCs w:val="28"/>
            <w:rtl/>
            <w:rPrChange w:id="55" w:author="Lenovo" w:date="2026-09-23T08:29:00Z">
              <w:rPr>
                <w:rFonts w:ascii="Times New Roman" w:hAnsi="Times New Roman" w:cs="B Nazanin" w:hint="cs"/>
                <w:sz w:val="24"/>
                <w:szCs w:val="28"/>
                <w:u w:val="single"/>
                <w:rtl/>
              </w:rPr>
            </w:rPrChange>
          </w:rPr>
          <w:t>یش‌بالینی</w:t>
        </w:r>
        <w:r w:rsidRPr="003D6165">
          <w:rPr>
            <w:rFonts w:ascii="Times New Roman" w:hAnsi="Times New Roman" w:cs="B Nazanin"/>
            <w:sz w:val="24"/>
            <w:szCs w:val="28"/>
            <w:rtl/>
            <w:rPrChange w:id="56" w:author="Lenovo" w:date="2026-09-23T08:29:00Z">
              <w:rPr>
                <w:rFonts w:ascii="Times New Roman" w:hAnsi="Times New Roman" w:cs="B Nazanin"/>
                <w:sz w:val="24"/>
                <w:szCs w:val="28"/>
                <w:u w:val="single"/>
                <w:rtl/>
              </w:rPr>
            </w:rPrChange>
          </w:rPr>
          <w:t xml:space="preserve"> و بال</w:t>
        </w:r>
        <w:r w:rsidRPr="003D6165">
          <w:rPr>
            <w:rFonts w:ascii="Times New Roman" w:hAnsi="Times New Roman" w:cs="B Nazanin" w:hint="cs"/>
            <w:sz w:val="24"/>
            <w:szCs w:val="28"/>
            <w:rtl/>
            <w:rPrChange w:id="57" w:author="Lenovo" w:date="2026-09-23T08:29:00Z">
              <w:rPr>
                <w:rFonts w:ascii="Times New Roman" w:hAnsi="Times New Roman" w:cs="B Nazanin" w:hint="cs"/>
                <w:sz w:val="24"/>
                <w:szCs w:val="28"/>
                <w:u w:val="single"/>
                <w:rtl/>
              </w:rPr>
            </w:rPrChange>
          </w:rPr>
          <w:t>ینی</w:t>
        </w:r>
        <w:r w:rsidRPr="003D6165">
          <w:rPr>
            <w:rFonts w:ascii="Times New Roman" w:hAnsi="Times New Roman" w:cs="B Nazanin"/>
            <w:sz w:val="24"/>
            <w:szCs w:val="28"/>
            <w:rtl/>
            <w:rPrChange w:id="58" w:author="Lenovo" w:date="2026-09-23T08:29:00Z">
              <w:rPr>
                <w:rFonts w:ascii="Times New Roman" w:hAnsi="Times New Roman" w:cs="B Nazanin"/>
                <w:sz w:val="24"/>
                <w:szCs w:val="28"/>
                <w:u w:val="single"/>
                <w:rtl/>
              </w:rPr>
            </w:rPrChange>
          </w:rPr>
          <w:t xml:space="preserve"> اول</w:t>
        </w:r>
        <w:r w:rsidRPr="003D6165">
          <w:rPr>
            <w:rFonts w:ascii="Times New Roman" w:hAnsi="Times New Roman" w:cs="B Nazanin" w:hint="cs"/>
            <w:sz w:val="24"/>
            <w:szCs w:val="28"/>
            <w:rtl/>
            <w:rPrChange w:id="59" w:author="Lenovo" w:date="2026-09-23T08:29:00Z">
              <w:rPr>
                <w:rFonts w:ascii="Times New Roman" w:hAnsi="Times New Roman" w:cs="B Nazanin" w:hint="cs"/>
                <w:sz w:val="24"/>
                <w:szCs w:val="28"/>
                <w:u w:val="single"/>
                <w:rtl/>
              </w:rPr>
            </w:rPrChange>
          </w:rPr>
          <w:t>یه</w:t>
        </w:r>
        <w:r w:rsidRPr="003D6165">
          <w:rPr>
            <w:rFonts w:ascii="Times New Roman" w:hAnsi="Times New Roman" w:cs="B Nazanin"/>
            <w:sz w:val="24"/>
            <w:szCs w:val="28"/>
            <w:rtl/>
            <w:rPrChange w:id="60" w:author="Lenovo" w:date="2026-09-23T08:29:00Z">
              <w:rPr>
                <w:rFonts w:ascii="Times New Roman" w:hAnsi="Times New Roman" w:cs="B Nazanin"/>
                <w:sz w:val="24"/>
                <w:szCs w:val="28"/>
                <w:u w:val="single"/>
                <w:rtl/>
              </w:rPr>
            </w:rPrChange>
          </w:rPr>
          <w:t xml:space="preserve"> نتا</w:t>
        </w:r>
        <w:r w:rsidRPr="003D6165">
          <w:rPr>
            <w:rFonts w:ascii="Times New Roman" w:hAnsi="Times New Roman" w:cs="B Nazanin" w:hint="cs"/>
            <w:sz w:val="24"/>
            <w:szCs w:val="28"/>
            <w:rtl/>
            <w:rPrChange w:id="61" w:author="Lenovo" w:date="2026-09-23T08:29:00Z">
              <w:rPr>
                <w:rFonts w:ascii="Times New Roman" w:hAnsi="Times New Roman" w:cs="B Nazanin" w:hint="cs"/>
                <w:sz w:val="24"/>
                <w:szCs w:val="28"/>
                <w:u w:val="single"/>
                <w:rtl/>
              </w:rPr>
            </w:rPrChange>
          </w:rPr>
          <w:t>یج</w:t>
        </w:r>
        <w:r w:rsidRPr="003D6165">
          <w:rPr>
            <w:rFonts w:ascii="Times New Roman" w:hAnsi="Times New Roman" w:cs="B Nazanin"/>
            <w:sz w:val="24"/>
            <w:szCs w:val="28"/>
            <w:rtl/>
            <w:rPrChange w:id="62" w:author="Lenovo" w:date="2026-09-23T08:29:00Z">
              <w:rPr>
                <w:rFonts w:ascii="Times New Roman" w:hAnsi="Times New Roman" w:cs="B Nazanin"/>
                <w:sz w:val="24"/>
                <w:szCs w:val="28"/>
                <w:u w:val="single"/>
                <w:rtl/>
              </w:rPr>
            </w:rPrChange>
          </w:rPr>
          <w:t xml:space="preserve"> ام</w:t>
        </w:r>
        <w:r w:rsidRPr="003D6165">
          <w:rPr>
            <w:rFonts w:ascii="Times New Roman" w:hAnsi="Times New Roman" w:cs="B Nazanin" w:hint="cs"/>
            <w:sz w:val="24"/>
            <w:szCs w:val="28"/>
            <w:rtl/>
            <w:rPrChange w:id="63" w:author="Lenovo" w:date="2026-09-23T08:29:00Z">
              <w:rPr>
                <w:rFonts w:ascii="Times New Roman" w:hAnsi="Times New Roman" w:cs="B Nazanin" w:hint="cs"/>
                <w:sz w:val="24"/>
                <w:szCs w:val="28"/>
                <w:u w:val="single"/>
                <w:rtl/>
              </w:rPr>
            </w:rPrChange>
          </w:rPr>
          <w:t>یدوارکننده‌ای</w:t>
        </w:r>
        <w:r w:rsidRPr="003D6165">
          <w:rPr>
            <w:rFonts w:ascii="Times New Roman" w:hAnsi="Times New Roman" w:cs="B Nazanin"/>
            <w:sz w:val="24"/>
            <w:szCs w:val="28"/>
            <w:rtl/>
            <w:rPrChange w:id="64" w:author="Lenovo" w:date="2026-09-23T08:29:00Z">
              <w:rPr>
                <w:rFonts w:ascii="Times New Roman" w:hAnsi="Times New Roman" w:cs="B Nazanin"/>
                <w:sz w:val="24"/>
                <w:szCs w:val="28"/>
                <w:u w:val="single"/>
                <w:rtl/>
              </w:rPr>
            </w:rPrChange>
          </w:rPr>
          <w:t xml:space="preserve"> نشان داده‌اند؛ با ا</w:t>
        </w:r>
        <w:r w:rsidRPr="003D6165">
          <w:rPr>
            <w:rFonts w:ascii="Times New Roman" w:hAnsi="Times New Roman" w:cs="B Nazanin" w:hint="cs"/>
            <w:sz w:val="24"/>
            <w:szCs w:val="28"/>
            <w:rtl/>
            <w:rPrChange w:id="65" w:author="Lenovo" w:date="2026-09-23T08:29:00Z">
              <w:rPr>
                <w:rFonts w:ascii="Times New Roman" w:hAnsi="Times New Roman" w:cs="B Nazanin" w:hint="cs"/>
                <w:sz w:val="24"/>
                <w:szCs w:val="28"/>
                <w:u w:val="single"/>
                <w:rtl/>
              </w:rPr>
            </w:rPrChange>
          </w:rPr>
          <w:t>ین</w:t>
        </w:r>
        <w:r w:rsidRPr="003D6165">
          <w:rPr>
            <w:rFonts w:ascii="Times New Roman" w:hAnsi="Times New Roman" w:cs="B Nazanin"/>
            <w:sz w:val="24"/>
            <w:szCs w:val="28"/>
            <w:rtl/>
            <w:rPrChange w:id="66" w:author="Lenovo" w:date="2026-09-23T08:29:00Z">
              <w:rPr>
                <w:rFonts w:ascii="Times New Roman" w:hAnsi="Times New Roman" w:cs="B Nazanin"/>
                <w:sz w:val="24"/>
                <w:szCs w:val="28"/>
                <w:u w:val="single"/>
                <w:rtl/>
              </w:rPr>
            </w:rPrChange>
          </w:rPr>
          <w:t xml:space="preserve"> حال، چالش‌ها</w:t>
        </w:r>
        <w:r w:rsidRPr="003D6165">
          <w:rPr>
            <w:rFonts w:ascii="Times New Roman" w:hAnsi="Times New Roman" w:cs="B Nazanin" w:hint="cs"/>
            <w:sz w:val="24"/>
            <w:szCs w:val="28"/>
            <w:rtl/>
            <w:rPrChange w:id="67" w:author="Lenovo" w:date="2026-09-23T08:29:00Z">
              <w:rPr>
                <w:rFonts w:ascii="Times New Roman" w:hAnsi="Times New Roman" w:cs="B Nazanin" w:hint="cs"/>
                <w:sz w:val="24"/>
                <w:szCs w:val="28"/>
                <w:u w:val="single"/>
                <w:rtl/>
              </w:rPr>
            </w:rPrChange>
          </w:rPr>
          <w:t>یی</w:t>
        </w:r>
        <w:r w:rsidRPr="003D6165">
          <w:rPr>
            <w:rFonts w:ascii="Times New Roman" w:hAnsi="Times New Roman" w:cs="B Nazanin"/>
            <w:sz w:val="24"/>
            <w:szCs w:val="28"/>
            <w:rtl/>
            <w:rPrChange w:id="68" w:author="Lenovo" w:date="2026-09-23T08:29:00Z">
              <w:rPr>
                <w:rFonts w:ascii="Times New Roman" w:hAnsi="Times New Roman" w:cs="B Nazanin"/>
                <w:sz w:val="24"/>
                <w:szCs w:val="28"/>
                <w:u w:val="single"/>
                <w:rtl/>
              </w:rPr>
            </w:rPrChange>
          </w:rPr>
          <w:t xml:space="preserve"> نظ</w:t>
        </w:r>
        <w:r w:rsidRPr="003D6165">
          <w:rPr>
            <w:rFonts w:ascii="Times New Roman" w:hAnsi="Times New Roman" w:cs="B Nazanin" w:hint="cs"/>
            <w:sz w:val="24"/>
            <w:szCs w:val="28"/>
            <w:rtl/>
            <w:rPrChange w:id="69" w:author="Lenovo" w:date="2026-09-23T08:29:00Z">
              <w:rPr>
                <w:rFonts w:ascii="Times New Roman" w:hAnsi="Times New Roman" w:cs="B Nazanin" w:hint="cs"/>
                <w:sz w:val="24"/>
                <w:szCs w:val="28"/>
                <w:u w:val="single"/>
                <w:rtl/>
              </w:rPr>
            </w:rPrChange>
          </w:rPr>
          <w:t>یر</w:t>
        </w:r>
        <w:r w:rsidRPr="003D6165">
          <w:rPr>
            <w:rFonts w:ascii="Times New Roman" w:hAnsi="Times New Roman" w:cs="B Nazanin"/>
            <w:sz w:val="24"/>
            <w:szCs w:val="28"/>
            <w:rtl/>
            <w:rPrChange w:id="70" w:author="Lenovo" w:date="2026-09-23T08:29:00Z">
              <w:rPr>
                <w:rFonts w:ascii="Times New Roman" w:hAnsi="Times New Roman" w:cs="B Nazanin"/>
                <w:sz w:val="24"/>
                <w:szCs w:val="28"/>
                <w:u w:val="single"/>
                <w:rtl/>
              </w:rPr>
            </w:rPrChange>
          </w:rPr>
          <w:t xml:space="preserve"> ملاحظات ا</w:t>
        </w:r>
        <w:r w:rsidRPr="003D6165">
          <w:rPr>
            <w:rFonts w:ascii="Times New Roman" w:hAnsi="Times New Roman" w:cs="B Nazanin" w:hint="cs"/>
            <w:sz w:val="24"/>
            <w:szCs w:val="28"/>
            <w:rtl/>
            <w:rPrChange w:id="71" w:author="Lenovo" w:date="2026-09-23T08:29:00Z">
              <w:rPr>
                <w:rFonts w:ascii="Times New Roman" w:hAnsi="Times New Roman" w:cs="B Nazanin" w:hint="cs"/>
                <w:sz w:val="24"/>
                <w:szCs w:val="28"/>
                <w:u w:val="single"/>
                <w:rtl/>
              </w:rPr>
            </w:rPrChange>
          </w:rPr>
          <w:t>یمنی،</w:t>
        </w:r>
        <w:r w:rsidRPr="003D6165">
          <w:rPr>
            <w:rFonts w:ascii="Times New Roman" w:hAnsi="Times New Roman" w:cs="B Nazanin"/>
            <w:sz w:val="24"/>
            <w:szCs w:val="28"/>
            <w:rtl/>
            <w:rPrChange w:id="72" w:author="Lenovo" w:date="2026-09-23T08:29:00Z">
              <w:rPr>
                <w:rFonts w:ascii="Times New Roman" w:hAnsi="Times New Roman" w:cs="B Nazanin"/>
                <w:sz w:val="24"/>
                <w:szCs w:val="28"/>
                <w:u w:val="single"/>
                <w:rtl/>
              </w:rPr>
            </w:rPrChange>
          </w:rPr>
          <w:t xml:space="preserve"> نگران</w:t>
        </w:r>
        <w:r w:rsidRPr="003D6165">
          <w:rPr>
            <w:rFonts w:ascii="Times New Roman" w:hAnsi="Times New Roman" w:cs="B Nazanin" w:hint="cs"/>
            <w:sz w:val="24"/>
            <w:szCs w:val="28"/>
            <w:rtl/>
            <w:rPrChange w:id="73" w:author="Lenovo" w:date="2026-09-23T08:29:00Z">
              <w:rPr>
                <w:rFonts w:ascii="Times New Roman" w:hAnsi="Times New Roman" w:cs="B Nazanin" w:hint="cs"/>
                <w:sz w:val="24"/>
                <w:szCs w:val="28"/>
                <w:u w:val="single"/>
                <w:rtl/>
              </w:rPr>
            </w:rPrChange>
          </w:rPr>
          <w:t>ی‌های</w:t>
        </w:r>
        <w:r w:rsidRPr="003D6165">
          <w:rPr>
            <w:rFonts w:ascii="Times New Roman" w:hAnsi="Times New Roman" w:cs="B Nazanin"/>
            <w:sz w:val="24"/>
            <w:szCs w:val="28"/>
            <w:rtl/>
            <w:rPrChange w:id="74" w:author="Lenovo" w:date="2026-09-23T08:29:00Z">
              <w:rPr>
                <w:rFonts w:ascii="Times New Roman" w:hAnsi="Times New Roman" w:cs="B Nazanin"/>
                <w:sz w:val="24"/>
                <w:szCs w:val="28"/>
                <w:u w:val="single"/>
                <w:rtl/>
              </w:rPr>
            </w:rPrChange>
          </w:rPr>
          <w:t xml:space="preserve"> مرتبط با پا</w:t>
        </w:r>
        <w:r w:rsidRPr="003D6165">
          <w:rPr>
            <w:rFonts w:ascii="Times New Roman" w:hAnsi="Times New Roman" w:cs="B Nazanin" w:hint="cs"/>
            <w:sz w:val="24"/>
            <w:szCs w:val="28"/>
            <w:rtl/>
            <w:rPrChange w:id="75" w:author="Lenovo" w:date="2026-09-23T08:29:00Z">
              <w:rPr>
                <w:rFonts w:ascii="Times New Roman" w:hAnsi="Times New Roman" w:cs="B Nazanin" w:hint="cs"/>
                <w:sz w:val="24"/>
                <w:szCs w:val="28"/>
                <w:u w:val="single"/>
                <w:rtl/>
              </w:rPr>
            </w:rPrChange>
          </w:rPr>
          <w:t>یداری</w:t>
        </w:r>
        <w:r w:rsidRPr="003D6165">
          <w:rPr>
            <w:rFonts w:ascii="Times New Roman" w:hAnsi="Times New Roman" w:cs="B Nazanin"/>
            <w:sz w:val="24"/>
            <w:szCs w:val="28"/>
            <w:rtl/>
            <w:rPrChange w:id="76" w:author="Lenovo" w:date="2026-09-23T08:29:00Z">
              <w:rPr>
                <w:rFonts w:ascii="Times New Roman" w:hAnsi="Times New Roman" w:cs="B Nazanin"/>
                <w:sz w:val="24"/>
                <w:szCs w:val="28"/>
                <w:u w:val="single"/>
                <w:rtl/>
              </w:rPr>
            </w:rPrChange>
          </w:rPr>
          <w:t xml:space="preserve"> ژنت</w:t>
        </w:r>
        <w:r w:rsidRPr="003D6165">
          <w:rPr>
            <w:rFonts w:ascii="Times New Roman" w:hAnsi="Times New Roman" w:cs="B Nazanin" w:hint="cs"/>
            <w:sz w:val="24"/>
            <w:szCs w:val="28"/>
            <w:rtl/>
            <w:rPrChange w:id="77" w:author="Lenovo" w:date="2026-09-23T08:29:00Z">
              <w:rPr>
                <w:rFonts w:ascii="Times New Roman" w:hAnsi="Times New Roman" w:cs="B Nazanin" w:hint="cs"/>
                <w:sz w:val="24"/>
                <w:szCs w:val="28"/>
                <w:u w:val="single"/>
                <w:rtl/>
              </w:rPr>
            </w:rPrChange>
          </w:rPr>
          <w:t>یکی</w:t>
        </w:r>
        <w:r w:rsidRPr="003D6165">
          <w:rPr>
            <w:rFonts w:ascii="Times New Roman" w:hAnsi="Times New Roman" w:cs="B Nazanin"/>
            <w:sz w:val="24"/>
            <w:szCs w:val="28"/>
            <w:rtl/>
            <w:rPrChange w:id="78" w:author="Lenovo" w:date="2026-09-23T08:29:00Z">
              <w:rPr>
                <w:rFonts w:ascii="Times New Roman" w:hAnsi="Times New Roman" w:cs="B Nazanin"/>
                <w:sz w:val="24"/>
                <w:szCs w:val="28"/>
                <w:u w:val="single"/>
                <w:rtl/>
              </w:rPr>
            </w:rPrChange>
          </w:rPr>
          <w:t xml:space="preserve"> و عدم القا</w:t>
        </w:r>
        <w:r w:rsidRPr="003D6165">
          <w:rPr>
            <w:rFonts w:ascii="Times New Roman" w:hAnsi="Times New Roman" w:cs="B Nazanin" w:hint="cs"/>
            <w:sz w:val="24"/>
            <w:szCs w:val="28"/>
            <w:rtl/>
            <w:rPrChange w:id="79"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80" w:author="Lenovo" w:date="2026-09-23T08:29:00Z">
              <w:rPr>
                <w:rFonts w:ascii="Times New Roman" w:hAnsi="Times New Roman" w:cs="B Nazanin"/>
                <w:sz w:val="24"/>
                <w:szCs w:val="28"/>
                <w:u w:val="single"/>
                <w:rtl/>
              </w:rPr>
            </w:rPrChange>
          </w:rPr>
          <w:t xml:space="preserve"> پاسخ ا</w:t>
        </w:r>
        <w:r w:rsidRPr="003D6165">
          <w:rPr>
            <w:rFonts w:ascii="Times New Roman" w:hAnsi="Times New Roman" w:cs="B Nazanin" w:hint="cs"/>
            <w:sz w:val="24"/>
            <w:szCs w:val="28"/>
            <w:rtl/>
            <w:rPrChange w:id="81" w:author="Lenovo" w:date="2026-09-23T08:29:00Z">
              <w:rPr>
                <w:rFonts w:ascii="Times New Roman" w:hAnsi="Times New Roman" w:cs="B Nazanin" w:hint="cs"/>
                <w:sz w:val="24"/>
                <w:szCs w:val="28"/>
                <w:u w:val="single"/>
                <w:rtl/>
              </w:rPr>
            </w:rPrChange>
          </w:rPr>
          <w:t>یمنی</w:t>
        </w:r>
        <w:r w:rsidRPr="003D6165">
          <w:rPr>
            <w:rFonts w:ascii="Times New Roman" w:hAnsi="Times New Roman" w:cs="B Nazanin"/>
            <w:sz w:val="24"/>
            <w:szCs w:val="28"/>
            <w:rtl/>
            <w:rPrChange w:id="82" w:author="Lenovo" w:date="2026-09-23T08:29:00Z">
              <w:rPr>
                <w:rFonts w:ascii="Times New Roman" w:hAnsi="Times New Roman" w:cs="B Nazanin"/>
                <w:sz w:val="24"/>
                <w:szCs w:val="28"/>
                <w:u w:val="single"/>
                <w:rtl/>
              </w:rPr>
            </w:rPrChange>
          </w:rPr>
          <w:t xml:space="preserve"> پا</w:t>
        </w:r>
        <w:r w:rsidRPr="003D6165">
          <w:rPr>
            <w:rFonts w:ascii="Times New Roman" w:hAnsi="Times New Roman" w:cs="B Nazanin" w:hint="cs"/>
            <w:sz w:val="24"/>
            <w:szCs w:val="28"/>
            <w:rtl/>
            <w:rPrChange w:id="83" w:author="Lenovo" w:date="2026-09-23T08:29:00Z">
              <w:rPr>
                <w:rFonts w:ascii="Times New Roman" w:hAnsi="Times New Roman" w:cs="B Nazanin" w:hint="cs"/>
                <w:sz w:val="24"/>
                <w:szCs w:val="28"/>
                <w:u w:val="single"/>
                <w:rtl/>
              </w:rPr>
            </w:rPrChange>
          </w:rPr>
          <w:t>یدار،</w:t>
        </w:r>
        <w:r w:rsidRPr="003D6165">
          <w:rPr>
            <w:rFonts w:ascii="Times New Roman" w:hAnsi="Times New Roman" w:cs="B Nazanin"/>
            <w:sz w:val="24"/>
            <w:szCs w:val="28"/>
            <w:rtl/>
            <w:rPrChange w:id="84" w:author="Lenovo" w:date="2026-09-23T08:29:00Z">
              <w:rPr>
                <w:rFonts w:ascii="Times New Roman" w:hAnsi="Times New Roman" w:cs="B Nazanin"/>
                <w:sz w:val="24"/>
                <w:szCs w:val="28"/>
                <w:u w:val="single"/>
                <w:rtl/>
              </w:rPr>
            </w:rPrChange>
          </w:rPr>
          <w:t xml:space="preserve"> مانع از پ</w:t>
        </w:r>
        <w:r w:rsidRPr="003D6165">
          <w:rPr>
            <w:rFonts w:ascii="Times New Roman" w:hAnsi="Times New Roman" w:cs="B Nazanin" w:hint="cs"/>
            <w:sz w:val="24"/>
            <w:szCs w:val="28"/>
            <w:rtl/>
            <w:rPrChange w:id="85" w:author="Lenovo" w:date="2026-09-23T08:29:00Z">
              <w:rPr>
                <w:rFonts w:ascii="Times New Roman" w:hAnsi="Times New Roman" w:cs="B Nazanin" w:hint="cs"/>
                <w:sz w:val="24"/>
                <w:szCs w:val="28"/>
                <w:u w:val="single"/>
                <w:rtl/>
              </w:rPr>
            </w:rPrChange>
          </w:rPr>
          <w:t>یشرفت</w:t>
        </w:r>
        <w:r w:rsidRPr="003D6165">
          <w:rPr>
            <w:rFonts w:ascii="Times New Roman" w:hAnsi="Times New Roman" w:cs="B Nazanin"/>
            <w:sz w:val="24"/>
            <w:szCs w:val="28"/>
            <w:rtl/>
            <w:rPrChange w:id="86" w:author="Lenovo" w:date="2026-09-23T08:29:00Z">
              <w:rPr>
                <w:rFonts w:ascii="Times New Roman" w:hAnsi="Times New Roman" w:cs="B Nazanin"/>
                <w:sz w:val="24"/>
                <w:szCs w:val="28"/>
                <w:u w:val="single"/>
                <w:rtl/>
              </w:rPr>
            </w:rPrChange>
          </w:rPr>
          <w:t xml:space="preserve"> آن‌ها تا مرحله تأ</w:t>
        </w:r>
        <w:r w:rsidRPr="003D6165">
          <w:rPr>
            <w:rFonts w:ascii="Times New Roman" w:hAnsi="Times New Roman" w:cs="B Nazanin" w:hint="cs"/>
            <w:sz w:val="24"/>
            <w:szCs w:val="28"/>
            <w:rtl/>
            <w:rPrChange w:id="87" w:author="Lenovo" w:date="2026-09-23T08:29:00Z">
              <w:rPr>
                <w:rFonts w:ascii="Times New Roman" w:hAnsi="Times New Roman" w:cs="B Nazanin" w:hint="cs"/>
                <w:sz w:val="24"/>
                <w:szCs w:val="28"/>
                <w:u w:val="single"/>
                <w:rtl/>
              </w:rPr>
            </w:rPrChange>
          </w:rPr>
          <w:t>یید</w:t>
        </w:r>
        <w:r w:rsidRPr="003D6165">
          <w:rPr>
            <w:rFonts w:ascii="Times New Roman" w:hAnsi="Times New Roman" w:cs="B Nazanin"/>
            <w:sz w:val="24"/>
            <w:szCs w:val="28"/>
            <w:rtl/>
            <w:rPrChange w:id="88" w:author="Lenovo" w:date="2026-09-23T08:29:00Z">
              <w:rPr>
                <w:rFonts w:ascii="Times New Roman" w:hAnsi="Times New Roman" w:cs="B Nazanin"/>
                <w:sz w:val="24"/>
                <w:szCs w:val="28"/>
                <w:u w:val="single"/>
                <w:rtl/>
              </w:rPr>
            </w:rPrChange>
          </w:rPr>
          <w:t xml:space="preserve"> نها</w:t>
        </w:r>
        <w:r w:rsidRPr="003D6165">
          <w:rPr>
            <w:rFonts w:ascii="Times New Roman" w:hAnsi="Times New Roman" w:cs="B Nazanin" w:hint="cs"/>
            <w:sz w:val="24"/>
            <w:szCs w:val="28"/>
            <w:rtl/>
            <w:rPrChange w:id="89" w:author="Lenovo" w:date="2026-09-23T08:29:00Z">
              <w:rPr>
                <w:rFonts w:ascii="Times New Roman" w:hAnsi="Times New Roman" w:cs="B Nazanin" w:hint="cs"/>
                <w:sz w:val="24"/>
                <w:szCs w:val="28"/>
                <w:u w:val="single"/>
                <w:rtl/>
              </w:rPr>
            </w:rPrChange>
          </w:rPr>
          <w:t>یی</w:t>
        </w:r>
        <w:r w:rsidRPr="003D6165">
          <w:rPr>
            <w:rFonts w:ascii="Times New Roman" w:hAnsi="Times New Roman" w:cs="B Nazanin"/>
            <w:sz w:val="24"/>
            <w:szCs w:val="28"/>
            <w:rtl/>
            <w:rPrChange w:id="90" w:author="Lenovo" w:date="2026-09-23T08:29:00Z">
              <w:rPr>
                <w:rFonts w:ascii="Times New Roman" w:hAnsi="Times New Roman" w:cs="B Nazanin"/>
                <w:sz w:val="24"/>
                <w:szCs w:val="28"/>
                <w:u w:val="single"/>
                <w:rtl/>
              </w:rPr>
            </w:rPrChange>
          </w:rPr>
          <w:t xml:space="preserve"> برا</w:t>
        </w:r>
        <w:r w:rsidRPr="003D6165">
          <w:rPr>
            <w:rFonts w:ascii="Times New Roman" w:hAnsi="Times New Roman" w:cs="B Nazanin" w:hint="cs"/>
            <w:sz w:val="24"/>
            <w:szCs w:val="28"/>
            <w:rtl/>
            <w:rPrChange w:id="91"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92" w:author="Lenovo" w:date="2026-09-23T08:29:00Z">
              <w:rPr>
                <w:rFonts w:ascii="Times New Roman" w:hAnsi="Times New Roman" w:cs="B Nazanin"/>
                <w:sz w:val="24"/>
                <w:szCs w:val="28"/>
                <w:u w:val="single"/>
                <w:rtl/>
              </w:rPr>
            </w:rPrChange>
          </w:rPr>
          <w:t xml:space="preserve"> مصرف انسان</w:t>
        </w:r>
        <w:r w:rsidRPr="003D6165">
          <w:rPr>
            <w:rFonts w:ascii="Times New Roman" w:hAnsi="Times New Roman" w:cs="B Nazanin" w:hint="cs"/>
            <w:sz w:val="24"/>
            <w:szCs w:val="28"/>
            <w:rtl/>
            <w:rPrChange w:id="93"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94" w:author="Lenovo" w:date="2026-09-23T08:29:00Z">
              <w:rPr>
                <w:rFonts w:ascii="Times New Roman" w:hAnsi="Times New Roman" w:cs="B Nazanin"/>
                <w:sz w:val="24"/>
                <w:szCs w:val="28"/>
                <w:u w:val="single"/>
                <w:rtl/>
              </w:rPr>
            </w:rPrChange>
          </w:rPr>
          <w:t xml:space="preserve"> شده است. در ا</w:t>
        </w:r>
        <w:r w:rsidRPr="003D6165">
          <w:rPr>
            <w:rFonts w:ascii="Times New Roman" w:hAnsi="Times New Roman" w:cs="B Nazanin" w:hint="cs"/>
            <w:sz w:val="24"/>
            <w:szCs w:val="28"/>
            <w:rtl/>
            <w:rPrChange w:id="95" w:author="Lenovo" w:date="2026-09-23T08:29:00Z">
              <w:rPr>
                <w:rFonts w:ascii="Times New Roman" w:hAnsi="Times New Roman" w:cs="B Nazanin" w:hint="cs"/>
                <w:sz w:val="24"/>
                <w:szCs w:val="28"/>
                <w:u w:val="single"/>
                <w:rtl/>
              </w:rPr>
            </w:rPrChange>
          </w:rPr>
          <w:t>ین</w:t>
        </w:r>
        <w:r w:rsidRPr="003D6165">
          <w:rPr>
            <w:rFonts w:ascii="Times New Roman" w:hAnsi="Times New Roman" w:cs="B Nazanin"/>
            <w:sz w:val="24"/>
            <w:szCs w:val="28"/>
            <w:rtl/>
            <w:rPrChange w:id="96" w:author="Lenovo" w:date="2026-09-23T08:29:00Z">
              <w:rPr>
                <w:rFonts w:ascii="Times New Roman" w:hAnsi="Times New Roman" w:cs="B Nazanin"/>
                <w:sz w:val="24"/>
                <w:szCs w:val="28"/>
                <w:u w:val="single"/>
                <w:rtl/>
              </w:rPr>
            </w:rPrChange>
          </w:rPr>
          <w:t xml:space="preserve"> م</w:t>
        </w:r>
        <w:r w:rsidRPr="003D6165">
          <w:rPr>
            <w:rFonts w:ascii="Times New Roman" w:hAnsi="Times New Roman" w:cs="B Nazanin" w:hint="cs"/>
            <w:sz w:val="24"/>
            <w:szCs w:val="28"/>
            <w:rtl/>
            <w:rPrChange w:id="97" w:author="Lenovo" w:date="2026-09-23T08:29:00Z">
              <w:rPr>
                <w:rFonts w:ascii="Times New Roman" w:hAnsi="Times New Roman" w:cs="B Nazanin" w:hint="cs"/>
                <w:sz w:val="24"/>
                <w:szCs w:val="28"/>
                <w:u w:val="single"/>
                <w:rtl/>
              </w:rPr>
            </w:rPrChange>
          </w:rPr>
          <w:t>یان،</w:t>
        </w:r>
        <w:r w:rsidRPr="003D6165">
          <w:rPr>
            <w:rFonts w:ascii="Times New Roman" w:hAnsi="Times New Roman" w:cs="B Nazanin"/>
            <w:sz w:val="24"/>
            <w:szCs w:val="28"/>
            <w:rtl/>
            <w:rPrChange w:id="98" w:author="Lenovo" w:date="2026-09-23T08:29:00Z">
              <w:rPr>
                <w:rFonts w:ascii="Times New Roman" w:hAnsi="Times New Roman" w:cs="B Nazanin"/>
                <w:sz w:val="24"/>
                <w:szCs w:val="28"/>
                <w:u w:val="single"/>
                <w:rtl/>
              </w:rPr>
            </w:rPrChange>
          </w:rPr>
          <w:t xml:space="preserve"> واکسن‌ها</w:t>
        </w:r>
        <w:r w:rsidRPr="003D6165">
          <w:rPr>
            <w:rFonts w:ascii="Times New Roman" w:hAnsi="Times New Roman" w:cs="B Nazanin" w:hint="cs"/>
            <w:sz w:val="24"/>
            <w:szCs w:val="28"/>
            <w:rtl/>
            <w:rPrChange w:id="99"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100" w:author="Lenovo" w:date="2026-09-23T08:29:00Z">
              <w:rPr>
                <w:rFonts w:ascii="Times New Roman" w:hAnsi="Times New Roman" w:cs="B Nazanin"/>
                <w:sz w:val="24"/>
                <w:szCs w:val="28"/>
                <w:u w:val="single"/>
                <w:rtl/>
              </w:rPr>
            </w:rPrChange>
          </w:rPr>
          <w:t xml:space="preserve"> ز</w:t>
        </w:r>
        <w:r w:rsidRPr="003D6165">
          <w:rPr>
            <w:rFonts w:ascii="Times New Roman" w:hAnsi="Times New Roman" w:cs="B Nazanin" w:hint="cs"/>
            <w:sz w:val="24"/>
            <w:szCs w:val="28"/>
            <w:rtl/>
            <w:rPrChange w:id="101" w:author="Lenovo" w:date="2026-09-23T08:29:00Z">
              <w:rPr>
                <w:rFonts w:ascii="Times New Roman" w:hAnsi="Times New Roman" w:cs="B Nazanin" w:hint="cs"/>
                <w:sz w:val="24"/>
                <w:szCs w:val="28"/>
                <w:u w:val="single"/>
                <w:rtl/>
              </w:rPr>
            </w:rPrChange>
          </w:rPr>
          <w:t>یرواحدی</w:t>
        </w:r>
        <w:r w:rsidRPr="003D6165">
          <w:rPr>
            <w:rFonts w:ascii="Times New Roman" w:hAnsi="Times New Roman" w:cs="B Nazanin"/>
            <w:sz w:val="24"/>
            <w:szCs w:val="28"/>
            <w:rtl/>
            <w:rPrChange w:id="102" w:author="Lenovo" w:date="2026-09-23T08:29:00Z">
              <w:rPr>
                <w:rFonts w:ascii="Times New Roman" w:hAnsi="Times New Roman" w:cs="B Nazanin"/>
                <w:sz w:val="24"/>
                <w:szCs w:val="28"/>
                <w:u w:val="single"/>
                <w:rtl/>
              </w:rPr>
            </w:rPrChange>
          </w:rPr>
          <w:t xml:space="preserve"> به دل</w:t>
        </w:r>
        <w:r w:rsidRPr="003D6165">
          <w:rPr>
            <w:rFonts w:ascii="Times New Roman" w:hAnsi="Times New Roman" w:cs="B Nazanin" w:hint="cs"/>
            <w:sz w:val="24"/>
            <w:szCs w:val="28"/>
            <w:rtl/>
            <w:rPrChange w:id="103" w:author="Lenovo" w:date="2026-09-23T08:29:00Z">
              <w:rPr>
                <w:rFonts w:ascii="Times New Roman" w:hAnsi="Times New Roman" w:cs="B Nazanin" w:hint="cs"/>
                <w:sz w:val="24"/>
                <w:szCs w:val="28"/>
                <w:u w:val="single"/>
                <w:rtl/>
              </w:rPr>
            </w:rPrChange>
          </w:rPr>
          <w:t>یل</w:t>
        </w:r>
        <w:r w:rsidRPr="003D6165">
          <w:rPr>
            <w:rFonts w:ascii="Times New Roman" w:hAnsi="Times New Roman" w:cs="B Nazanin"/>
            <w:sz w:val="24"/>
            <w:szCs w:val="28"/>
            <w:rtl/>
            <w:rPrChange w:id="104" w:author="Lenovo" w:date="2026-09-23T08:29:00Z">
              <w:rPr>
                <w:rFonts w:ascii="Times New Roman" w:hAnsi="Times New Roman" w:cs="B Nazanin"/>
                <w:sz w:val="24"/>
                <w:szCs w:val="28"/>
                <w:u w:val="single"/>
                <w:rtl/>
              </w:rPr>
            </w:rPrChange>
          </w:rPr>
          <w:t xml:space="preserve"> برخوردار</w:t>
        </w:r>
        <w:r w:rsidRPr="003D6165">
          <w:rPr>
            <w:rFonts w:ascii="Times New Roman" w:hAnsi="Times New Roman" w:cs="B Nazanin" w:hint="cs"/>
            <w:sz w:val="24"/>
            <w:szCs w:val="28"/>
            <w:rtl/>
            <w:rPrChange w:id="105"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106" w:author="Lenovo" w:date="2026-09-23T08:29:00Z">
              <w:rPr>
                <w:rFonts w:ascii="Times New Roman" w:hAnsi="Times New Roman" w:cs="B Nazanin"/>
                <w:sz w:val="24"/>
                <w:szCs w:val="28"/>
                <w:u w:val="single"/>
                <w:rtl/>
              </w:rPr>
            </w:rPrChange>
          </w:rPr>
          <w:t xml:space="preserve"> از پروفا</w:t>
        </w:r>
        <w:r w:rsidRPr="003D6165">
          <w:rPr>
            <w:rFonts w:ascii="Times New Roman" w:hAnsi="Times New Roman" w:cs="B Nazanin" w:hint="cs"/>
            <w:sz w:val="24"/>
            <w:szCs w:val="28"/>
            <w:rtl/>
            <w:rPrChange w:id="107" w:author="Lenovo" w:date="2026-09-23T08:29:00Z">
              <w:rPr>
                <w:rFonts w:ascii="Times New Roman" w:hAnsi="Times New Roman" w:cs="B Nazanin" w:hint="cs"/>
                <w:sz w:val="24"/>
                <w:szCs w:val="28"/>
                <w:u w:val="single"/>
                <w:rtl/>
              </w:rPr>
            </w:rPrChange>
          </w:rPr>
          <w:t>یل</w:t>
        </w:r>
        <w:r w:rsidRPr="003D6165">
          <w:rPr>
            <w:rFonts w:ascii="Times New Roman" w:hAnsi="Times New Roman" w:cs="B Nazanin"/>
            <w:sz w:val="24"/>
            <w:szCs w:val="28"/>
            <w:rtl/>
            <w:rPrChange w:id="108" w:author="Lenovo" w:date="2026-09-23T08:29:00Z">
              <w:rPr>
                <w:rFonts w:ascii="Times New Roman" w:hAnsi="Times New Roman" w:cs="B Nazanin"/>
                <w:sz w:val="24"/>
                <w:szCs w:val="28"/>
                <w:u w:val="single"/>
                <w:rtl/>
              </w:rPr>
            </w:rPrChange>
          </w:rPr>
          <w:t xml:space="preserve"> ا</w:t>
        </w:r>
        <w:r w:rsidRPr="003D6165">
          <w:rPr>
            <w:rFonts w:ascii="Times New Roman" w:hAnsi="Times New Roman" w:cs="B Nazanin" w:hint="cs"/>
            <w:sz w:val="24"/>
            <w:szCs w:val="28"/>
            <w:rtl/>
            <w:rPrChange w:id="109" w:author="Lenovo" w:date="2026-09-23T08:29:00Z">
              <w:rPr>
                <w:rFonts w:ascii="Times New Roman" w:hAnsi="Times New Roman" w:cs="B Nazanin" w:hint="cs"/>
                <w:sz w:val="24"/>
                <w:szCs w:val="28"/>
                <w:u w:val="single"/>
                <w:rtl/>
              </w:rPr>
            </w:rPrChange>
          </w:rPr>
          <w:t>یمنی</w:t>
        </w:r>
        <w:r w:rsidRPr="003D6165">
          <w:rPr>
            <w:rFonts w:ascii="Times New Roman" w:hAnsi="Times New Roman" w:cs="B Nazanin"/>
            <w:sz w:val="24"/>
            <w:szCs w:val="28"/>
            <w:rtl/>
            <w:rPrChange w:id="110" w:author="Lenovo" w:date="2026-09-23T08:29:00Z">
              <w:rPr>
                <w:rFonts w:ascii="Times New Roman" w:hAnsi="Times New Roman" w:cs="B Nazanin"/>
                <w:sz w:val="24"/>
                <w:szCs w:val="28"/>
                <w:u w:val="single"/>
                <w:rtl/>
              </w:rPr>
            </w:rPrChange>
          </w:rPr>
          <w:t xml:space="preserve"> مناسب‌تر و عدم حضور ژنوم تکث</w:t>
        </w:r>
        <w:r w:rsidRPr="003D6165">
          <w:rPr>
            <w:rFonts w:ascii="Times New Roman" w:hAnsi="Times New Roman" w:cs="B Nazanin" w:hint="cs"/>
            <w:sz w:val="24"/>
            <w:szCs w:val="28"/>
            <w:rtl/>
            <w:rPrChange w:id="111" w:author="Lenovo" w:date="2026-09-23T08:29:00Z">
              <w:rPr>
                <w:rFonts w:ascii="Times New Roman" w:hAnsi="Times New Roman" w:cs="B Nazanin" w:hint="cs"/>
                <w:sz w:val="24"/>
                <w:szCs w:val="28"/>
                <w:u w:val="single"/>
                <w:rtl/>
              </w:rPr>
            </w:rPrChange>
          </w:rPr>
          <w:t>یرشونده</w:t>
        </w:r>
        <w:r w:rsidRPr="003D6165">
          <w:rPr>
            <w:rFonts w:ascii="Times New Roman" w:hAnsi="Times New Roman" w:cs="B Nazanin"/>
            <w:sz w:val="24"/>
            <w:szCs w:val="28"/>
            <w:rtl/>
            <w:rPrChange w:id="112" w:author="Lenovo" w:date="2026-09-23T08:29:00Z">
              <w:rPr>
                <w:rFonts w:ascii="Times New Roman" w:hAnsi="Times New Roman" w:cs="B Nazanin"/>
                <w:sz w:val="24"/>
                <w:szCs w:val="28"/>
                <w:u w:val="single"/>
                <w:rtl/>
              </w:rPr>
            </w:rPrChange>
          </w:rPr>
          <w:t xml:space="preserve"> و</w:t>
        </w:r>
        <w:r w:rsidRPr="003D6165">
          <w:rPr>
            <w:rFonts w:ascii="Times New Roman" w:hAnsi="Times New Roman" w:cs="B Nazanin" w:hint="cs"/>
            <w:sz w:val="24"/>
            <w:szCs w:val="28"/>
            <w:rtl/>
            <w:rPrChange w:id="113" w:author="Lenovo" w:date="2026-09-23T08:29:00Z">
              <w:rPr>
                <w:rFonts w:ascii="Times New Roman" w:hAnsi="Times New Roman" w:cs="B Nazanin" w:hint="cs"/>
                <w:sz w:val="24"/>
                <w:szCs w:val="28"/>
                <w:u w:val="single"/>
                <w:rtl/>
              </w:rPr>
            </w:rPrChange>
          </w:rPr>
          <w:t>یروسی،</w:t>
        </w:r>
        <w:r w:rsidRPr="003D6165">
          <w:rPr>
            <w:rFonts w:ascii="Times New Roman" w:hAnsi="Times New Roman" w:cs="B Nazanin"/>
            <w:sz w:val="24"/>
            <w:szCs w:val="28"/>
            <w:rtl/>
            <w:rPrChange w:id="114" w:author="Lenovo" w:date="2026-09-23T08:29:00Z">
              <w:rPr>
                <w:rFonts w:ascii="Times New Roman" w:hAnsi="Times New Roman" w:cs="B Nazanin"/>
                <w:sz w:val="24"/>
                <w:szCs w:val="28"/>
                <w:u w:val="single"/>
                <w:rtl/>
              </w:rPr>
            </w:rPrChange>
          </w:rPr>
          <w:t xml:space="preserve"> به‌عنوان </w:t>
        </w:r>
        <w:r w:rsidRPr="003D6165">
          <w:rPr>
            <w:rFonts w:ascii="Times New Roman" w:hAnsi="Times New Roman" w:cs="B Nazanin" w:hint="cs"/>
            <w:sz w:val="24"/>
            <w:szCs w:val="28"/>
            <w:rtl/>
            <w:rPrChange w:id="115" w:author="Lenovo" w:date="2026-09-23T08:29:00Z">
              <w:rPr>
                <w:rFonts w:ascii="Times New Roman" w:hAnsi="Times New Roman" w:cs="B Nazanin" w:hint="cs"/>
                <w:sz w:val="24"/>
                <w:szCs w:val="28"/>
                <w:u w:val="single"/>
                <w:rtl/>
              </w:rPr>
            </w:rPrChange>
          </w:rPr>
          <w:t>یکی</w:t>
        </w:r>
        <w:r w:rsidRPr="003D6165">
          <w:rPr>
            <w:rFonts w:ascii="Times New Roman" w:hAnsi="Times New Roman" w:cs="B Nazanin"/>
            <w:sz w:val="24"/>
            <w:szCs w:val="28"/>
            <w:rtl/>
            <w:rPrChange w:id="116" w:author="Lenovo" w:date="2026-09-23T08:29:00Z">
              <w:rPr>
                <w:rFonts w:ascii="Times New Roman" w:hAnsi="Times New Roman" w:cs="B Nazanin"/>
                <w:sz w:val="24"/>
                <w:szCs w:val="28"/>
                <w:u w:val="single"/>
                <w:rtl/>
              </w:rPr>
            </w:rPrChange>
          </w:rPr>
          <w:t xml:space="preserve"> از گز</w:t>
        </w:r>
        <w:r w:rsidRPr="003D6165">
          <w:rPr>
            <w:rFonts w:ascii="Times New Roman" w:hAnsi="Times New Roman" w:cs="B Nazanin" w:hint="cs"/>
            <w:sz w:val="24"/>
            <w:szCs w:val="28"/>
            <w:rtl/>
            <w:rPrChange w:id="117" w:author="Lenovo" w:date="2026-09-23T08:29:00Z">
              <w:rPr>
                <w:rFonts w:ascii="Times New Roman" w:hAnsi="Times New Roman" w:cs="B Nazanin" w:hint="cs"/>
                <w:sz w:val="24"/>
                <w:szCs w:val="28"/>
                <w:u w:val="single"/>
                <w:rtl/>
              </w:rPr>
            </w:rPrChange>
          </w:rPr>
          <w:t>ینه‌های</w:t>
        </w:r>
        <w:r w:rsidRPr="003D6165">
          <w:rPr>
            <w:rFonts w:ascii="Times New Roman" w:hAnsi="Times New Roman" w:cs="B Nazanin"/>
            <w:sz w:val="24"/>
            <w:szCs w:val="28"/>
            <w:rtl/>
            <w:rPrChange w:id="118" w:author="Lenovo" w:date="2026-09-23T08:29:00Z">
              <w:rPr>
                <w:rFonts w:ascii="Times New Roman" w:hAnsi="Times New Roman" w:cs="B Nazanin"/>
                <w:sz w:val="24"/>
                <w:szCs w:val="28"/>
                <w:u w:val="single"/>
                <w:rtl/>
              </w:rPr>
            </w:rPrChange>
          </w:rPr>
          <w:t xml:space="preserve"> قابل اتکا مطرح شده‌اند. با ا</w:t>
        </w:r>
        <w:r w:rsidRPr="003D6165">
          <w:rPr>
            <w:rFonts w:ascii="Times New Roman" w:hAnsi="Times New Roman" w:cs="B Nazanin" w:hint="cs"/>
            <w:sz w:val="24"/>
            <w:szCs w:val="28"/>
            <w:rtl/>
            <w:rPrChange w:id="119" w:author="Lenovo" w:date="2026-09-23T08:29:00Z">
              <w:rPr>
                <w:rFonts w:ascii="Times New Roman" w:hAnsi="Times New Roman" w:cs="B Nazanin" w:hint="cs"/>
                <w:sz w:val="24"/>
                <w:szCs w:val="28"/>
                <w:u w:val="single"/>
                <w:rtl/>
              </w:rPr>
            </w:rPrChange>
          </w:rPr>
          <w:t>ین</w:t>
        </w:r>
        <w:r w:rsidRPr="003D6165">
          <w:rPr>
            <w:rFonts w:ascii="Times New Roman" w:hAnsi="Times New Roman" w:cs="B Nazanin"/>
            <w:sz w:val="24"/>
            <w:szCs w:val="28"/>
            <w:rtl/>
            <w:rPrChange w:id="120" w:author="Lenovo" w:date="2026-09-23T08:29:00Z">
              <w:rPr>
                <w:rFonts w:ascii="Times New Roman" w:hAnsi="Times New Roman" w:cs="B Nazanin"/>
                <w:sz w:val="24"/>
                <w:szCs w:val="28"/>
                <w:u w:val="single"/>
                <w:rtl/>
              </w:rPr>
            </w:rPrChange>
          </w:rPr>
          <w:t xml:space="preserve"> وجود، ا</w:t>
        </w:r>
        <w:r w:rsidRPr="003D6165">
          <w:rPr>
            <w:rFonts w:ascii="Times New Roman" w:hAnsi="Times New Roman" w:cs="B Nazanin" w:hint="cs"/>
            <w:sz w:val="24"/>
            <w:szCs w:val="28"/>
            <w:rtl/>
            <w:rPrChange w:id="121" w:author="Lenovo" w:date="2026-09-23T08:29:00Z">
              <w:rPr>
                <w:rFonts w:ascii="Times New Roman" w:hAnsi="Times New Roman" w:cs="B Nazanin" w:hint="cs"/>
                <w:sz w:val="24"/>
                <w:szCs w:val="28"/>
                <w:u w:val="single"/>
                <w:rtl/>
              </w:rPr>
            </w:rPrChange>
          </w:rPr>
          <w:t>یمنی‌زایی</w:t>
        </w:r>
        <w:r w:rsidRPr="003D6165">
          <w:rPr>
            <w:rFonts w:ascii="Times New Roman" w:hAnsi="Times New Roman" w:cs="B Nazanin"/>
            <w:sz w:val="24"/>
            <w:szCs w:val="28"/>
            <w:rtl/>
            <w:rPrChange w:id="122" w:author="Lenovo" w:date="2026-09-23T08:29:00Z">
              <w:rPr>
                <w:rFonts w:ascii="Times New Roman" w:hAnsi="Times New Roman" w:cs="B Nazanin"/>
                <w:sz w:val="24"/>
                <w:szCs w:val="28"/>
                <w:u w:val="single"/>
                <w:rtl/>
              </w:rPr>
            </w:rPrChange>
          </w:rPr>
          <w:t xml:space="preserve"> نسبتاً پا</w:t>
        </w:r>
        <w:r w:rsidRPr="003D6165">
          <w:rPr>
            <w:rFonts w:ascii="Times New Roman" w:hAnsi="Times New Roman" w:cs="B Nazanin" w:hint="cs"/>
            <w:sz w:val="24"/>
            <w:szCs w:val="28"/>
            <w:rtl/>
            <w:rPrChange w:id="123" w:author="Lenovo" w:date="2026-09-23T08:29:00Z">
              <w:rPr>
                <w:rFonts w:ascii="Times New Roman" w:hAnsi="Times New Roman" w:cs="B Nazanin" w:hint="cs"/>
                <w:sz w:val="24"/>
                <w:szCs w:val="28"/>
                <w:u w:val="single"/>
                <w:rtl/>
              </w:rPr>
            </w:rPrChange>
          </w:rPr>
          <w:t>یین</w:t>
        </w:r>
        <w:r w:rsidRPr="003D6165">
          <w:rPr>
            <w:rFonts w:ascii="Times New Roman" w:hAnsi="Times New Roman" w:cs="B Nazanin"/>
            <w:sz w:val="24"/>
            <w:szCs w:val="28"/>
            <w:rtl/>
            <w:rPrChange w:id="124" w:author="Lenovo" w:date="2026-09-23T08:29:00Z">
              <w:rPr>
                <w:rFonts w:ascii="Times New Roman" w:hAnsi="Times New Roman" w:cs="B Nazanin"/>
                <w:sz w:val="24"/>
                <w:szCs w:val="28"/>
                <w:u w:val="single"/>
                <w:rtl/>
              </w:rPr>
            </w:rPrChange>
          </w:rPr>
          <w:t xml:space="preserve"> ا</w:t>
        </w:r>
        <w:r w:rsidRPr="003D6165">
          <w:rPr>
            <w:rFonts w:ascii="Times New Roman" w:hAnsi="Times New Roman" w:cs="B Nazanin" w:hint="cs"/>
            <w:sz w:val="24"/>
            <w:szCs w:val="28"/>
            <w:rtl/>
            <w:rPrChange w:id="125" w:author="Lenovo" w:date="2026-09-23T08:29:00Z">
              <w:rPr>
                <w:rFonts w:ascii="Times New Roman" w:hAnsi="Times New Roman" w:cs="B Nazanin" w:hint="cs"/>
                <w:sz w:val="24"/>
                <w:szCs w:val="28"/>
                <w:u w:val="single"/>
                <w:rtl/>
              </w:rPr>
            </w:rPrChange>
          </w:rPr>
          <w:t>ین</w:t>
        </w:r>
        <w:r w:rsidRPr="003D6165">
          <w:rPr>
            <w:rFonts w:ascii="Times New Roman" w:hAnsi="Times New Roman" w:cs="B Nazanin"/>
            <w:sz w:val="24"/>
            <w:szCs w:val="28"/>
            <w:rtl/>
            <w:rPrChange w:id="126" w:author="Lenovo" w:date="2026-09-23T08:29:00Z">
              <w:rPr>
                <w:rFonts w:ascii="Times New Roman" w:hAnsi="Times New Roman" w:cs="B Nazanin"/>
                <w:sz w:val="24"/>
                <w:szCs w:val="28"/>
                <w:u w:val="single"/>
                <w:rtl/>
              </w:rPr>
            </w:rPrChange>
          </w:rPr>
          <w:t xml:space="preserve"> دسته از واکسن‌ها در غ</w:t>
        </w:r>
        <w:r w:rsidRPr="003D6165">
          <w:rPr>
            <w:rFonts w:ascii="Times New Roman" w:hAnsi="Times New Roman" w:cs="B Nazanin" w:hint="cs"/>
            <w:sz w:val="24"/>
            <w:szCs w:val="28"/>
            <w:rtl/>
            <w:rPrChange w:id="127" w:author="Lenovo" w:date="2026-09-23T08:29:00Z">
              <w:rPr>
                <w:rFonts w:ascii="Times New Roman" w:hAnsi="Times New Roman" w:cs="B Nazanin" w:hint="cs"/>
                <w:sz w:val="24"/>
                <w:szCs w:val="28"/>
                <w:u w:val="single"/>
                <w:rtl/>
              </w:rPr>
            </w:rPrChange>
          </w:rPr>
          <w:t>یاب</w:t>
        </w:r>
        <w:r w:rsidRPr="003D6165">
          <w:rPr>
            <w:rFonts w:ascii="Times New Roman" w:hAnsi="Times New Roman" w:cs="B Nazanin"/>
            <w:sz w:val="24"/>
            <w:szCs w:val="28"/>
            <w:rtl/>
            <w:rPrChange w:id="128" w:author="Lenovo" w:date="2026-09-23T08:29:00Z">
              <w:rPr>
                <w:rFonts w:ascii="Times New Roman" w:hAnsi="Times New Roman" w:cs="B Nazanin"/>
                <w:sz w:val="24"/>
                <w:szCs w:val="28"/>
                <w:u w:val="single"/>
                <w:rtl/>
              </w:rPr>
            </w:rPrChange>
          </w:rPr>
          <w:t xml:space="preserve"> سا</w:t>
        </w:r>
        <w:r w:rsidRPr="003D6165">
          <w:rPr>
            <w:rFonts w:ascii="Times New Roman" w:hAnsi="Times New Roman" w:cs="B Nazanin" w:hint="cs"/>
            <w:sz w:val="24"/>
            <w:szCs w:val="28"/>
            <w:rtl/>
            <w:rPrChange w:id="129" w:author="Lenovo" w:date="2026-09-23T08:29:00Z">
              <w:rPr>
                <w:rFonts w:ascii="Times New Roman" w:hAnsi="Times New Roman" w:cs="B Nazanin" w:hint="cs"/>
                <w:sz w:val="24"/>
                <w:szCs w:val="28"/>
                <w:u w:val="single"/>
                <w:rtl/>
              </w:rPr>
            </w:rPrChange>
          </w:rPr>
          <w:t>یر</w:t>
        </w:r>
        <w:r w:rsidRPr="003D6165">
          <w:rPr>
            <w:rFonts w:ascii="Times New Roman" w:hAnsi="Times New Roman" w:cs="B Nazanin"/>
            <w:sz w:val="24"/>
            <w:szCs w:val="28"/>
            <w:rtl/>
            <w:rPrChange w:id="130" w:author="Lenovo" w:date="2026-09-23T08:29:00Z">
              <w:rPr>
                <w:rFonts w:ascii="Times New Roman" w:hAnsi="Times New Roman" w:cs="B Nazanin"/>
                <w:sz w:val="24"/>
                <w:szCs w:val="28"/>
                <w:u w:val="single"/>
                <w:rtl/>
              </w:rPr>
            </w:rPrChange>
          </w:rPr>
          <w:t xml:space="preserve"> اجزا</w:t>
        </w:r>
        <w:r w:rsidRPr="003D6165">
          <w:rPr>
            <w:rFonts w:ascii="Times New Roman" w:hAnsi="Times New Roman" w:cs="B Nazanin" w:hint="cs"/>
            <w:sz w:val="24"/>
            <w:szCs w:val="28"/>
            <w:rtl/>
            <w:rPrChange w:id="131"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132" w:author="Lenovo" w:date="2026-09-23T08:29:00Z">
              <w:rPr>
                <w:rFonts w:ascii="Times New Roman" w:hAnsi="Times New Roman" w:cs="B Nazanin"/>
                <w:sz w:val="24"/>
                <w:szCs w:val="28"/>
                <w:u w:val="single"/>
                <w:rtl/>
              </w:rPr>
            </w:rPrChange>
          </w:rPr>
          <w:t xml:space="preserve"> تحر</w:t>
        </w:r>
        <w:r w:rsidRPr="003D6165">
          <w:rPr>
            <w:rFonts w:ascii="Times New Roman" w:hAnsi="Times New Roman" w:cs="B Nazanin" w:hint="cs"/>
            <w:sz w:val="24"/>
            <w:szCs w:val="28"/>
            <w:rtl/>
            <w:rPrChange w:id="133" w:author="Lenovo" w:date="2026-09-23T08:29:00Z">
              <w:rPr>
                <w:rFonts w:ascii="Times New Roman" w:hAnsi="Times New Roman" w:cs="B Nazanin" w:hint="cs"/>
                <w:sz w:val="24"/>
                <w:szCs w:val="28"/>
                <w:u w:val="single"/>
                <w:rtl/>
              </w:rPr>
            </w:rPrChange>
          </w:rPr>
          <w:t>یکی</w:t>
        </w:r>
        <w:r w:rsidRPr="003D6165">
          <w:rPr>
            <w:rFonts w:ascii="Times New Roman" w:hAnsi="Times New Roman" w:cs="B Nazanin"/>
            <w:sz w:val="24"/>
            <w:szCs w:val="28"/>
            <w:rtl/>
            <w:rPrChange w:id="134" w:author="Lenovo" w:date="2026-09-23T08:29:00Z">
              <w:rPr>
                <w:rFonts w:ascii="Times New Roman" w:hAnsi="Times New Roman" w:cs="B Nazanin"/>
                <w:sz w:val="24"/>
                <w:szCs w:val="28"/>
                <w:u w:val="single"/>
                <w:rtl/>
              </w:rPr>
            </w:rPrChange>
          </w:rPr>
          <w:t xml:space="preserve"> و</w:t>
        </w:r>
        <w:r w:rsidRPr="003D6165">
          <w:rPr>
            <w:rFonts w:ascii="Times New Roman" w:hAnsi="Times New Roman" w:cs="B Nazanin" w:hint="cs"/>
            <w:sz w:val="24"/>
            <w:szCs w:val="28"/>
            <w:rtl/>
            <w:rPrChange w:id="135" w:author="Lenovo" w:date="2026-09-23T08:29:00Z">
              <w:rPr>
                <w:rFonts w:ascii="Times New Roman" w:hAnsi="Times New Roman" w:cs="B Nazanin" w:hint="cs"/>
                <w:sz w:val="24"/>
                <w:szCs w:val="28"/>
                <w:u w:val="single"/>
                <w:rtl/>
              </w:rPr>
            </w:rPrChange>
          </w:rPr>
          <w:t>یروس،</w:t>
        </w:r>
        <w:r w:rsidRPr="003D6165">
          <w:rPr>
            <w:rFonts w:ascii="Times New Roman" w:hAnsi="Times New Roman" w:cs="B Nazanin"/>
            <w:sz w:val="24"/>
            <w:szCs w:val="28"/>
            <w:rtl/>
            <w:rPrChange w:id="136" w:author="Lenovo" w:date="2026-09-23T08:29: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37" w:author="Lenovo" w:date="2026-09-23T08:29:00Z">
              <w:rPr>
                <w:rFonts w:ascii="Times New Roman" w:hAnsi="Times New Roman" w:cs="B Nazanin" w:hint="cs"/>
                <w:sz w:val="24"/>
                <w:szCs w:val="28"/>
                <w:u w:val="single"/>
                <w:rtl/>
              </w:rPr>
            </w:rPrChange>
          </w:rPr>
          <w:t>یکی</w:t>
        </w:r>
        <w:r w:rsidRPr="003D6165">
          <w:rPr>
            <w:rFonts w:ascii="Times New Roman" w:hAnsi="Times New Roman" w:cs="B Nazanin"/>
            <w:sz w:val="24"/>
            <w:szCs w:val="28"/>
            <w:rtl/>
            <w:rPrChange w:id="138" w:author="Lenovo" w:date="2026-09-23T08:29:00Z">
              <w:rPr>
                <w:rFonts w:ascii="Times New Roman" w:hAnsi="Times New Roman" w:cs="B Nazanin"/>
                <w:sz w:val="24"/>
                <w:szCs w:val="28"/>
                <w:u w:val="single"/>
                <w:rtl/>
              </w:rPr>
            </w:rPrChange>
          </w:rPr>
          <w:t xml:space="preserve"> از محدود</w:t>
        </w:r>
        <w:r w:rsidRPr="003D6165">
          <w:rPr>
            <w:rFonts w:ascii="Times New Roman" w:hAnsi="Times New Roman" w:cs="B Nazanin" w:hint="cs"/>
            <w:sz w:val="24"/>
            <w:szCs w:val="28"/>
            <w:rtl/>
            <w:rPrChange w:id="139" w:author="Lenovo" w:date="2026-09-23T08:29:00Z">
              <w:rPr>
                <w:rFonts w:ascii="Times New Roman" w:hAnsi="Times New Roman" w:cs="B Nazanin" w:hint="cs"/>
                <w:sz w:val="24"/>
                <w:szCs w:val="28"/>
                <w:u w:val="single"/>
                <w:rtl/>
              </w:rPr>
            </w:rPrChange>
          </w:rPr>
          <w:t>یت‌های</w:t>
        </w:r>
        <w:r w:rsidRPr="003D6165">
          <w:rPr>
            <w:rFonts w:ascii="Times New Roman" w:hAnsi="Times New Roman" w:cs="B Nazanin"/>
            <w:sz w:val="24"/>
            <w:szCs w:val="28"/>
            <w:rtl/>
            <w:rPrChange w:id="140" w:author="Lenovo" w:date="2026-09-23T08:29:00Z">
              <w:rPr>
                <w:rFonts w:ascii="Times New Roman" w:hAnsi="Times New Roman" w:cs="B Nazanin"/>
                <w:sz w:val="24"/>
                <w:szCs w:val="28"/>
                <w:u w:val="single"/>
                <w:rtl/>
              </w:rPr>
            </w:rPrChange>
          </w:rPr>
          <w:t xml:space="preserve"> اصل</w:t>
        </w:r>
        <w:r w:rsidRPr="003D6165">
          <w:rPr>
            <w:rFonts w:ascii="Times New Roman" w:hAnsi="Times New Roman" w:cs="B Nazanin" w:hint="cs"/>
            <w:sz w:val="24"/>
            <w:szCs w:val="28"/>
            <w:rtl/>
            <w:rPrChange w:id="141"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142" w:author="Lenovo" w:date="2026-09-23T08:29:00Z">
              <w:rPr>
                <w:rFonts w:ascii="Times New Roman" w:hAnsi="Times New Roman" w:cs="B Nazanin"/>
                <w:sz w:val="24"/>
                <w:szCs w:val="28"/>
                <w:u w:val="single"/>
                <w:rtl/>
              </w:rPr>
            </w:rPrChange>
          </w:rPr>
          <w:t xml:space="preserve"> آن‌ها به‌شمار م</w:t>
        </w:r>
        <w:r w:rsidRPr="003D6165">
          <w:rPr>
            <w:rFonts w:ascii="Times New Roman" w:hAnsi="Times New Roman" w:cs="B Nazanin" w:hint="cs"/>
            <w:sz w:val="24"/>
            <w:szCs w:val="28"/>
            <w:rtl/>
            <w:rPrChange w:id="143" w:author="Lenovo" w:date="2026-09-23T08:29:00Z">
              <w:rPr>
                <w:rFonts w:ascii="Times New Roman" w:hAnsi="Times New Roman" w:cs="B Nazanin" w:hint="cs"/>
                <w:sz w:val="24"/>
                <w:szCs w:val="28"/>
                <w:u w:val="single"/>
                <w:rtl/>
              </w:rPr>
            </w:rPrChange>
          </w:rPr>
          <w:t>ی‌رود</w:t>
        </w:r>
        <w:r w:rsidRPr="003D6165">
          <w:rPr>
            <w:rFonts w:ascii="Times New Roman" w:hAnsi="Times New Roman" w:cs="B Nazanin"/>
            <w:sz w:val="24"/>
            <w:szCs w:val="28"/>
            <w:rtl/>
            <w:rPrChange w:id="144" w:author="Lenovo" w:date="2026-09-23T08:29:00Z">
              <w:rPr>
                <w:rFonts w:ascii="Times New Roman" w:hAnsi="Times New Roman" w:cs="B Nazanin"/>
                <w:sz w:val="24"/>
                <w:szCs w:val="28"/>
                <w:u w:val="single"/>
                <w:rtl/>
              </w:rPr>
            </w:rPrChange>
          </w:rPr>
          <w:t xml:space="preserve"> و ضرورت به‌کارگ</w:t>
        </w:r>
        <w:r w:rsidRPr="003D6165">
          <w:rPr>
            <w:rFonts w:ascii="Times New Roman" w:hAnsi="Times New Roman" w:cs="B Nazanin" w:hint="cs"/>
            <w:sz w:val="24"/>
            <w:szCs w:val="28"/>
            <w:rtl/>
            <w:rPrChange w:id="145" w:author="Lenovo" w:date="2026-09-23T08:29:00Z">
              <w:rPr>
                <w:rFonts w:ascii="Times New Roman" w:hAnsi="Times New Roman" w:cs="B Nazanin" w:hint="cs"/>
                <w:sz w:val="24"/>
                <w:szCs w:val="28"/>
                <w:u w:val="single"/>
                <w:rtl/>
              </w:rPr>
            </w:rPrChange>
          </w:rPr>
          <w:t>یری</w:t>
        </w:r>
        <w:r w:rsidRPr="003D6165">
          <w:rPr>
            <w:rFonts w:ascii="Times New Roman" w:hAnsi="Times New Roman" w:cs="B Nazanin"/>
            <w:sz w:val="24"/>
            <w:szCs w:val="28"/>
            <w:rtl/>
            <w:rPrChange w:id="146" w:author="Lenovo" w:date="2026-09-23T08:29:00Z">
              <w:rPr>
                <w:rFonts w:ascii="Times New Roman" w:hAnsi="Times New Roman" w:cs="B Nazanin"/>
                <w:sz w:val="24"/>
                <w:szCs w:val="28"/>
                <w:u w:val="single"/>
                <w:rtl/>
              </w:rPr>
            </w:rPrChange>
          </w:rPr>
          <w:t xml:space="preserve"> راهکارها</w:t>
        </w:r>
        <w:r w:rsidRPr="003D6165">
          <w:rPr>
            <w:rFonts w:ascii="Times New Roman" w:hAnsi="Times New Roman" w:cs="B Nazanin" w:hint="cs"/>
            <w:sz w:val="24"/>
            <w:szCs w:val="28"/>
            <w:rtl/>
            <w:rPrChange w:id="147" w:author="Lenovo" w:date="2026-09-23T08:29:00Z">
              <w:rPr>
                <w:rFonts w:ascii="Times New Roman" w:hAnsi="Times New Roman" w:cs="B Nazanin" w:hint="cs"/>
                <w:sz w:val="24"/>
                <w:szCs w:val="28"/>
                <w:u w:val="single"/>
                <w:rtl/>
              </w:rPr>
            </w:rPrChange>
          </w:rPr>
          <w:t>یی</w:t>
        </w:r>
        <w:r w:rsidRPr="003D6165">
          <w:rPr>
            <w:rFonts w:ascii="Times New Roman" w:hAnsi="Times New Roman" w:cs="B Nazanin"/>
            <w:sz w:val="24"/>
            <w:szCs w:val="28"/>
            <w:rtl/>
            <w:rPrChange w:id="148" w:author="Lenovo" w:date="2026-09-23T08:29:00Z">
              <w:rPr>
                <w:rFonts w:ascii="Times New Roman" w:hAnsi="Times New Roman" w:cs="B Nazanin"/>
                <w:sz w:val="24"/>
                <w:szCs w:val="28"/>
                <w:u w:val="single"/>
                <w:rtl/>
              </w:rPr>
            </w:rPrChange>
          </w:rPr>
          <w:t xml:space="preserve"> نو</w:t>
        </w:r>
        <w:r w:rsidRPr="003D6165">
          <w:rPr>
            <w:rFonts w:ascii="Times New Roman" w:hAnsi="Times New Roman" w:cs="B Nazanin" w:hint="cs"/>
            <w:sz w:val="24"/>
            <w:szCs w:val="28"/>
            <w:rtl/>
            <w:rPrChange w:id="149" w:author="Lenovo" w:date="2026-09-23T08:29:00Z">
              <w:rPr>
                <w:rFonts w:ascii="Times New Roman" w:hAnsi="Times New Roman" w:cs="B Nazanin" w:hint="cs"/>
                <w:sz w:val="24"/>
                <w:szCs w:val="28"/>
                <w:u w:val="single"/>
                <w:rtl/>
              </w:rPr>
            </w:rPrChange>
          </w:rPr>
          <w:t>ین</w:t>
        </w:r>
        <w:r w:rsidRPr="003D6165">
          <w:rPr>
            <w:rFonts w:ascii="Times New Roman" w:hAnsi="Times New Roman" w:cs="B Nazanin"/>
            <w:sz w:val="24"/>
            <w:szCs w:val="28"/>
            <w:rtl/>
            <w:rPrChange w:id="150" w:author="Lenovo" w:date="2026-09-23T08:29:00Z">
              <w:rPr>
                <w:rFonts w:ascii="Times New Roman" w:hAnsi="Times New Roman" w:cs="B Nazanin"/>
                <w:sz w:val="24"/>
                <w:szCs w:val="28"/>
                <w:u w:val="single"/>
                <w:rtl/>
              </w:rPr>
            </w:rPrChange>
          </w:rPr>
          <w:t xml:space="preserve"> برا</w:t>
        </w:r>
        <w:r w:rsidRPr="003D6165">
          <w:rPr>
            <w:rFonts w:ascii="Times New Roman" w:hAnsi="Times New Roman" w:cs="B Nazanin" w:hint="cs"/>
            <w:sz w:val="24"/>
            <w:szCs w:val="28"/>
            <w:rtl/>
            <w:rPrChange w:id="151" w:author="Lenovo" w:date="2026-09-23T08:29:00Z">
              <w:rPr>
                <w:rFonts w:ascii="Times New Roman" w:hAnsi="Times New Roman" w:cs="B Nazanin" w:hint="cs"/>
                <w:sz w:val="24"/>
                <w:szCs w:val="28"/>
                <w:u w:val="single"/>
                <w:rtl/>
              </w:rPr>
            </w:rPrChange>
          </w:rPr>
          <w:t>ی</w:t>
        </w:r>
        <w:r w:rsidRPr="003D6165">
          <w:rPr>
            <w:rFonts w:ascii="Times New Roman" w:hAnsi="Times New Roman" w:cs="B Nazanin"/>
            <w:sz w:val="24"/>
            <w:szCs w:val="28"/>
            <w:rtl/>
            <w:rPrChange w:id="152" w:author="Lenovo" w:date="2026-09-23T08:29:00Z">
              <w:rPr>
                <w:rFonts w:ascii="Times New Roman" w:hAnsi="Times New Roman" w:cs="B Nazanin"/>
                <w:sz w:val="24"/>
                <w:szCs w:val="28"/>
                <w:u w:val="single"/>
                <w:rtl/>
              </w:rPr>
            </w:rPrChange>
          </w:rPr>
          <w:t xml:space="preserve"> تقو</w:t>
        </w:r>
        <w:r w:rsidRPr="003D6165">
          <w:rPr>
            <w:rFonts w:ascii="Times New Roman" w:hAnsi="Times New Roman" w:cs="B Nazanin" w:hint="cs"/>
            <w:sz w:val="24"/>
            <w:szCs w:val="28"/>
            <w:rtl/>
            <w:rPrChange w:id="153" w:author="Lenovo" w:date="2026-09-23T08:29:00Z">
              <w:rPr>
                <w:rFonts w:ascii="Times New Roman" w:hAnsi="Times New Roman" w:cs="B Nazanin" w:hint="cs"/>
                <w:sz w:val="24"/>
                <w:szCs w:val="28"/>
                <w:u w:val="single"/>
                <w:rtl/>
              </w:rPr>
            </w:rPrChange>
          </w:rPr>
          <w:t>یت</w:t>
        </w:r>
        <w:r w:rsidRPr="003D6165">
          <w:rPr>
            <w:rFonts w:ascii="Times New Roman" w:hAnsi="Times New Roman" w:cs="B Nazanin"/>
            <w:sz w:val="24"/>
            <w:szCs w:val="28"/>
            <w:rtl/>
            <w:rPrChange w:id="154" w:author="Lenovo" w:date="2026-09-23T08:29:00Z">
              <w:rPr>
                <w:rFonts w:ascii="Times New Roman" w:hAnsi="Times New Roman" w:cs="B Nazanin"/>
                <w:sz w:val="24"/>
                <w:szCs w:val="28"/>
                <w:u w:val="single"/>
                <w:rtl/>
              </w:rPr>
            </w:rPrChange>
          </w:rPr>
          <w:t xml:space="preserve"> پاسخ ا</w:t>
        </w:r>
        <w:r w:rsidRPr="003D6165">
          <w:rPr>
            <w:rFonts w:ascii="Times New Roman" w:hAnsi="Times New Roman" w:cs="B Nazanin" w:hint="cs"/>
            <w:sz w:val="24"/>
            <w:szCs w:val="28"/>
            <w:rtl/>
            <w:rPrChange w:id="155" w:author="Lenovo" w:date="2026-09-23T08:29:00Z">
              <w:rPr>
                <w:rFonts w:ascii="Times New Roman" w:hAnsi="Times New Roman" w:cs="B Nazanin" w:hint="cs"/>
                <w:sz w:val="24"/>
                <w:szCs w:val="28"/>
                <w:u w:val="single"/>
                <w:rtl/>
              </w:rPr>
            </w:rPrChange>
          </w:rPr>
          <w:t>یمنی</w:t>
        </w:r>
        <w:r w:rsidRPr="003D6165">
          <w:rPr>
            <w:rFonts w:ascii="Times New Roman" w:hAnsi="Times New Roman" w:cs="B Nazanin"/>
            <w:sz w:val="24"/>
            <w:szCs w:val="28"/>
            <w:rtl/>
            <w:rPrChange w:id="156" w:author="Lenovo" w:date="2026-09-23T08:29:00Z">
              <w:rPr>
                <w:rFonts w:ascii="Times New Roman" w:hAnsi="Times New Roman" w:cs="B Nazanin"/>
                <w:sz w:val="24"/>
                <w:szCs w:val="28"/>
                <w:u w:val="single"/>
                <w:rtl/>
              </w:rPr>
            </w:rPrChange>
          </w:rPr>
          <w:t xml:space="preserve"> را برجسته م</w:t>
        </w:r>
        <w:r w:rsidRPr="003D6165">
          <w:rPr>
            <w:rFonts w:ascii="Times New Roman" w:hAnsi="Times New Roman" w:cs="B Nazanin" w:hint="cs"/>
            <w:sz w:val="24"/>
            <w:szCs w:val="28"/>
            <w:rtl/>
            <w:rPrChange w:id="157" w:author="Lenovo" w:date="2026-09-23T08:29:00Z">
              <w:rPr>
                <w:rFonts w:ascii="Times New Roman" w:hAnsi="Times New Roman" w:cs="B Nazanin" w:hint="cs"/>
                <w:sz w:val="24"/>
                <w:szCs w:val="28"/>
                <w:u w:val="single"/>
                <w:rtl/>
              </w:rPr>
            </w:rPrChange>
          </w:rPr>
          <w:t>ی‌سازد</w:t>
        </w:r>
        <w:r w:rsidRPr="003D6165">
          <w:rPr>
            <w:rFonts w:ascii="Times New Roman" w:hAnsi="Times New Roman" w:cs="B Nazanin"/>
            <w:sz w:val="24"/>
            <w:szCs w:val="28"/>
            <w:rPrChange w:id="158" w:author="Lenovo" w:date="2026-09-23T08:29:00Z">
              <w:rPr>
                <w:rFonts w:ascii="Times New Roman" w:hAnsi="Times New Roman" w:cs="B Nazanin"/>
                <w:sz w:val="24"/>
                <w:szCs w:val="28"/>
                <w:u w:val="single"/>
              </w:rPr>
            </w:rPrChange>
          </w:rPr>
          <w:t>.</w:t>
        </w:r>
      </w:ins>
    </w:p>
    <w:p w14:paraId="5F7ED17D" w14:textId="645A7DAE" w:rsidR="001F056E" w:rsidRPr="003D6165" w:rsidDel="003D6165" w:rsidRDefault="003D6165">
      <w:pPr>
        <w:spacing w:line="360" w:lineRule="auto"/>
        <w:jc w:val="both"/>
        <w:rPr>
          <w:del w:id="159" w:author="Lenovo" w:date="2026-09-23T08:29:00Z"/>
          <w:rFonts w:ascii="Times New Roman" w:hAnsi="Times New Roman" w:cs="B Nazanin"/>
          <w:sz w:val="24"/>
          <w:szCs w:val="28"/>
          <w:rtl/>
        </w:rPr>
        <w:pPrChange w:id="160" w:author="Lenovo" w:date="2026-09-23T08:30:00Z">
          <w:pPr>
            <w:spacing w:line="360" w:lineRule="auto"/>
            <w:jc w:val="both"/>
          </w:pPr>
        </w:pPrChange>
      </w:pPr>
      <w:ins w:id="161" w:author="Lenovo" w:date="2026-09-23T08:29:00Z">
        <w:r w:rsidRPr="003D6165">
          <w:rPr>
            <w:rFonts w:ascii="Times New Roman" w:hAnsi="Times New Roman" w:cs="B Nazanin" w:hint="cs"/>
            <w:sz w:val="24"/>
            <w:szCs w:val="28"/>
            <w:rtl/>
            <w:rPrChange w:id="162" w:author="Lenovo" w:date="2026-09-23T08:31:00Z">
              <w:rPr>
                <w:rFonts w:ascii="Times New Roman" w:hAnsi="Times New Roman" w:cs="B Nazanin" w:hint="cs"/>
                <w:sz w:val="24"/>
                <w:szCs w:val="28"/>
                <w:u w:val="single"/>
                <w:rtl/>
              </w:rPr>
            </w:rPrChange>
          </w:rPr>
          <w:t>در</w:t>
        </w:r>
        <w:r w:rsidRPr="003D6165">
          <w:rPr>
            <w:rFonts w:ascii="Times New Roman" w:hAnsi="Times New Roman" w:cs="B Nazanin"/>
            <w:sz w:val="24"/>
            <w:szCs w:val="28"/>
            <w:rtl/>
            <w:rPrChange w:id="16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64" w:author="Lenovo" w:date="2026-09-23T08:31:00Z">
              <w:rPr>
                <w:rFonts w:ascii="Times New Roman" w:hAnsi="Times New Roman" w:cs="B Nazanin" w:hint="cs"/>
                <w:sz w:val="24"/>
                <w:szCs w:val="28"/>
                <w:u w:val="single"/>
                <w:rtl/>
              </w:rPr>
            </w:rPrChange>
          </w:rPr>
          <w:t>این</w:t>
        </w:r>
        <w:r w:rsidRPr="003D6165">
          <w:rPr>
            <w:rFonts w:ascii="Times New Roman" w:hAnsi="Times New Roman" w:cs="B Nazanin"/>
            <w:sz w:val="24"/>
            <w:szCs w:val="28"/>
            <w:rtl/>
            <w:rPrChange w:id="16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66" w:author="Lenovo" w:date="2026-09-23T08:31:00Z">
              <w:rPr>
                <w:rFonts w:ascii="Times New Roman" w:hAnsi="Times New Roman" w:cs="B Nazanin" w:hint="cs"/>
                <w:sz w:val="24"/>
                <w:szCs w:val="28"/>
                <w:u w:val="single"/>
                <w:rtl/>
              </w:rPr>
            </w:rPrChange>
          </w:rPr>
          <w:t>چارچوب،</w:t>
        </w:r>
        <w:r w:rsidRPr="003D6165">
          <w:rPr>
            <w:rFonts w:ascii="Times New Roman" w:hAnsi="Times New Roman" w:cs="B Nazanin"/>
            <w:sz w:val="24"/>
            <w:szCs w:val="28"/>
            <w:rtl/>
            <w:rPrChange w:id="16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68" w:author="Lenovo" w:date="2026-09-23T08:31:00Z">
              <w:rPr>
                <w:rFonts w:ascii="Times New Roman" w:hAnsi="Times New Roman" w:cs="B Nazanin" w:hint="cs"/>
                <w:sz w:val="24"/>
                <w:szCs w:val="28"/>
                <w:u w:val="single"/>
                <w:rtl/>
              </w:rPr>
            </w:rPrChange>
          </w:rPr>
          <w:t>مطالعه</w:t>
        </w:r>
        <w:r w:rsidRPr="003D6165">
          <w:rPr>
            <w:rFonts w:ascii="Times New Roman" w:hAnsi="Times New Roman" w:cs="B Nazanin"/>
            <w:sz w:val="24"/>
            <w:szCs w:val="28"/>
            <w:rtl/>
            <w:rPrChange w:id="16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70" w:author="Lenovo" w:date="2026-09-23T08:31:00Z">
              <w:rPr>
                <w:rFonts w:ascii="Times New Roman" w:hAnsi="Times New Roman" w:cs="B Nazanin" w:hint="cs"/>
                <w:sz w:val="24"/>
                <w:szCs w:val="28"/>
                <w:u w:val="single"/>
                <w:rtl/>
              </w:rPr>
            </w:rPrChange>
          </w:rPr>
          <w:t>حاضر</w:t>
        </w:r>
        <w:r w:rsidRPr="003D6165">
          <w:rPr>
            <w:rFonts w:ascii="Times New Roman" w:hAnsi="Times New Roman" w:cs="B Nazanin"/>
            <w:sz w:val="24"/>
            <w:szCs w:val="28"/>
            <w:rtl/>
            <w:rPrChange w:id="17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72" w:author="Lenovo" w:date="2026-09-23T08:31:00Z">
              <w:rPr>
                <w:rFonts w:ascii="Times New Roman" w:hAnsi="Times New Roman" w:cs="B Nazanin" w:hint="cs"/>
                <w:sz w:val="24"/>
                <w:szCs w:val="28"/>
                <w:u w:val="single"/>
                <w:rtl/>
              </w:rPr>
            </w:rPrChange>
          </w:rPr>
          <w:t>با</w:t>
        </w:r>
        <w:r w:rsidRPr="003D6165">
          <w:rPr>
            <w:rFonts w:ascii="Times New Roman" w:hAnsi="Times New Roman" w:cs="B Nazanin"/>
            <w:sz w:val="24"/>
            <w:szCs w:val="28"/>
            <w:rtl/>
            <w:rPrChange w:id="17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74" w:author="Lenovo" w:date="2026-09-23T08:31:00Z">
              <w:rPr>
                <w:rFonts w:ascii="Times New Roman" w:hAnsi="Times New Roman" w:cs="B Nazanin" w:hint="cs"/>
                <w:sz w:val="24"/>
                <w:szCs w:val="28"/>
                <w:u w:val="single"/>
                <w:rtl/>
              </w:rPr>
            </w:rPrChange>
          </w:rPr>
          <w:t>تمرکز</w:t>
        </w:r>
        <w:r w:rsidRPr="003D6165">
          <w:rPr>
            <w:rFonts w:ascii="Times New Roman" w:hAnsi="Times New Roman" w:cs="B Nazanin"/>
            <w:sz w:val="24"/>
            <w:szCs w:val="28"/>
            <w:rtl/>
            <w:rPrChange w:id="17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76" w:author="Lenovo" w:date="2026-09-23T08:31:00Z">
              <w:rPr>
                <w:rFonts w:ascii="Times New Roman" w:hAnsi="Times New Roman" w:cs="B Nazanin" w:hint="cs"/>
                <w:sz w:val="24"/>
                <w:szCs w:val="28"/>
                <w:u w:val="single"/>
                <w:rtl/>
              </w:rPr>
            </w:rPrChange>
          </w:rPr>
          <w:t>بر</w:t>
        </w:r>
        <w:r w:rsidRPr="003D6165">
          <w:rPr>
            <w:rFonts w:ascii="Times New Roman" w:hAnsi="Times New Roman" w:cs="B Nazanin"/>
            <w:sz w:val="24"/>
            <w:szCs w:val="28"/>
            <w:rtl/>
            <w:rPrChange w:id="17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78" w:author="Lenovo" w:date="2026-09-23T08:31:00Z">
              <w:rPr>
                <w:rFonts w:ascii="Times New Roman" w:hAnsi="Times New Roman" w:cs="B Nazanin" w:hint="cs"/>
                <w:sz w:val="24"/>
                <w:szCs w:val="28"/>
                <w:u w:val="single"/>
                <w:rtl/>
              </w:rPr>
            </w:rPrChange>
          </w:rPr>
          <w:t>طراحی</w:t>
        </w:r>
        <w:r w:rsidRPr="003D6165">
          <w:rPr>
            <w:rFonts w:ascii="Times New Roman" w:hAnsi="Times New Roman" w:cs="B Nazanin"/>
            <w:sz w:val="24"/>
            <w:szCs w:val="28"/>
            <w:rtl/>
            <w:rPrChange w:id="17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80" w:author="Lenovo" w:date="2026-09-23T08:31:00Z">
              <w:rPr>
                <w:rFonts w:ascii="Times New Roman" w:hAnsi="Times New Roman" w:cs="B Nazanin" w:hint="cs"/>
                <w:sz w:val="24"/>
                <w:szCs w:val="28"/>
                <w:u w:val="single"/>
                <w:rtl/>
              </w:rPr>
            </w:rPrChange>
          </w:rPr>
          <w:t>و</w:t>
        </w:r>
        <w:r w:rsidRPr="003D6165">
          <w:rPr>
            <w:rFonts w:ascii="Times New Roman" w:hAnsi="Times New Roman" w:cs="B Nazanin"/>
            <w:sz w:val="24"/>
            <w:szCs w:val="28"/>
            <w:rtl/>
            <w:rPrChange w:id="18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82" w:author="Lenovo" w:date="2026-09-23T08:31:00Z">
              <w:rPr>
                <w:rFonts w:ascii="Times New Roman" w:hAnsi="Times New Roman" w:cs="B Nazanin" w:hint="cs"/>
                <w:sz w:val="24"/>
                <w:szCs w:val="28"/>
                <w:u w:val="single"/>
                <w:rtl/>
              </w:rPr>
            </w:rPrChange>
          </w:rPr>
          <w:t>ارزیابی</w:t>
        </w:r>
        <w:r w:rsidRPr="003D6165">
          <w:rPr>
            <w:rFonts w:ascii="Times New Roman" w:hAnsi="Times New Roman" w:cs="B Nazanin"/>
            <w:sz w:val="24"/>
            <w:szCs w:val="28"/>
            <w:rtl/>
            <w:rPrChange w:id="18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84" w:author="Lenovo" w:date="2026-09-23T08:31:00Z">
              <w:rPr>
                <w:rFonts w:ascii="Times New Roman" w:hAnsi="Times New Roman" w:cs="B Nazanin" w:hint="cs"/>
                <w:sz w:val="24"/>
                <w:szCs w:val="28"/>
                <w:u w:val="single"/>
                <w:rtl/>
              </w:rPr>
            </w:rPrChange>
          </w:rPr>
          <w:t>یک</w:t>
        </w:r>
        <w:r w:rsidRPr="003D6165">
          <w:rPr>
            <w:rFonts w:ascii="Times New Roman" w:hAnsi="Times New Roman" w:cs="B Nazanin"/>
            <w:sz w:val="24"/>
            <w:szCs w:val="28"/>
            <w:rtl/>
            <w:rPrChange w:id="18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86" w:author="Lenovo" w:date="2026-09-23T08:31:00Z">
              <w:rPr>
                <w:rFonts w:ascii="Times New Roman" w:hAnsi="Times New Roman" w:cs="B Nazanin" w:hint="cs"/>
                <w:sz w:val="24"/>
                <w:szCs w:val="28"/>
                <w:u w:val="single"/>
                <w:rtl/>
              </w:rPr>
            </w:rPrChange>
          </w:rPr>
          <w:t>کاندید</w:t>
        </w:r>
        <w:r w:rsidRPr="003D6165">
          <w:rPr>
            <w:rFonts w:ascii="Times New Roman" w:hAnsi="Times New Roman" w:cs="B Nazanin"/>
            <w:sz w:val="24"/>
            <w:szCs w:val="28"/>
            <w:rtl/>
            <w:rPrChange w:id="18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88" w:author="Lenovo" w:date="2026-09-23T08:31:00Z">
              <w:rPr>
                <w:rFonts w:ascii="Times New Roman" w:hAnsi="Times New Roman" w:cs="B Nazanin" w:hint="cs"/>
                <w:sz w:val="24"/>
                <w:szCs w:val="28"/>
                <w:u w:val="single"/>
                <w:rtl/>
              </w:rPr>
            </w:rPrChange>
          </w:rPr>
          <w:t>واکسن</w:t>
        </w:r>
        <w:r w:rsidRPr="003D6165">
          <w:rPr>
            <w:rFonts w:ascii="Times New Roman" w:hAnsi="Times New Roman" w:cs="B Nazanin"/>
            <w:sz w:val="24"/>
            <w:szCs w:val="28"/>
            <w:rtl/>
            <w:rPrChange w:id="18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190" w:author="Lenovo" w:date="2026-09-23T08:31:00Z">
              <w:rPr>
                <w:rFonts w:ascii="Times New Roman" w:hAnsi="Times New Roman" w:cs="B Nazanin" w:hint="cs"/>
                <w:sz w:val="24"/>
                <w:szCs w:val="28"/>
                <w:u w:val="single"/>
                <w:rtl/>
              </w:rPr>
            </w:rPrChange>
          </w:rPr>
          <w:t>چنداپی‌توپی</w:t>
        </w:r>
      </w:ins>
      <w:ins w:id="191" w:author="Lenovo" w:date="2026-09-23T08:30:00Z">
        <w:r w:rsidRPr="003D6165">
          <w:rPr>
            <w:rStyle w:val="FootnoteReference"/>
            <w:rFonts w:ascii="Times New Roman" w:hAnsi="Times New Roman" w:cs="B Nazanin"/>
            <w:sz w:val="24"/>
            <w:szCs w:val="28"/>
            <w:rtl/>
            <w:rPrChange w:id="192" w:author="Lenovo" w:date="2026-09-23T08:31:00Z">
              <w:rPr>
                <w:rStyle w:val="FootnoteReference"/>
                <w:rFonts w:ascii="Times New Roman" w:hAnsi="Times New Roman" w:cs="B Nazanin"/>
                <w:sz w:val="24"/>
                <w:szCs w:val="28"/>
                <w:u w:val="single"/>
                <w:rtl/>
              </w:rPr>
            </w:rPrChange>
          </w:rPr>
          <w:footnoteReference w:id="1"/>
        </w:r>
        <w:r w:rsidRPr="003D6165">
          <w:rPr>
            <w:rFonts w:ascii="Times New Roman" w:hAnsi="Times New Roman" w:cs="B Nazanin"/>
            <w:sz w:val="24"/>
            <w:szCs w:val="28"/>
            <w:rtl/>
            <w:rPrChange w:id="196" w:author="Lenovo" w:date="2026-09-23T08:31:00Z">
              <w:rPr>
                <w:rFonts w:ascii="Times New Roman" w:hAnsi="Times New Roman" w:cs="B Nazanin"/>
                <w:sz w:val="24"/>
                <w:szCs w:val="28"/>
                <w:u w:val="single"/>
                <w:rtl/>
              </w:rPr>
            </w:rPrChange>
          </w:rPr>
          <w:t xml:space="preserve"> </w:t>
        </w:r>
      </w:ins>
      <w:ins w:id="197" w:author="Lenovo" w:date="2026-09-23T08:29:00Z">
        <w:r w:rsidRPr="003D6165">
          <w:rPr>
            <w:rFonts w:ascii="Times New Roman" w:hAnsi="Times New Roman" w:cs="B Nazanin" w:hint="cs"/>
            <w:sz w:val="24"/>
            <w:szCs w:val="28"/>
            <w:rtl/>
            <w:rPrChange w:id="198" w:author="Lenovo" w:date="2026-09-23T08:31:00Z">
              <w:rPr>
                <w:rFonts w:ascii="Times New Roman" w:hAnsi="Times New Roman" w:cs="B Nazanin" w:hint="cs"/>
                <w:sz w:val="24"/>
                <w:szCs w:val="28"/>
                <w:u w:val="single"/>
                <w:rtl/>
              </w:rPr>
            </w:rPrChange>
          </w:rPr>
          <w:t>انجام</w:t>
        </w:r>
        <w:r w:rsidRPr="003D6165">
          <w:rPr>
            <w:rFonts w:ascii="Times New Roman" w:hAnsi="Times New Roman" w:cs="B Nazanin"/>
            <w:sz w:val="24"/>
            <w:szCs w:val="28"/>
            <w:rtl/>
            <w:rPrChange w:id="19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00" w:author="Lenovo" w:date="2026-09-23T08:31:00Z">
              <w:rPr>
                <w:rFonts w:ascii="Times New Roman" w:hAnsi="Times New Roman" w:cs="B Nazanin" w:hint="cs"/>
                <w:sz w:val="24"/>
                <w:szCs w:val="28"/>
                <w:u w:val="single"/>
                <w:rtl/>
              </w:rPr>
            </w:rPrChange>
          </w:rPr>
          <w:t>شد</w:t>
        </w:r>
        <w:r w:rsidRPr="003D6165">
          <w:rPr>
            <w:rFonts w:ascii="Times New Roman" w:hAnsi="Times New Roman" w:cs="B Nazanin"/>
            <w:sz w:val="24"/>
            <w:szCs w:val="28"/>
            <w:rtl/>
            <w:rPrChange w:id="20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02" w:author="Lenovo" w:date="2026-09-23T08:31:00Z">
              <w:rPr>
                <w:rFonts w:ascii="Times New Roman" w:hAnsi="Times New Roman" w:cs="B Nazanin" w:hint="cs"/>
                <w:sz w:val="24"/>
                <w:szCs w:val="28"/>
                <w:u w:val="single"/>
                <w:rtl/>
              </w:rPr>
            </w:rPrChange>
          </w:rPr>
          <w:t>تا</w:t>
        </w:r>
        <w:r w:rsidRPr="003D6165">
          <w:rPr>
            <w:rFonts w:ascii="Times New Roman" w:hAnsi="Times New Roman" w:cs="B Nazanin"/>
            <w:sz w:val="24"/>
            <w:szCs w:val="28"/>
            <w:rtl/>
            <w:rPrChange w:id="20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04" w:author="Lenovo" w:date="2026-09-23T08:31:00Z">
              <w:rPr>
                <w:rFonts w:ascii="Times New Roman" w:hAnsi="Times New Roman" w:cs="B Nazanin" w:hint="cs"/>
                <w:sz w:val="24"/>
                <w:szCs w:val="28"/>
                <w:u w:val="single"/>
                <w:rtl/>
              </w:rPr>
            </w:rPrChange>
          </w:rPr>
          <w:t>پاسخ‌های</w:t>
        </w:r>
        <w:r w:rsidRPr="003D6165">
          <w:rPr>
            <w:rFonts w:ascii="Times New Roman" w:hAnsi="Times New Roman" w:cs="B Nazanin"/>
            <w:sz w:val="24"/>
            <w:szCs w:val="28"/>
            <w:rtl/>
            <w:rPrChange w:id="20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06" w:author="Lenovo" w:date="2026-09-23T08:31:00Z">
              <w:rPr>
                <w:rFonts w:ascii="Times New Roman" w:hAnsi="Times New Roman" w:cs="B Nazanin" w:hint="cs"/>
                <w:sz w:val="24"/>
                <w:szCs w:val="28"/>
                <w:u w:val="single"/>
                <w:rtl/>
              </w:rPr>
            </w:rPrChange>
          </w:rPr>
          <w:t>ایمنی</w:t>
        </w:r>
        <w:r w:rsidRPr="003D6165">
          <w:rPr>
            <w:rFonts w:ascii="Times New Roman" w:hAnsi="Times New Roman" w:cs="B Nazanin"/>
            <w:sz w:val="24"/>
            <w:szCs w:val="28"/>
            <w:rtl/>
            <w:rPrChange w:id="20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08" w:author="Lenovo" w:date="2026-09-23T08:31:00Z">
              <w:rPr>
                <w:rFonts w:ascii="Times New Roman" w:hAnsi="Times New Roman" w:cs="B Nazanin" w:hint="cs"/>
                <w:sz w:val="24"/>
                <w:szCs w:val="28"/>
                <w:u w:val="single"/>
                <w:rtl/>
              </w:rPr>
            </w:rPrChange>
          </w:rPr>
          <w:t>القاشده</w:t>
        </w:r>
        <w:r w:rsidRPr="003D6165">
          <w:rPr>
            <w:rFonts w:ascii="Times New Roman" w:hAnsi="Times New Roman" w:cs="B Nazanin"/>
            <w:sz w:val="24"/>
            <w:szCs w:val="28"/>
            <w:rtl/>
            <w:rPrChange w:id="20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10" w:author="Lenovo" w:date="2026-09-23T08:31:00Z">
              <w:rPr>
                <w:rFonts w:ascii="Times New Roman" w:hAnsi="Times New Roman" w:cs="B Nazanin" w:hint="cs"/>
                <w:sz w:val="24"/>
                <w:szCs w:val="28"/>
                <w:u w:val="single"/>
                <w:rtl/>
              </w:rPr>
            </w:rPrChange>
          </w:rPr>
          <w:t>توسط</w:t>
        </w:r>
        <w:r w:rsidRPr="003D6165">
          <w:rPr>
            <w:rFonts w:ascii="Times New Roman" w:hAnsi="Times New Roman" w:cs="B Nazanin"/>
            <w:sz w:val="24"/>
            <w:szCs w:val="28"/>
            <w:rtl/>
            <w:rPrChange w:id="21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12" w:author="Lenovo" w:date="2026-09-23T08:31:00Z">
              <w:rPr>
                <w:rFonts w:ascii="Times New Roman" w:hAnsi="Times New Roman" w:cs="B Nazanin" w:hint="cs"/>
                <w:sz w:val="24"/>
                <w:szCs w:val="28"/>
                <w:u w:val="single"/>
                <w:rtl/>
              </w:rPr>
            </w:rPrChange>
          </w:rPr>
          <w:t>این</w:t>
        </w:r>
        <w:r w:rsidRPr="003D6165">
          <w:rPr>
            <w:rFonts w:ascii="Times New Roman" w:hAnsi="Times New Roman" w:cs="B Nazanin"/>
            <w:sz w:val="24"/>
            <w:szCs w:val="28"/>
            <w:rtl/>
            <w:rPrChange w:id="21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14" w:author="Lenovo" w:date="2026-09-23T08:31:00Z">
              <w:rPr>
                <w:rFonts w:ascii="Times New Roman" w:hAnsi="Times New Roman" w:cs="B Nazanin" w:hint="cs"/>
                <w:sz w:val="24"/>
                <w:szCs w:val="28"/>
                <w:u w:val="single"/>
                <w:rtl/>
              </w:rPr>
            </w:rPrChange>
          </w:rPr>
          <w:t>رویکرد</w:t>
        </w:r>
        <w:r w:rsidRPr="003D6165">
          <w:rPr>
            <w:rFonts w:ascii="Times New Roman" w:hAnsi="Times New Roman" w:cs="B Nazanin"/>
            <w:sz w:val="24"/>
            <w:szCs w:val="28"/>
            <w:rtl/>
            <w:rPrChange w:id="21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16" w:author="Lenovo" w:date="2026-09-23T08:31:00Z">
              <w:rPr>
                <w:rFonts w:ascii="Times New Roman" w:hAnsi="Times New Roman" w:cs="B Nazanin" w:hint="cs"/>
                <w:sz w:val="24"/>
                <w:szCs w:val="28"/>
                <w:u w:val="single"/>
                <w:rtl/>
              </w:rPr>
            </w:rPrChange>
          </w:rPr>
          <w:t>به</w:t>
        </w:r>
        <w:r w:rsidRPr="003D6165">
          <w:rPr>
            <w:rFonts w:ascii="Times New Roman" w:hAnsi="Times New Roman" w:cs="B Nazanin"/>
            <w:sz w:val="24"/>
            <w:szCs w:val="28"/>
            <w:rtl/>
            <w:rPrChange w:id="21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18" w:author="Lenovo" w:date="2026-09-23T08:31:00Z">
              <w:rPr>
                <w:rFonts w:ascii="Times New Roman" w:hAnsi="Times New Roman" w:cs="B Nazanin" w:hint="cs"/>
                <w:sz w:val="24"/>
                <w:szCs w:val="28"/>
                <w:u w:val="single"/>
                <w:rtl/>
              </w:rPr>
            </w:rPrChange>
          </w:rPr>
          <w:t>شکل</w:t>
        </w:r>
        <w:r w:rsidRPr="003D6165">
          <w:rPr>
            <w:rFonts w:ascii="Times New Roman" w:hAnsi="Times New Roman" w:cs="B Nazanin"/>
            <w:sz w:val="24"/>
            <w:szCs w:val="28"/>
            <w:rtl/>
            <w:rPrChange w:id="21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20" w:author="Lenovo" w:date="2026-09-23T08:31:00Z">
              <w:rPr>
                <w:rFonts w:ascii="Times New Roman" w:hAnsi="Times New Roman" w:cs="B Nazanin" w:hint="cs"/>
                <w:sz w:val="24"/>
                <w:szCs w:val="28"/>
                <w:u w:val="single"/>
                <w:rtl/>
              </w:rPr>
            </w:rPrChange>
          </w:rPr>
          <w:t>بهینه‌تری</w:t>
        </w:r>
        <w:r w:rsidRPr="003D6165">
          <w:rPr>
            <w:rFonts w:ascii="Times New Roman" w:hAnsi="Times New Roman" w:cs="B Nazanin"/>
            <w:sz w:val="24"/>
            <w:szCs w:val="28"/>
            <w:rtl/>
            <w:rPrChange w:id="22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22" w:author="Lenovo" w:date="2026-09-23T08:31:00Z">
              <w:rPr>
                <w:rFonts w:ascii="Times New Roman" w:hAnsi="Times New Roman" w:cs="B Nazanin" w:hint="cs"/>
                <w:sz w:val="24"/>
                <w:szCs w:val="28"/>
                <w:u w:val="single"/>
                <w:rtl/>
              </w:rPr>
            </w:rPrChange>
          </w:rPr>
          <w:t>هدایت</w:t>
        </w:r>
        <w:r w:rsidRPr="003D6165">
          <w:rPr>
            <w:rFonts w:ascii="Times New Roman" w:hAnsi="Times New Roman" w:cs="B Nazanin"/>
            <w:sz w:val="24"/>
            <w:szCs w:val="28"/>
            <w:rtl/>
            <w:rPrChange w:id="22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24" w:author="Lenovo" w:date="2026-09-23T08:31:00Z">
              <w:rPr>
                <w:rFonts w:ascii="Times New Roman" w:hAnsi="Times New Roman" w:cs="B Nazanin" w:hint="cs"/>
                <w:sz w:val="24"/>
                <w:szCs w:val="28"/>
                <w:u w:val="single"/>
                <w:rtl/>
              </w:rPr>
            </w:rPrChange>
          </w:rPr>
          <w:t>شوند</w:t>
        </w:r>
        <w:r w:rsidRPr="003D6165">
          <w:rPr>
            <w:rFonts w:ascii="Times New Roman" w:hAnsi="Times New Roman" w:cs="B Nazanin"/>
            <w:sz w:val="24"/>
            <w:szCs w:val="28"/>
            <w:rtl/>
            <w:rPrChange w:id="22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26" w:author="Lenovo" w:date="2026-09-23T08:31:00Z">
              <w:rPr>
                <w:rFonts w:ascii="Times New Roman" w:hAnsi="Times New Roman" w:cs="B Nazanin" w:hint="cs"/>
                <w:sz w:val="24"/>
                <w:szCs w:val="28"/>
                <w:u w:val="single"/>
                <w:rtl/>
              </w:rPr>
            </w:rPrChange>
          </w:rPr>
          <w:t>استفاده</w:t>
        </w:r>
        <w:r w:rsidRPr="003D6165">
          <w:rPr>
            <w:rFonts w:ascii="Times New Roman" w:hAnsi="Times New Roman" w:cs="B Nazanin"/>
            <w:sz w:val="24"/>
            <w:szCs w:val="28"/>
            <w:rtl/>
            <w:rPrChange w:id="22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28" w:author="Lenovo" w:date="2026-09-23T08:31:00Z">
              <w:rPr>
                <w:rFonts w:ascii="Times New Roman" w:hAnsi="Times New Roman" w:cs="B Nazanin" w:hint="cs"/>
                <w:sz w:val="24"/>
                <w:szCs w:val="28"/>
                <w:u w:val="single"/>
                <w:rtl/>
              </w:rPr>
            </w:rPrChange>
          </w:rPr>
          <w:t>از</w:t>
        </w:r>
        <w:r w:rsidRPr="003D6165">
          <w:rPr>
            <w:rFonts w:ascii="Times New Roman" w:hAnsi="Times New Roman" w:cs="B Nazanin"/>
            <w:sz w:val="24"/>
            <w:szCs w:val="28"/>
            <w:rtl/>
            <w:rPrChange w:id="22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30" w:author="Lenovo" w:date="2026-09-23T08:31:00Z">
              <w:rPr>
                <w:rFonts w:ascii="Times New Roman" w:hAnsi="Times New Roman" w:cs="B Nazanin" w:hint="cs"/>
                <w:sz w:val="24"/>
                <w:szCs w:val="28"/>
                <w:u w:val="single"/>
                <w:rtl/>
              </w:rPr>
            </w:rPrChange>
          </w:rPr>
          <w:t>ساختار</w:t>
        </w:r>
        <w:r w:rsidRPr="003D6165">
          <w:rPr>
            <w:rFonts w:ascii="Times New Roman" w:hAnsi="Times New Roman" w:cs="B Nazanin"/>
            <w:sz w:val="24"/>
            <w:szCs w:val="28"/>
            <w:rtl/>
            <w:rPrChange w:id="23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32" w:author="Lenovo" w:date="2026-09-23T08:31:00Z">
              <w:rPr>
                <w:rFonts w:ascii="Times New Roman" w:hAnsi="Times New Roman" w:cs="B Nazanin" w:hint="cs"/>
                <w:sz w:val="24"/>
                <w:szCs w:val="28"/>
                <w:u w:val="single"/>
                <w:rtl/>
              </w:rPr>
            </w:rPrChange>
          </w:rPr>
          <w:t>چنداپی‌توپی</w:t>
        </w:r>
        <w:r w:rsidRPr="003D6165">
          <w:rPr>
            <w:rFonts w:ascii="Times New Roman" w:hAnsi="Times New Roman" w:cs="B Nazanin"/>
            <w:sz w:val="24"/>
            <w:szCs w:val="28"/>
            <w:rtl/>
            <w:rPrChange w:id="23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34" w:author="Lenovo" w:date="2026-09-23T08:31:00Z">
              <w:rPr>
                <w:rFonts w:ascii="Times New Roman" w:hAnsi="Times New Roman" w:cs="B Nazanin" w:hint="cs"/>
                <w:sz w:val="24"/>
                <w:szCs w:val="28"/>
                <w:u w:val="single"/>
                <w:rtl/>
              </w:rPr>
            </w:rPrChange>
          </w:rPr>
          <w:t>این</w:t>
        </w:r>
        <w:r w:rsidRPr="003D6165">
          <w:rPr>
            <w:rFonts w:ascii="Times New Roman" w:hAnsi="Times New Roman" w:cs="B Nazanin"/>
            <w:sz w:val="24"/>
            <w:szCs w:val="28"/>
            <w:rtl/>
            <w:rPrChange w:id="23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36" w:author="Lenovo" w:date="2026-09-23T08:31:00Z">
              <w:rPr>
                <w:rFonts w:ascii="Times New Roman" w:hAnsi="Times New Roman" w:cs="B Nazanin" w:hint="cs"/>
                <w:sz w:val="24"/>
                <w:szCs w:val="28"/>
                <w:u w:val="single"/>
                <w:rtl/>
              </w:rPr>
            </w:rPrChange>
          </w:rPr>
          <w:t>امکان</w:t>
        </w:r>
        <w:r w:rsidRPr="003D6165">
          <w:rPr>
            <w:rFonts w:ascii="Times New Roman" w:hAnsi="Times New Roman" w:cs="B Nazanin"/>
            <w:sz w:val="24"/>
            <w:szCs w:val="28"/>
            <w:rtl/>
            <w:rPrChange w:id="23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38" w:author="Lenovo" w:date="2026-09-23T08:31:00Z">
              <w:rPr>
                <w:rFonts w:ascii="Times New Roman" w:hAnsi="Times New Roman" w:cs="B Nazanin" w:hint="cs"/>
                <w:sz w:val="24"/>
                <w:szCs w:val="28"/>
                <w:u w:val="single"/>
                <w:rtl/>
              </w:rPr>
            </w:rPrChange>
          </w:rPr>
          <w:t>را</w:t>
        </w:r>
        <w:r w:rsidRPr="003D6165">
          <w:rPr>
            <w:rFonts w:ascii="Times New Roman" w:hAnsi="Times New Roman" w:cs="B Nazanin"/>
            <w:sz w:val="24"/>
            <w:szCs w:val="28"/>
            <w:rtl/>
            <w:rPrChange w:id="23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40" w:author="Lenovo" w:date="2026-09-23T08:31:00Z">
              <w:rPr>
                <w:rFonts w:ascii="Times New Roman" w:hAnsi="Times New Roman" w:cs="B Nazanin" w:hint="cs"/>
                <w:sz w:val="24"/>
                <w:szCs w:val="28"/>
                <w:u w:val="single"/>
                <w:rtl/>
              </w:rPr>
            </w:rPrChange>
          </w:rPr>
          <w:t>فراهم</w:t>
        </w:r>
        <w:r w:rsidRPr="003D6165">
          <w:rPr>
            <w:rFonts w:ascii="Times New Roman" w:hAnsi="Times New Roman" w:cs="B Nazanin"/>
            <w:sz w:val="24"/>
            <w:szCs w:val="28"/>
            <w:rtl/>
            <w:rPrChange w:id="24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42" w:author="Lenovo" w:date="2026-09-23T08:31:00Z">
              <w:rPr>
                <w:rFonts w:ascii="Times New Roman" w:hAnsi="Times New Roman" w:cs="B Nazanin" w:hint="cs"/>
                <w:sz w:val="24"/>
                <w:szCs w:val="28"/>
                <w:u w:val="single"/>
                <w:rtl/>
              </w:rPr>
            </w:rPrChange>
          </w:rPr>
          <w:t>می‌کند</w:t>
        </w:r>
        <w:r w:rsidRPr="003D6165">
          <w:rPr>
            <w:rFonts w:ascii="Times New Roman" w:hAnsi="Times New Roman" w:cs="B Nazanin"/>
            <w:sz w:val="24"/>
            <w:szCs w:val="28"/>
            <w:rtl/>
            <w:rPrChange w:id="24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44" w:author="Lenovo" w:date="2026-09-23T08:31:00Z">
              <w:rPr>
                <w:rFonts w:ascii="Times New Roman" w:hAnsi="Times New Roman" w:cs="B Nazanin" w:hint="cs"/>
                <w:sz w:val="24"/>
                <w:szCs w:val="28"/>
                <w:u w:val="single"/>
                <w:rtl/>
              </w:rPr>
            </w:rPrChange>
          </w:rPr>
          <w:t>که</w:t>
        </w:r>
        <w:r w:rsidRPr="003D6165">
          <w:rPr>
            <w:rFonts w:ascii="Times New Roman" w:hAnsi="Times New Roman" w:cs="B Nazanin"/>
            <w:sz w:val="24"/>
            <w:szCs w:val="28"/>
            <w:rtl/>
            <w:rPrChange w:id="24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46" w:author="Lenovo" w:date="2026-09-23T08:31:00Z">
              <w:rPr>
                <w:rFonts w:ascii="Times New Roman" w:hAnsi="Times New Roman" w:cs="B Nazanin" w:hint="cs"/>
                <w:sz w:val="24"/>
                <w:szCs w:val="28"/>
                <w:u w:val="single"/>
                <w:rtl/>
              </w:rPr>
            </w:rPrChange>
          </w:rPr>
          <w:t>بخش‌های</w:t>
        </w:r>
        <w:r w:rsidRPr="003D6165">
          <w:rPr>
            <w:rFonts w:ascii="Times New Roman" w:hAnsi="Times New Roman" w:cs="B Nazanin"/>
            <w:sz w:val="24"/>
            <w:szCs w:val="28"/>
            <w:rtl/>
            <w:rPrChange w:id="24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48" w:author="Lenovo" w:date="2026-09-23T08:31:00Z">
              <w:rPr>
                <w:rFonts w:ascii="Times New Roman" w:hAnsi="Times New Roman" w:cs="B Nazanin" w:hint="cs"/>
                <w:sz w:val="24"/>
                <w:szCs w:val="28"/>
                <w:u w:val="single"/>
                <w:rtl/>
              </w:rPr>
            </w:rPrChange>
          </w:rPr>
          <w:t>ایمنی‌زای</w:t>
        </w:r>
        <w:r w:rsidRPr="003D6165">
          <w:rPr>
            <w:rFonts w:ascii="Times New Roman" w:hAnsi="Times New Roman" w:cs="B Nazanin"/>
            <w:sz w:val="24"/>
            <w:szCs w:val="28"/>
            <w:rtl/>
            <w:rPrChange w:id="24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50" w:author="Lenovo" w:date="2026-09-23T08:31:00Z">
              <w:rPr>
                <w:rFonts w:ascii="Times New Roman" w:hAnsi="Times New Roman" w:cs="B Nazanin" w:hint="cs"/>
                <w:sz w:val="24"/>
                <w:szCs w:val="28"/>
                <w:u w:val="single"/>
                <w:rtl/>
              </w:rPr>
            </w:rPrChange>
          </w:rPr>
          <w:t>منتخب</w:t>
        </w:r>
        <w:r w:rsidRPr="003D6165">
          <w:rPr>
            <w:rFonts w:ascii="Times New Roman" w:hAnsi="Times New Roman" w:cs="B Nazanin"/>
            <w:sz w:val="24"/>
            <w:szCs w:val="28"/>
            <w:rtl/>
            <w:rPrChange w:id="25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52" w:author="Lenovo" w:date="2026-09-23T08:31:00Z">
              <w:rPr>
                <w:rFonts w:ascii="Times New Roman" w:hAnsi="Times New Roman" w:cs="B Nazanin" w:hint="cs"/>
                <w:sz w:val="24"/>
                <w:szCs w:val="28"/>
                <w:u w:val="single"/>
                <w:rtl/>
              </w:rPr>
            </w:rPrChange>
          </w:rPr>
          <w:t>و</w:t>
        </w:r>
        <w:r w:rsidRPr="003D6165">
          <w:rPr>
            <w:rFonts w:ascii="Times New Roman" w:hAnsi="Times New Roman" w:cs="B Nazanin"/>
            <w:sz w:val="24"/>
            <w:szCs w:val="28"/>
            <w:rtl/>
            <w:rPrChange w:id="25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54" w:author="Lenovo" w:date="2026-09-23T08:31:00Z">
              <w:rPr>
                <w:rFonts w:ascii="Times New Roman" w:hAnsi="Times New Roman" w:cs="B Nazanin" w:hint="cs"/>
                <w:sz w:val="24"/>
                <w:szCs w:val="28"/>
                <w:u w:val="single"/>
                <w:rtl/>
              </w:rPr>
            </w:rPrChange>
          </w:rPr>
          <w:t>حفاظت‌شده</w:t>
        </w:r>
        <w:r w:rsidRPr="003D6165">
          <w:rPr>
            <w:rFonts w:ascii="Times New Roman" w:hAnsi="Times New Roman" w:cs="B Nazanin"/>
            <w:sz w:val="24"/>
            <w:szCs w:val="28"/>
            <w:rtl/>
            <w:rPrChange w:id="25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56" w:author="Lenovo" w:date="2026-09-23T08:31:00Z">
              <w:rPr>
                <w:rFonts w:ascii="Times New Roman" w:hAnsi="Times New Roman" w:cs="B Nazanin" w:hint="cs"/>
                <w:sz w:val="24"/>
                <w:szCs w:val="28"/>
                <w:u w:val="single"/>
                <w:rtl/>
              </w:rPr>
            </w:rPrChange>
          </w:rPr>
          <w:t>به‌صورت</w:t>
        </w:r>
        <w:r w:rsidRPr="003D6165">
          <w:rPr>
            <w:rFonts w:ascii="Times New Roman" w:hAnsi="Times New Roman" w:cs="B Nazanin"/>
            <w:sz w:val="24"/>
            <w:szCs w:val="28"/>
            <w:rtl/>
            <w:rPrChange w:id="25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58" w:author="Lenovo" w:date="2026-09-23T08:31:00Z">
              <w:rPr>
                <w:rFonts w:ascii="Times New Roman" w:hAnsi="Times New Roman" w:cs="B Nazanin" w:hint="cs"/>
                <w:sz w:val="24"/>
                <w:szCs w:val="28"/>
                <w:u w:val="single"/>
                <w:rtl/>
              </w:rPr>
            </w:rPrChange>
          </w:rPr>
          <w:t>هدفمند</w:t>
        </w:r>
        <w:r w:rsidRPr="003D6165">
          <w:rPr>
            <w:rFonts w:ascii="Times New Roman" w:hAnsi="Times New Roman" w:cs="B Nazanin"/>
            <w:sz w:val="24"/>
            <w:szCs w:val="28"/>
            <w:rtl/>
            <w:rPrChange w:id="25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60" w:author="Lenovo" w:date="2026-09-23T08:31:00Z">
              <w:rPr>
                <w:rFonts w:ascii="Times New Roman" w:hAnsi="Times New Roman" w:cs="B Nazanin" w:hint="cs"/>
                <w:sz w:val="24"/>
                <w:szCs w:val="28"/>
                <w:u w:val="single"/>
                <w:rtl/>
              </w:rPr>
            </w:rPrChange>
          </w:rPr>
          <w:t>ارائه</w:t>
        </w:r>
        <w:r w:rsidRPr="003D6165">
          <w:rPr>
            <w:rFonts w:ascii="Times New Roman" w:hAnsi="Times New Roman" w:cs="B Nazanin"/>
            <w:sz w:val="24"/>
            <w:szCs w:val="28"/>
            <w:rtl/>
            <w:rPrChange w:id="26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62" w:author="Lenovo" w:date="2026-09-23T08:31:00Z">
              <w:rPr>
                <w:rFonts w:ascii="Times New Roman" w:hAnsi="Times New Roman" w:cs="B Nazanin" w:hint="cs"/>
                <w:sz w:val="24"/>
                <w:szCs w:val="28"/>
                <w:u w:val="single"/>
                <w:rtl/>
              </w:rPr>
            </w:rPrChange>
          </w:rPr>
          <w:t>شده</w:t>
        </w:r>
        <w:r w:rsidRPr="003D6165">
          <w:rPr>
            <w:rFonts w:ascii="Times New Roman" w:hAnsi="Times New Roman" w:cs="B Nazanin"/>
            <w:sz w:val="24"/>
            <w:szCs w:val="28"/>
            <w:rtl/>
            <w:rPrChange w:id="26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64" w:author="Lenovo" w:date="2026-09-23T08:31:00Z">
              <w:rPr>
                <w:rFonts w:ascii="Times New Roman" w:hAnsi="Times New Roman" w:cs="B Nazanin" w:hint="cs"/>
                <w:sz w:val="24"/>
                <w:szCs w:val="28"/>
                <w:u w:val="single"/>
                <w:rtl/>
              </w:rPr>
            </w:rPrChange>
          </w:rPr>
          <w:t>و</w:t>
        </w:r>
        <w:r w:rsidRPr="003D6165">
          <w:rPr>
            <w:rFonts w:ascii="Times New Roman" w:hAnsi="Times New Roman" w:cs="B Nazanin"/>
            <w:sz w:val="24"/>
            <w:szCs w:val="28"/>
            <w:rtl/>
            <w:rPrChange w:id="26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66" w:author="Lenovo" w:date="2026-09-23T08:31:00Z">
              <w:rPr>
                <w:rFonts w:ascii="Times New Roman" w:hAnsi="Times New Roman" w:cs="B Nazanin" w:hint="cs"/>
                <w:sz w:val="24"/>
                <w:szCs w:val="28"/>
                <w:u w:val="single"/>
                <w:rtl/>
              </w:rPr>
            </w:rPrChange>
          </w:rPr>
          <w:t>در</w:t>
        </w:r>
        <w:r w:rsidRPr="003D6165">
          <w:rPr>
            <w:rFonts w:ascii="Times New Roman" w:hAnsi="Times New Roman" w:cs="B Nazanin"/>
            <w:sz w:val="24"/>
            <w:szCs w:val="28"/>
            <w:rtl/>
            <w:rPrChange w:id="26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68" w:author="Lenovo" w:date="2026-09-23T08:31:00Z">
              <w:rPr>
                <w:rFonts w:ascii="Times New Roman" w:hAnsi="Times New Roman" w:cs="B Nazanin" w:hint="cs"/>
                <w:sz w:val="24"/>
                <w:szCs w:val="28"/>
                <w:u w:val="single"/>
                <w:rtl/>
              </w:rPr>
            </w:rPrChange>
          </w:rPr>
          <w:t>عین</w:t>
        </w:r>
        <w:r w:rsidRPr="003D6165">
          <w:rPr>
            <w:rFonts w:ascii="Times New Roman" w:hAnsi="Times New Roman" w:cs="B Nazanin"/>
            <w:sz w:val="24"/>
            <w:szCs w:val="28"/>
            <w:rtl/>
            <w:rPrChange w:id="26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70" w:author="Lenovo" w:date="2026-09-23T08:31:00Z">
              <w:rPr>
                <w:rFonts w:ascii="Times New Roman" w:hAnsi="Times New Roman" w:cs="B Nazanin" w:hint="cs"/>
                <w:sz w:val="24"/>
                <w:szCs w:val="28"/>
                <w:u w:val="single"/>
                <w:rtl/>
              </w:rPr>
            </w:rPrChange>
          </w:rPr>
          <w:t>حال،</w:t>
        </w:r>
        <w:r w:rsidRPr="003D6165">
          <w:rPr>
            <w:rFonts w:ascii="Times New Roman" w:hAnsi="Times New Roman" w:cs="B Nazanin"/>
            <w:sz w:val="24"/>
            <w:szCs w:val="28"/>
            <w:rtl/>
            <w:rPrChange w:id="27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72" w:author="Lenovo" w:date="2026-09-23T08:31:00Z">
              <w:rPr>
                <w:rFonts w:ascii="Times New Roman" w:hAnsi="Times New Roman" w:cs="B Nazanin" w:hint="cs"/>
                <w:sz w:val="24"/>
                <w:szCs w:val="28"/>
                <w:u w:val="single"/>
                <w:rtl/>
              </w:rPr>
            </w:rPrChange>
          </w:rPr>
          <w:t>مخاطرات</w:t>
        </w:r>
        <w:r w:rsidRPr="003D6165">
          <w:rPr>
            <w:rFonts w:ascii="Times New Roman" w:hAnsi="Times New Roman" w:cs="B Nazanin"/>
            <w:sz w:val="24"/>
            <w:szCs w:val="28"/>
            <w:rtl/>
            <w:rPrChange w:id="27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74" w:author="Lenovo" w:date="2026-09-23T08:31:00Z">
              <w:rPr>
                <w:rFonts w:ascii="Times New Roman" w:hAnsi="Times New Roman" w:cs="B Nazanin" w:hint="cs"/>
                <w:sz w:val="24"/>
                <w:szCs w:val="28"/>
                <w:u w:val="single"/>
                <w:rtl/>
              </w:rPr>
            </w:rPrChange>
          </w:rPr>
          <w:t>ایمنی</w:t>
        </w:r>
        <w:r w:rsidRPr="003D6165">
          <w:rPr>
            <w:rFonts w:ascii="Times New Roman" w:hAnsi="Times New Roman" w:cs="B Nazanin"/>
            <w:sz w:val="24"/>
            <w:szCs w:val="28"/>
            <w:rtl/>
            <w:rPrChange w:id="27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76" w:author="Lenovo" w:date="2026-09-23T08:31:00Z">
              <w:rPr>
                <w:rFonts w:ascii="Times New Roman" w:hAnsi="Times New Roman" w:cs="B Nazanin" w:hint="cs"/>
                <w:sz w:val="24"/>
                <w:szCs w:val="28"/>
                <w:u w:val="single"/>
                <w:rtl/>
              </w:rPr>
            </w:rPrChange>
          </w:rPr>
          <w:t>مرتبط</w:t>
        </w:r>
        <w:r w:rsidRPr="003D6165">
          <w:rPr>
            <w:rFonts w:ascii="Times New Roman" w:hAnsi="Times New Roman" w:cs="B Nazanin"/>
            <w:sz w:val="24"/>
            <w:szCs w:val="28"/>
            <w:rtl/>
            <w:rPrChange w:id="27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78" w:author="Lenovo" w:date="2026-09-23T08:31:00Z">
              <w:rPr>
                <w:rFonts w:ascii="Times New Roman" w:hAnsi="Times New Roman" w:cs="B Nazanin" w:hint="cs"/>
                <w:sz w:val="24"/>
                <w:szCs w:val="28"/>
                <w:u w:val="single"/>
                <w:rtl/>
              </w:rPr>
            </w:rPrChange>
          </w:rPr>
          <w:t>با</w:t>
        </w:r>
        <w:r w:rsidRPr="003D6165">
          <w:rPr>
            <w:rFonts w:ascii="Times New Roman" w:hAnsi="Times New Roman" w:cs="B Nazanin"/>
            <w:sz w:val="24"/>
            <w:szCs w:val="28"/>
            <w:rtl/>
            <w:rPrChange w:id="27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80" w:author="Lenovo" w:date="2026-09-23T08:31:00Z">
              <w:rPr>
                <w:rFonts w:ascii="Times New Roman" w:hAnsi="Times New Roman" w:cs="B Nazanin" w:hint="cs"/>
                <w:sz w:val="24"/>
                <w:szCs w:val="28"/>
                <w:u w:val="single"/>
                <w:rtl/>
              </w:rPr>
            </w:rPrChange>
          </w:rPr>
          <w:t>پروتئین‌های</w:t>
        </w:r>
        <w:r w:rsidRPr="003D6165">
          <w:rPr>
            <w:rFonts w:ascii="Times New Roman" w:hAnsi="Times New Roman" w:cs="B Nazanin"/>
            <w:sz w:val="24"/>
            <w:szCs w:val="28"/>
            <w:rtl/>
            <w:rPrChange w:id="28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82" w:author="Lenovo" w:date="2026-09-23T08:31:00Z">
              <w:rPr>
                <w:rFonts w:ascii="Times New Roman" w:hAnsi="Times New Roman" w:cs="B Nazanin" w:hint="cs"/>
                <w:sz w:val="24"/>
                <w:szCs w:val="28"/>
                <w:u w:val="single"/>
                <w:rtl/>
              </w:rPr>
            </w:rPrChange>
          </w:rPr>
          <w:t>کامل</w:t>
        </w:r>
        <w:r w:rsidRPr="003D6165">
          <w:rPr>
            <w:rFonts w:ascii="Times New Roman" w:hAnsi="Times New Roman" w:cs="B Nazanin"/>
            <w:sz w:val="24"/>
            <w:szCs w:val="28"/>
            <w:rtl/>
            <w:rPrChange w:id="28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84" w:author="Lenovo" w:date="2026-09-23T08:31:00Z">
              <w:rPr>
                <w:rFonts w:ascii="Times New Roman" w:hAnsi="Times New Roman" w:cs="B Nazanin" w:hint="cs"/>
                <w:sz w:val="24"/>
                <w:szCs w:val="28"/>
                <w:u w:val="single"/>
                <w:rtl/>
              </w:rPr>
            </w:rPrChange>
          </w:rPr>
          <w:t>یا</w:t>
        </w:r>
        <w:r w:rsidRPr="003D6165">
          <w:rPr>
            <w:rFonts w:ascii="Times New Roman" w:hAnsi="Times New Roman" w:cs="B Nazanin"/>
            <w:sz w:val="24"/>
            <w:szCs w:val="28"/>
            <w:rtl/>
            <w:rPrChange w:id="28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86" w:author="Lenovo" w:date="2026-09-23T08:31:00Z">
              <w:rPr>
                <w:rFonts w:ascii="Times New Roman" w:hAnsi="Times New Roman" w:cs="B Nazanin" w:hint="cs"/>
                <w:sz w:val="24"/>
                <w:szCs w:val="28"/>
                <w:u w:val="single"/>
                <w:rtl/>
              </w:rPr>
            </w:rPrChange>
          </w:rPr>
          <w:t>اجزای</w:t>
        </w:r>
        <w:r w:rsidRPr="003D6165">
          <w:rPr>
            <w:rFonts w:ascii="Times New Roman" w:hAnsi="Times New Roman" w:cs="B Nazanin"/>
            <w:sz w:val="24"/>
            <w:szCs w:val="28"/>
            <w:rtl/>
            <w:rPrChange w:id="28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88" w:author="Lenovo" w:date="2026-09-23T08:31:00Z">
              <w:rPr>
                <w:rFonts w:ascii="Times New Roman" w:hAnsi="Times New Roman" w:cs="B Nazanin" w:hint="cs"/>
                <w:sz w:val="24"/>
                <w:szCs w:val="28"/>
                <w:u w:val="single"/>
                <w:rtl/>
              </w:rPr>
            </w:rPrChange>
          </w:rPr>
          <w:t>سمی</w:t>
        </w:r>
        <w:r w:rsidRPr="003D6165">
          <w:rPr>
            <w:rFonts w:ascii="Times New Roman" w:hAnsi="Times New Roman" w:cs="B Nazanin"/>
            <w:sz w:val="24"/>
            <w:szCs w:val="28"/>
            <w:rtl/>
            <w:rPrChange w:id="28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90" w:author="Lenovo" w:date="2026-09-23T08:31:00Z">
              <w:rPr>
                <w:rFonts w:ascii="Times New Roman" w:hAnsi="Times New Roman" w:cs="B Nazanin" w:hint="cs"/>
                <w:sz w:val="24"/>
                <w:szCs w:val="28"/>
                <w:u w:val="single"/>
                <w:rtl/>
              </w:rPr>
            </w:rPrChange>
          </w:rPr>
          <w:t>ویروس</w:t>
        </w:r>
        <w:r w:rsidRPr="003D6165">
          <w:rPr>
            <w:rFonts w:ascii="Times New Roman" w:hAnsi="Times New Roman" w:cs="B Nazanin"/>
            <w:sz w:val="24"/>
            <w:szCs w:val="28"/>
            <w:rtl/>
            <w:rPrChange w:id="29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92" w:author="Lenovo" w:date="2026-09-23T08:31:00Z">
              <w:rPr>
                <w:rFonts w:ascii="Times New Roman" w:hAnsi="Times New Roman" w:cs="B Nazanin" w:hint="cs"/>
                <w:sz w:val="24"/>
                <w:szCs w:val="28"/>
                <w:u w:val="single"/>
                <w:rtl/>
              </w:rPr>
            </w:rPrChange>
          </w:rPr>
          <w:t>کاهش</w:t>
        </w:r>
        <w:r w:rsidRPr="003D6165">
          <w:rPr>
            <w:rFonts w:ascii="Times New Roman" w:hAnsi="Times New Roman" w:cs="B Nazanin"/>
            <w:sz w:val="24"/>
            <w:szCs w:val="28"/>
            <w:rtl/>
            <w:rPrChange w:id="29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94" w:author="Lenovo" w:date="2026-09-23T08:31:00Z">
              <w:rPr>
                <w:rFonts w:ascii="Times New Roman" w:hAnsi="Times New Roman" w:cs="B Nazanin" w:hint="cs"/>
                <w:sz w:val="24"/>
                <w:szCs w:val="28"/>
                <w:u w:val="single"/>
                <w:rtl/>
              </w:rPr>
            </w:rPrChange>
          </w:rPr>
          <w:t>یابد</w:t>
        </w:r>
        <w:r w:rsidRPr="003D6165">
          <w:rPr>
            <w:rFonts w:ascii="Times New Roman" w:hAnsi="Times New Roman" w:cs="B Nazanin"/>
            <w:sz w:val="24"/>
            <w:szCs w:val="28"/>
            <w:rtl/>
            <w:rPrChange w:id="29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96" w:author="Lenovo" w:date="2026-09-23T08:31:00Z">
              <w:rPr>
                <w:rFonts w:ascii="Times New Roman" w:hAnsi="Times New Roman" w:cs="B Nazanin" w:hint="cs"/>
                <w:sz w:val="24"/>
                <w:szCs w:val="28"/>
                <w:u w:val="single"/>
                <w:rtl/>
              </w:rPr>
            </w:rPrChange>
          </w:rPr>
          <w:t>چنین</w:t>
        </w:r>
        <w:r w:rsidRPr="003D6165">
          <w:rPr>
            <w:rFonts w:ascii="Times New Roman" w:hAnsi="Times New Roman" w:cs="B Nazanin"/>
            <w:sz w:val="24"/>
            <w:szCs w:val="28"/>
            <w:rtl/>
            <w:rPrChange w:id="29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298" w:author="Lenovo" w:date="2026-09-23T08:31:00Z">
              <w:rPr>
                <w:rFonts w:ascii="Times New Roman" w:hAnsi="Times New Roman" w:cs="B Nazanin" w:hint="cs"/>
                <w:sz w:val="24"/>
                <w:szCs w:val="28"/>
                <w:u w:val="single"/>
                <w:rtl/>
              </w:rPr>
            </w:rPrChange>
          </w:rPr>
          <w:t>رویکردی</w:t>
        </w:r>
        <w:r w:rsidRPr="003D6165">
          <w:rPr>
            <w:rFonts w:ascii="Times New Roman" w:hAnsi="Times New Roman" w:cs="B Nazanin"/>
            <w:sz w:val="24"/>
            <w:szCs w:val="28"/>
            <w:rtl/>
            <w:rPrChange w:id="29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00" w:author="Lenovo" w:date="2026-09-23T08:31:00Z">
              <w:rPr>
                <w:rFonts w:ascii="Times New Roman" w:hAnsi="Times New Roman" w:cs="B Nazanin" w:hint="cs"/>
                <w:sz w:val="24"/>
                <w:szCs w:val="28"/>
                <w:u w:val="single"/>
                <w:rtl/>
              </w:rPr>
            </w:rPrChange>
          </w:rPr>
          <w:t>کاملاً</w:t>
        </w:r>
        <w:r w:rsidRPr="003D6165">
          <w:rPr>
            <w:rFonts w:ascii="Times New Roman" w:hAnsi="Times New Roman" w:cs="B Nazanin"/>
            <w:sz w:val="24"/>
            <w:szCs w:val="28"/>
            <w:rtl/>
            <w:rPrChange w:id="30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02" w:author="Lenovo" w:date="2026-09-23T08:31:00Z">
              <w:rPr>
                <w:rFonts w:ascii="Times New Roman" w:hAnsi="Times New Roman" w:cs="B Nazanin" w:hint="cs"/>
                <w:sz w:val="24"/>
                <w:szCs w:val="28"/>
                <w:u w:val="single"/>
                <w:rtl/>
              </w:rPr>
            </w:rPrChange>
          </w:rPr>
          <w:t>با</w:t>
        </w:r>
        <w:r w:rsidRPr="003D6165">
          <w:rPr>
            <w:rFonts w:ascii="Times New Roman" w:hAnsi="Times New Roman" w:cs="B Nazanin"/>
            <w:sz w:val="24"/>
            <w:szCs w:val="28"/>
            <w:rtl/>
            <w:rPrChange w:id="30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04" w:author="Lenovo" w:date="2026-09-23T08:31:00Z">
              <w:rPr>
                <w:rFonts w:ascii="Times New Roman" w:hAnsi="Times New Roman" w:cs="B Nazanin" w:hint="cs"/>
                <w:sz w:val="24"/>
                <w:szCs w:val="28"/>
                <w:u w:val="single"/>
                <w:rtl/>
              </w:rPr>
            </w:rPrChange>
          </w:rPr>
          <w:t>مسیر</w:t>
        </w:r>
        <w:r w:rsidRPr="003D6165">
          <w:rPr>
            <w:rFonts w:ascii="Times New Roman" w:hAnsi="Times New Roman" w:cs="B Nazanin"/>
            <w:sz w:val="24"/>
            <w:szCs w:val="28"/>
            <w:rtl/>
            <w:rPrChange w:id="30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06" w:author="Lenovo" w:date="2026-09-23T08:31:00Z">
              <w:rPr>
                <w:rFonts w:ascii="Times New Roman" w:hAnsi="Times New Roman" w:cs="B Nazanin" w:hint="cs"/>
                <w:sz w:val="24"/>
                <w:szCs w:val="28"/>
                <w:u w:val="single"/>
                <w:rtl/>
              </w:rPr>
            </w:rPrChange>
          </w:rPr>
          <w:t>کلی</w:t>
        </w:r>
        <w:r w:rsidRPr="003D6165">
          <w:rPr>
            <w:rFonts w:ascii="Times New Roman" w:hAnsi="Times New Roman" w:cs="B Nazanin"/>
            <w:sz w:val="24"/>
            <w:szCs w:val="28"/>
            <w:rtl/>
            <w:rPrChange w:id="30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08" w:author="Lenovo" w:date="2026-09-23T08:31:00Z">
              <w:rPr>
                <w:rFonts w:ascii="Times New Roman" w:hAnsi="Times New Roman" w:cs="B Nazanin" w:hint="cs"/>
                <w:sz w:val="24"/>
                <w:szCs w:val="28"/>
                <w:u w:val="single"/>
                <w:rtl/>
              </w:rPr>
            </w:rPrChange>
          </w:rPr>
          <w:t>پژوهش‌های</w:t>
        </w:r>
        <w:r w:rsidRPr="003D6165">
          <w:rPr>
            <w:rFonts w:ascii="Times New Roman" w:hAnsi="Times New Roman" w:cs="B Nazanin"/>
            <w:sz w:val="24"/>
            <w:szCs w:val="28"/>
            <w:rtl/>
            <w:rPrChange w:id="30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10" w:author="Lenovo" w:date="2026-09-23T08:31:00Z">
              <w:rPr>
                <w:rFonts w:ascii="Times New Roman" w:hAnsi="Times New Roman" w:cs="B Nazanin" w:hint="cs"/>
                <w:sz w:val="24"/>
                <w:szCs w:val="28"/>
                <w:u w:val="single"/>
                <w:rtl/>
              </w:rPr>
            </w:rPrChange>
          </w:rPr>
          <w:t>اخیر</w:t>
        </w:r>
        <w:r w:rsidRPr="003D6165">
          <w:rPr>
            <w:rFonts w:ascii="Times New Roman" w:hAnsi="Times New Roman" w:cs="B Nazanin"/>
            <w:sz w:val="24"/>
            <w:szCs w:val="28"/>
            <w:rtl/>
            <w:rPrChange w:id="31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12" w:author="Lenovo" w:date="2026-09-23T08:31:00Z">
              <w:rPr>
                <w:rFonts w:ascii="Times New Roman" w:hAnsi="Times New Roman" w:cs="B Nazanin" w:hint="cs"/>
                <w:sz w:val="24"/>
                <w:szCs w:val="28"/>
                <w:u w:val="single"/>
                <w:rtl/>
              </w:rPr>
            </w:rPrChange>
          </w:rPr>
          <w:t>در</w:t>
        </w:r>
        <w:r w:rsidRPr="003D6165">
          <w:rPr>
            <w:rFonts w:ascii="Times New Roman" w:hAnsi="Times New Roman" w:cs="B Nazanin"/>
            <w:sz w:val="24"/>
            <w:szCs w:val="28"/>
            <w:rtl/>
            <w:rPrChange w:id="31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14" w:author="Lenovo" w:date="2026-09-23T08:31:00Z">
              <w:rPr>
                <w:rFonts w:ascii="Times New Roman" w:hAnsi="Times New Roman" w:cs="B Nazanin" w:hint="cs"/>
                <w:sz w:val="24"/>
                <w:szCs w:val="28"/>
                <w:u w:val="single"/>
                <w:rtl/>
              </w:rPr>
            </w:rPrChange>
          </w:rPr>
          <w:t>حوزه</w:t>
        </w:r>
        <w:r w:rsidRPr="003D6165">
          <w:rPr>
            <w:rFonts w:ascii="Times New Roman" w:hAnsi="Times New Roman" w:cs="B Nazanin"/>
            <w:sz w:val="24"/>
            <w:szCs w:val="28"/>
            <w:rtl/>
            <w:rPrChange w:id="31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16" w:author="Lenovo" w:date="2026-09-23T08:31:00Z">
              <w:rPr>
                <w:rFonts w:ascii="Times New Roman" w:hAnsi="Times New Roman" w:cs="B Nazanin" w:hint="cs"/>
                <w:sz w:val="24"/>
                <w:szCs w:val="28"/>
                <w:u w:val="single"/>
                <w:rtl/>
              </w:rPr>
            </w:rPrChange>
          </w:rPr>
          <w:t>واکسن‌های</w:t>
        </w:r>
        <w:r w:rsidRPr="003D6165">
          <w:rPr>
            <w:rFonts w:ascii="Times New Roman" w:hAnsi="Times New Roman" w:cs="B Nazanin"/>
            <w:sz w:val="24"/>
            <w:szCs w:val="28"/>
            <w:rtl/>
            <w:rPrChange w:id="31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18" w:author="Lenovo" w:date="2026-09-23T08:31:00Z">
              <w:rPr>
                <w:rFonts w:ascii="Times New Roman" w:hAnsi="Times New Roman" w:cs="B Nazanin" w:hint="cs"/>
                <w:sz w:val="24"/>
                <w:szCs w:val="28"/>
                <w:u w:val="single"/>
                <w:rtl/>
              </w:rPr>
            </w:rPrChange>
          </w:rPr>
          <w:t>فلاوی‌ویروسی</w:t>
        </w:r>
        <w:r w:rsidRPr="003D6165">
          <w:rPr>
            <w:rFonts w:ascii="Times New Roman" w:hAnsi="Times New Roman" w:cs="B Nazanin"/>
            <w:sz w:val="24"/>
            <w:szCs w:val="28"/>
            <w:rtl/>
            <w:rPrChange w:id="31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20" w:author="Lenovo" w:date="2026-09-23T08:31:00Z">
              <w:rPr>
                <w:rFonts w:ascii="Times New Roman" w:hAnsi="Times New Roman" w:cs="B Nazanin" w:hint="cs"/>
                <w:sz w:val="24"/>
                <w:szCs w:val="28"/>
                <w:u w:val="single"/>
                <w:rtl/>
              </w:rPr>
            </w:rPrChange>
          </w:rPr>
          <w:t>همخوانی</w:t>
        </w:r>
        <w:r w:rsidRPr="003D6165">
          <w:rPr>
            <w:rFonts w:ascii="Times New Roman" w:hAnsi="Times New Roman" w:cs="B Nazanin"/>
            <w:sz w:val="24"/>
            <w:szCs w:val="28"/>
            <w:rtl/>
            <w:rPrChange w:id="32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22" w:author="Lenovo" w:date="2026-09-23T08:31:00Z">
              <w:rPr>
                <w:rFonts w:ascii="Times New Roman" w:hAnsi="Times New Roman" w:cs="B Nazanin" w:hint="cs"/>
                <w:sz w:val="24"/>
                <w:szCs w:val="28"/>
                <w:u w:val="single"/>
                <w:rtl/>
              </w:rPr>
            </w:rPrChange>
          </w:rPr>
          <w:t>دارد؛</w:t>
        </w:r>
        <w:r w:rsidRPr="003D6165">
          <w:rPr>
            <w:rFonts w:ascii="Times New Roman" w:hAnsi="Times New Roman" w:cs="B Nazanin"/>
            <w:sz w:val="24"/>
            <w:szCs w:val="28"/>
            <w:rtl/>
            <w:rPrChange w:id="32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24" w:author="Lenovo" w:date="2026-09-23T08:31:00Z">
              <w:rPr>
                <w:rFonts w:ascii="Times New Roman" w:hAnsi="Times New Roman" w:cs="B Nazanin" w:hint="cs"/>
                <w:sz w:val="24"/>
                <w:szCs w:val="28"/>
                <w:u w:val="single"/>
                <w:rtl/>
              </w:rPr>
            </w:rPrChange>
          </w:rPr>
          <w:t>به‌گونه‌ای</w:t>
        </w:r>
        <w:r w:rsidRPr="003D6165">
          <w:rPr>
            <w:rFonts w:ascii="Times New Roman" w:hAnsi="Times New Roman" w:cs="B Nazanin"/>
            <w:sz w:val="24"/>
            <w:szCs w:val="28"/>
            <w:rtl/>
            <w:rPrChange w:id="32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26" w:author="Lenovo" w:date="2026-09-23T08:31:00Z">
              <w:rPr>
                <w:rFonts w:ascii="Times New Roman" w:hAnsi="Times New Roman" w:cs="B Nazanin" w:hint="cs"/>
                <w:sz w:val="24"/>
                <w:szCs w:val="28"/>
                <w:u w:val="single"/>
                <w:rtl/>
              </w:rPr>
            </w:rPrChange>
          </w:rPr>
          <w:t>که</w:t>
        </w:r>
        <w:r w:rsidRPr="003D6165">
          <w:rPr>
            <w:rFonts w:ascii="Times New Roman" w:hAnsi="Times New Roman" w:cs="B Nazanin"/>
            <w:sz w:val="24"/>
            <w:szCs w:val="28"/>
            <w:rtl/>
            <w:rPrChange w:id="32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28" w:author="Lenovo" w:date="2026-09-23T08:31:00Z">
              <w:rPr>
                <w:rFonts w:ascii="Times New Roman" w:hAnsi="Times New Roman" w:cs="B Nazanin" w:hint="cs"/>
                <w:sz w:val="24"/>
                <w:szCs w:val="28"/>
                <w:u w:val="single"/>
                <w:rtl/>
              </w:rPr>
            </w:rPrChange>
          </w:rPr>
          <w:t>در</w:t>
        </w:r>
        <w:r w:rsidRPr="003D6165">
          <w:rPr>
            <w:rFonts w:ascii="Times New Roman" w:hAnsi="Times New Roman" w:cs="B Nazanin"/>
            <w:sz w:val="24"/>
            <w:szCs w:val="28"/>
            <w:rtl/>
            <w:rPrChange w:id="32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30" w:author="Lenovo" w:date="2026-09-23T08:31:00Z">
              <w:rPr>
                <w:rFonts w:ascii="Times New Roman" w:hAnsi="Times New Roman" w:cs="B Nazanin" w:hint="cs"/>
                <w:sz w:val="24"/>
                <w:szCs w:val="28"/>
                <w:u w:val="single"/>
                <w:rtl/>
              </w:rPr>
            </w:rPrChange>
          </w:rPr>
          <w:t>سال‌های</w:t>
        </w:r>
        <w:r w:rsidRPr="003D6165">
          <w:rPr>
            <w:rFonts w:ascii="Times New Roman" w:hAnsi="Times New Roman" w:cs="B Nazanin"/>
            <w:sz w:val="24"/>
            <w:szCs w:val="28"/>
            <w:rtl/>
            <w:rPrChange w:id="33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32" w:author="Lenovo" w:date="2026-09-23T08:31:00Z">
              <w:rPr>
                <w:rFonts w:ascii="Times New Roman" w:hAnsi="Times New Roman" w:cs="B Nazanin" w:hint="cs"/>
                <w:sz w:val="24"/>
                <w:szCs w:val="28"/>
                <w:u w:val="single"/>
                <w:rtl/>
              </w:rPr>
            </w:rPrChange>
          </w:rPr>
          <w:t>گذشته،</w:t>
        </w:r>
        <w:r w:rsidRPr="003D6165">
          <w:rPr>
            <w:rFonts w:ascii="Times New Roman" w:hAnsi="Times New Roman" w:cs="B Nazanin"/>
            <w:sz w:val="24"/>
            <w:szCs w:val="28"/>
            <w:rtl/>
            <w:rPrChange w:id="33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34" w:author="Lenovo" w:date="2026-09-23T08:31:00Z">
              <w:rPr>
                <w:rFonts w:ascii="Times New Roman" w:hAnsi="Times New Roman" w:cs="B Nazanin" w:hint="cs"/>
                <w:sz w:val="24"/>
                <w:szCs w:val="28"/>
                <w:u w:val="single"/>
                <w:rtl/>
              </w:rPr>
            </w:rPrChange>
          </w:rPr>
          <w:t>طراحی</w:t>
        </w:r>
        <w:r w:rsidRPr="003D6165">
          <w:rPr>
            <w:rFonts w:ascii="Times New Roman" w:hAnsi="Times New Roman" w:cs="B Nazanin"/>
            <w:sz w:val="24"/>
            <w:szCs w:val="28"/>
            <w:rtl/>
            <w:rPrChange w:id="33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36" w:author="Lenovo" w:date="2026-09-23T08:31:00Z">
              <w:rPr>
                <w:rFonts w:ascii="Times New Roman" w:hAnsi="Times New Roman" w:cs="B Nazanin" w:hint="cs"/>
                <w:sz w:val="24"/>
                <w:szCs w:val="28"/>
                <w:u w:val="single"/>
                <w:rtl/>
              </w:rPr>
            </w:rPrChange>
          </w:rPr>
          <w:t>و</w:t>
        </w:r>
        <w:r w:rsidRPr="003D6165">
          <w:rPr>
            <w:rFonts w:ascii="Times New Roman" w:hAnsi="Times New Roman" w:cs="B Nazanin"/>
            <w:sz w:val="24"/>
            <w:szCs w:val="28"/>
            <w:rtl/>
            <w:rPrChange w:id="33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38" w:author="Lenovo" w:date="2026-09-23T08:31:00Z">
              <w:rPr>
                <w:rFonts w:ascii="Times New Roman" w:hAnsi="Times New Roman" w:cs="B Nazanin" w:hint="cs"/>
                <w:sz w:val="24"/>
                <w:szCs w:val="28"/>
                <w:u w:val="single"/>
                <w:rtl/>
              </w:rPr>
            </w:rPrChange>
          </w:rPr>
          <w:t>ارزیابی</w:t>
        </w:r>
        <w:r w:rsidRPr="003D6165">
          <w:rPr>
            <w:rFonts w:ascii="Times New Roman" w:hAnsi="Times New Roman" w:cs="B Nazanin"/>
            <w:sz w:val="24"/>
            <w:szCs w:val="28"/>
            <w:rtl/>
            <w:rPrChange w:id="33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40" w:author="Lenovo" w:date="2026-09-23T08:31:00Z">
              <w:rPr>
                <w:rFonts w:ascii="Times New Roman" w:hAnsi="Times New Roman" w:cs="B Nazanin" w:hint="cs"/>
                <w:sz w:val="24"/>
                <w:szCs w:val="28"/>
                <w:u w:val="single"/>
                <w:rtl/>
              </w:rPr>
            </w:rPrChange>
          </w:rPr>
          <w:t>واکسن‌های</w:t>
        </w:r>
        <w:r w:rsidRPr="003D6165">
          <w:rPr>
            <w:rFonts w:ascii="Times New Roman" w:hAnsi="Times New Roman" w:cs="B Nazanin"/>
            <w:sz w:val="24"/>
            <w:szCs w:val="28"/>
            <w:rtl/>
            <w:rPrChange w:id="34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42" w:author="Lenovo" w:date="2026-09-23T08:31:00Z">
              <w:rPr>
                <w:rFonts w:ascii="Times New Roman" w:hAnsi="Times New Roman" w:cs="B Nazanin" w:hint="cs"/>
                <w:sz w:val="24"/>
                <w:szCs w:val="28"/>
                <w:u w:val="single"/>
                <w:rtl/>
              </w:rPr>
            </w:rPrChange>
          </w:rPr>
          <w:t>چنداپی‌توپی</w:t>
        </w:r>
        <w:r w:rsidRPr="003D6165">
          <w:rPr>
            <w:rFonts w:ascii="Times New Roman" w:hAnsi="Times New Roman" w:cs="B Nazanin"/>
            <w:sz w:val="24"/>
            <w:szCs w:val="28"/>
            <w:rtl/>
            <w:rPrChange w:id="34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44" w:author="Lenovo" w:date="2026-09-23T08:31:00Z">
              <w:rPr>
                <w:rFonts w:ascii="Times New Roman" w:hAnsi="Times New Roman" w:cs="B Nazanin" w:hint="cs"/>
                <w:sz w:val="24"/>
                <w:szCs w:val="28"/>
                <w:u w:val="single"/>
                <w:rtl/>
              </w:rPr>
            </w:rPrChange>
          </w:rPr>
          <w:t>برای</w:t>
        </w:r>
        <w:r w:rsidRPr="003D6165">
          <w:rPr>
            <w:rFonts w:ascii="Times New Roman" w:hAnsi="Times New Roman" w:cs="B Nazanin"/>
            <w:sz w:val="24"/>
            <w:szCs w:val="28"/>
            <w:rtl/>
            <w:rPrChange w:id="34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46" w:author="Lenovo" w:date="2026-09-23T08:31:00Z">
              <w:rPr>
                <w:rFonts w:ascii="Times New Roman" w:hAnsi="Times New Roman" w:cs="B Nazanin" w:hint="cs"/>
                <w:sz w:val="24"/>
                <w:szCs w:val="28"/>
                <w:u w:val="single"/>
                <w:rtl/>
              </w:rPr>
            </w:rPrChange>
          </w:rPr>
          <w:t>ویروس‌هایی</w:t>
        </w:r>
        <w:r w:rsidRPr="003D6165">
          <w:rPr>
            <w:rFonts w:ascii="Times New Roman" w:hAnsi="Times New Roman" w:cs="B Nazanin"/>
            <w:sz w:val="24"/>
            <w:szCs w:val="28"/>
            <w:rtl/>
            <w:rPrChange w:id="34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48" w:author="Lenovo" w:date="2026-09-23T08:31:00Z">
              <w:rPr>
                <w:rFonts w:ascii="Times New Roman" w:hAnsi="Times New Roman" w:cs="B Nazanin" w:hint="cs"/>
                <w:sz w:val="24"/>
                <w:szCs w:val="28"/>
                <w:u w:val="single"/>
                <w:rtl/>
              </w:rPr>
            </w:rPrChange>
          </w:rPr>
          <w:t>مانند</w:t>
        </w:r>
        <w:r w:rsidRPr="003D6165">
          <w:rPr>
            <w:rFonts w:ascii="Times New Roman" w:hAnsi="Times New Roman" w:cs="B Nazanin"/>
            <w:sz w:val="24"/>
            <w:szCs w:val="28"/>
            <w:rtl/>
            <w:rPrChange w:id="34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50" w:author="Lenovo" w:date="2026-09-23T08:31:00Z">
              <w:rPr>
                <w:rFonts w:ascii="Times New Roman" w:hAnsi="Times New Roman" w:cs="B Nazanin" w:hint="cs"/>
                <w:sz w:val="24"/>
                <w:szCs w:val="28"/>
                <w:u w:val="single"/>
                <w:rtl/>
              </w:rPr>
            </w:rPrChange>
          </w:rPr>
          <w:t>دنگی،</w:t>
        </w:r>
        <w:r w:rsidRPr="003D6165">
          <w:rPr>
            <w:rFonts w:ascii="Times New Roman" w:hAnsi="Times New Roman" w:cs="B Nazanin"/>
            <w:sz w:val="24"/>
            <w:szCs w:val="28"/>
            <w:rtl/>
            <w:rPrChange w:id="35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52" w:author="Lenovo" w:date="2026-09-23T08:31:00Z">
              <w:rPr>
                <w:rFonts w:ascii="Times New Roman" w:hAnsi="Times New Roman" w:cs="B Nazanin" w:hint="cs"/>
                <w:sz w:val="24"/>
                <w:szCs w:val="28"/>
                <w:u w:val="single"/>
                <w:rtl/>
              </w:rPr>
            </w:rPrChange>
          </w:rPr>
          <w:t>زیکا</w:t>
        </w:r>
        <w:r w:rsidRPr="003D6165">
          <w:rPr>
            <w:rFonts w:ascii="Times New Roman" w:hAnsi="Times New Roman" w:cs="B Nazanin"/>
            <w:sz w:val="24"/>
            <w:szCs w:val="28"/>
            <w:rtl/>
            <w:rPrChange w:id="35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54" w:author="Lenovo" w:date="2026-09-23T08:31:00Z">
              <w:rPr>
                <w:rFonts w:ascii="Times New Roman" w:hAnsi="Times New Roman" w:cs="B Nazanin" w:hint="cs"/>
                <w:sz w:val="24"/>
                <w:szCs w:val="28"/>
                <w:u w:val="single"/>
                <w:rtl/>
              </w:rPr>
            </w:rPrChange>
          </w:rPr>
          <w:t>و</w:t>
        </w:r>
        <w:r w:rsidRPr="003D6165">
          <w:rPr>
            <w:rFonts w:ascii="Times New Roman" w:hAnsi="Times New Roman" w:cs="B Nazanin"/>
            <w:sz w:val="24"/>
            <w:szCs w:val="28"/>
            <w:rtl/>
            <w:rPrChange w:id="35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56" w:author="Lenovo" w:date="2026-09-23T08:31:00Z">
              <w:rPr>
                <w:rFonts w:ascii="Times New Roman" w:hAnsi="Times New Roman" w:cs="B Nazanin" w:hint="cs"/>
                <w:sz w:val="24"/>
                <w:szCs w:val="28"/>
                <w:u w:val="single"/>
                <w:rtl/>
              </w:rPr>
            </w:rPrChange>
          </w:rPr>
          <w:t>انسفالیت</w:t>
        </w:r>
        <w:r w:rsidRPr="003D6165">
          <w:rPr>
            <w:rFonts w:ascii="Times New Roman" w:hAnsi="Times New Roman" w:cs="B Nazanin"/>
            <w:sz w:val="24"/>
            <w:szCs w:val="28"/>
            <w:rtl/>
            <w:rPrChange w:id="35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58" w:author="Lenovo" w:date="2026-09-23T08:31:00Z">
              <w:rPr>
                <w:rFonts w:ascii="Times New Roman" w:hAnsi="Times New Roman" w:cs="B Nazanin" w:hint="cs"/>
                <w:sz w:val="24"/>
                <w:szCs w:val="28"/>
                <w:u w:val="single"/>
                <w:rtl/>
              </w:rPr>
            </w:rPrChange>
          </w:rPr>
          <w:t>ژاپنی</w:t>
        </w:r>
        <w:r w:rsidRPr="003D6165">
          <w:rPr>
            <w:rFonts w:ascii="Times New Roman" w:hAnsi="Times New Roman" w:cs="B Nazanin"/>
            <w:sz w:val="24"/>
            <w:szCs w:val="28"/>
            <w:rtl/>
            <w:rPrChange w:id="35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60" w:author="Lenovo" w:date="2026-09-23T08:31:00Z">
              <w:rPr>
                <w:rFonts w:ascii="Times New Roman" w:hAnsi="Times New Roman" w:cs="B Nazanin" w:hint="cs"/>
                <w:sz w:val="24"/>
                <w:szCs w:val="28"/>
                <w:u w:val="single"/>
                <w:rtl/>
              </w:rPr>
            </w:rPrChange>
          </w:rPr>
          <w:t>به‌عنوان</w:t>
        </w:r>
        <w:r w:rsidRPr="003D6165">
          <w:rPr>
            <w:rFonts w:ascii="Times New Roman" w:hAnsi="Times New Roman" w:cs="B Nazanin"/>
            <w:sz w:val="24"/>
            <w:szCs w:val="28"/>
            <w:rtl/>
            <w:rPrChange w:id="36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62" w:author="Lenovo" w:date="2026-09-23T08:31:00Z">
              <w:rPr>
                <w:rFonts w:ascii="Times New Roman" w:hAnsi="Times New Roman" w:cs="B Nazanin" w:hint="cs"/>
                <w:sz w:val="24"/>
                <w:szCs w:val="28"/>
                <w:u w:val="single"/>
                <w:rtl/>
              </w:rPr>
            </w:rPrChange>
          </w:rPr>
          <w:t>یکی</w:t>
        </w:r>
        <w:r w:rsidRPr="003D6165">
          <w:rPr>
            <w:rFonts w:ascii="Times New Roman" w:hAnsi="Times New Roman" w:cs="B Nazanin"/>
            <w:sz w:val="24"/>
            <w:szCs w:val="28"/>
            <w:rtl/>
            <w:rPrChange w:id="36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64" w:author="Lenovo" w:date="2026-09-23T08:31:00Z">
              <w:rPr>
                <w:rFonts w:ascii="Times New Roman" w:hAnsi="Times New Roman" w:cs="B Nazanin" w:hint="cs"/>
                <w:sz w:val="24"/>
                <w:szCs w:val="28"/>
                <w:u w:val="single"/>
                <w:rtl/>
              </w:rPr>
            </w:rPrChange>
          </w:rPr>
          <w:t>از</w:t>
        </w:r>
        <w:r w:rsidRPr="003D6165">
          <w:rPr>
            <w:rFonts w:ascii="Times New Roman" w:hAnsi="Times New Roman" w:cs="B Nazanin"/>
            <w:sz w:val="24"/>
            <w:szCs w:val="28"/>
            <w:rtl/>
            <w:rPrChange w:id="36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66" w:author="Lenovo" w:date="2026-09-23T08:31:00Z">
              <w:rPr>
                <w:rFonts w:ascii="Times New Roman" w:hAnsi="Times New Roman" w:cs="B Nazanin" w:hint="cs"/>
                <w:sz w:val="24"/>
                <w:szCs w:val="28"/>
                <w:u w:val="single"/>
                <w:rtl/>
              </w:rPr>
            </w:rPrChange>
          </w:rPr>
          <w:t>راهبردهای</w:t>
        </w:r>
        <w:r w:rsidRPr="003D6165">
          <w:rPr>
            <w:rFonts w:ascii="Times New Roman" w:hAnsi="Times New Roman" w:cs="B Nazanin"/>
            <w:sz w:val="24"/>
            <w:szCs w:val="28"/>
            <w:rtl/>
            <w:rPrChange w:id="36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68" w:author="Lenovo" w:date="2026-09-23T08:31:00Z">
              <w:rPr>
                <w:rFonts w:ascii="Times New Roman" w:hAnsi="Times New Roman" w:cs="B Nazanin" w:hint="cs"/>
                <w:sz w:val="24"/>
                <w:szCs w:val="28"/>
                <w:u w:val="single"/>
                <w:rtl/>
              </w:rPr>
            </w:rPrChange>
          </w:rPr>
          <w:t>موفق</w:t>
        </w:r>
        <w:r w:rsidRPr="003D6165">
          <w:rPr>
            <w:rFonts w:ascii="Times New Roman" w:hAnsi="Times New Roman" w:cs="B Nazanin"/>
            <w:sz w:val="24"/>
            <w:szCs w:val="28"/>
            <w:rtl/>
            <w:rPrChange w:id="36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70" w:author="Lenovo" w:date="2026-09-23T08:31:00Z">
              <w:rPr>
                <w:rFonts w:ascii="Times New Roman" w:hAnsi="Times New Roman" w:cs="B Nazanin" w:hint="cs"/>
                <w:sz w:val="24"/>
                <w:szCs w:val="28"/>
                <w:u w:val="single"/>
                <w:rtl/>
              </w:rPr>
            </w:rPrChange>
          </w:rPr>
          <w:t>و</w:t>
        </w:r>
        <w:r w:rsidRPr="003D6165">
          <w:rPr>
            <w:rFonts w:ascii="Times New Roman" w:hAnsi="Times New Roman" w:cs="B Nazanin"/>
            <w:sz w:val="24"/>
            <w:szCs w:val="28"/>
            <w:rtl/>
            <w:rPrChange w:id="37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72" w:author="Lenovo" w:date="2026-09-23T08:31:00Z">
              <w:rPr>
                <w:rFonts w:ascii="Times New Roman" w:hAnsi="Times New Roman" w:cs="B Nazanin" w:hint="cs"/>
                <w:sz w:val="24"/>
                <w:szCs w:val="28"/>
                <w:u w:val="single"/>
                <w:rtl/>
              </w:rPr>
            </w:rPrChange>
          </w:rPr>
          <w:t>جایگزین</w:t>
        </w:r>
        <w:r w:rsidRPr="003D6165">
          <w:rPr>
            <w:rFonts w:ascii="Times New Roman" w:hAnsi="Times New Roman" w:cs="B Nazanin"/>
            <w:sz w:val="24"/>
            <w:szCs w:val="28"/>
            <w:rtl/>
            <w:rPrChange w:id="37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74" w:author="Lenovo" w:date="2026-09-23T08:31:00Z">
              <w:rPr>
                <w:rFonts w:ascii="Times New Roman" w:hAnsi="Times New Roman" w:cs="B Nazanin" w:hint="cs"/>
                <w:sz w:val="24"/>
                <w:szCs w:val="28"/>
                <w:u w:val="single"/>
                <w:rtl/>
              </w:rPr>
            </w:rPrChange>
          </w:rPr>
          <w:t>گزارش</w:t>
        </w:r>
        <w:r w:rsidRPr="003D6165">
          <w:rPr>
            <w:rFonts w:ascii="Times New Roman" w:hAnsi="Times New Roman" w:cs="B Nazanin"/>
            <w:sz w:val="24"/>
            <w:szCs w:val="28"/>
            <w:rtl/>
            <w:rPrChange w:id="37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76" w:author="Lenovo" w:date="2026-09-23T08:31:00Z">
              <w:rPr>
                <w:rFonts w:ascii="Times New Roman" w:hAnsi="Times New Roman" w:cs="B Nazanin" w:hint="cs"/>
                <w:sz w:val="24"/>
                <w:szCs w:val="28"/>
                <w:u w:val="single"/>
                <w:rtl/>
              </w:rPr>
            </w:rPrChange>
          </w:rPr>
          <w:t>شده</w:t>
        </w:r>
        <w:r w:rsidRPr="003D6165">
          <w:rPr>
            <w:rFonts w:ascii="Times New Roman" w:hAnsi="Times New Roman" w:cs="B Nazanin"/>
            <w:sz w:val="24"/>
            <w:szCs w:val="28"/>
            <w:rtl/>
            <w:rPrChange w:id="37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78" w:author="Lenovo" w:date="2026-09-23T08:31:00Z">
              <w:rPr>
                <w:rFonts w:ascii="Times New Roman" w:hAnsi="Times New Roman" w:cs="B Nazanin" w:hint="cs"/>
                <w:sz w:val="24"/>
                <w:szCs w:val="28"/>
                <w:u w:val="single"/>
                <w:rtl/>
              </w:rPr>
            </w:rPrChange>
          </w:rPr>
          <w:t>است</w:t>
        </w:r>
        <w:r w:rsidRPr="003D6165">
          <w:rPr>
            <w:rFonts w:ascii="Times New Roman" w:hAnsi="Times New Roman" w:cs="B Nazanin"/>
            <w:sz w:val="24"/>
            <w:szCs w:val="28"/>
            <w:rtl/>
            <w:rPrChange w:id="37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sz w:val="24"/>
            <w:szCs w:val="28"/>
            <w:rPrChange w:id="380" w:author="Lenovo" w:date="2026-09-23T08:31:00Z">
              <w:rPr>
                <w:rFonts w:ascii="Times New Roman" w:hAnsi="Times New Roman" w:cs="B Nazanin"/>
                <w:sz w:val="24"/>
                <w:szCs w:val="28"/>
                <w:u w:val="single"/>
              </w:rPr>
            </w:rPrChange>
          </w:rPr>
          <w:t>Ali et al., 2022; Srivastava et al., 2020</w:t>
        </w:r>
        <w:r w:rsidRPr="003D6165">
          <w:rPr>
            <w:rFonts w:ascii="Times New Roman" w:hAnsi="Times New Roman" w:cs="B Nazanin"/>
            <w:sz w:val="24"/>
            <w:szCs w:val="28"/>
            <w:rtl/>
            <w:rPrChange w:id="38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82" w:author="Lenovo" w:date="2026-09-23T08:31:00Z">
              <w:rPr>
                <w:rFonts w:ascii="Times New Roman" w:hAnsi="Times New Roman" w:cs="B Nazanin" w:hint="cs"/>
                <w:sz w:val="24"/>
                <w:szCs w:val="28"/>
                <w:u w:val="single"/>
                <w:rtl/>
              </w:rPr>
            </w:rPrChange>
          </w:rPr>
          <w:t>با</w:t>
        </w:r>
        <w:r w:rsidRPr="003D6165">
          <w:rPr>
            <w:rFonts w:ascii="Times New Roman" w:hAnsi="Times New Roman" w:cs="B Nazanin"/>
            <w:sz w:val="24"/>
            <w:szCs w:val="28"/>
            <w:rtl/>
            <w:rPrChange w:id="38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84" w:author="Lenovo" w:date="2026-09-23T08:31:00Z">
              <w:rPr>
                <w:rFonts w:ascii="Times New Roman" w:hAnsi="Times New Roman" w:cs="B Nazanin" w:hint="cs"/>
                <w:sz w:val="24"/>
                <w:szCs w:val="28"/>
                <w:u w:val="single"/>
                <w:rtl/>
              </w:rPr>
            </w:rPrChange>
          </w:rPr>
          <w:t>توجه</w:t>
        </w:r>
        <w:r w:rsidRPr="003D6165">
          <w:rPr>
            <w:rFonts w:ascii="Times New Roman" w:hAnsi="Times New Roman" w:cs="B Nazanin"/>
            <w:sz w:val="24"/>
            <w:szCs w:val="28"/>
            <w:rtl/>
            <w:rPrChange w:id="38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86" w:author="Lenovo" w:date="2026-09-23T08:31:00Z">
              <w:rPr>
                <w:rFonts w:ascii="Times New Roman" w:hAnsi="Times New Roman" w:cs="B Nazanin" w:hint="cs"/>
                <w:sz w:val="24"/>
                <w:szCs w:val="28"/>
                <w:u w:val="single"/>
                <w:rtl/>
              </w:rPr>
            </w:rPrChange>
          </w:rPr>
          <w:t>به</w:t>
        </w:r>
        <w:r w:rsidRPr="003D6165">
          <w:rPr>
            <w:rFonts w:ascii="Times New Roman" w:hAnsi="Times New Roman" w:cs="B Nazanin"/>
            <w:sz w:val="24"/>
            <w:szCs w:val="28"/>
            <w:rtl/>
            <w:rPrChange w:id="38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88" w:author="Lenovo" w:date="2026-09-23T08:31:00Z">
              <w:rPr>
                <w:rFonts w:ascii="Times New Roman" w:hAnsi="Times New Roman" w:cs="B Nazanin" w:hint="cs"/>
                <w:sz w:val="24"/>
                <w:szCs w:val="28"/>
                <w:u w:val="single"/>
                <w:rtl/>
              </w:rPr>
            </w:rPrChange>
          </w:rPr>
          <w:t>اینکه</w:t>
        </w:r>
        <w:r w:rsidRPr="003D6165">
          <w:rPr>
            <w:rFonts w:ascii="Times New Roman" w:hAnsi="Times New Roman" w:cs="B Nazanin"/>
            <w:sz w:val="24"/>
            <w:szCs w:val="28"/>
            <w:rtl/>
            <w:rPrChange w:id="38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90" w:author="Lenovo" w:date="2026-09-23T08:31:00Z">
              <w:rPr>
                <w:rFonts w:ascii="Times New Roman" w:hAnsi="Times New Roman" w:cs="B Nazanin" w:hint="cs"/>
                <w:sz w:val="24"/>
                <w:szCs w:val="28"/>
                <w:u w:val="single"/>
                <w:rtl/>
              </w:rPr>
            </w:rPrChange>
          </w:rPr>
          <w:t>کارایی</w:t>
        </w:r>
        <w:r w:rsidRPr="003D6165">
          <w:rPr>
            <w:rFonts w:ascii="Times New Roman" w:hAnsi="Times New Roman" w:cs="B Nazanin"/>
            <w:sz w:val="24"/>
            <w:szCs w:val="28"/>
            <w:rtl/>
            <w:rPrChange w:id="39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92" w:author="Lenovo" w:date="2026-09-23T08:31:00Z">
              <w:rPr>
                <w:rFonts w:ascii="Times New Roman" w:hAnsi="Times New Roman" w:cs="B Nazanin" w:hint="cs"/>
                <w:sz w:val="24"/>
                <w:szCs w:val="28"/>
                <w:u w:val="single"/>
                <w:rtl/>
              </w:rPr>
            </w:rPrChange>
          </w:rPr>
          <w:t>واکسن‌های</w:t>
        </w:r>
        <w:r w:rsidRPr="003D6165">
          <w:rPr>
            <w:rFonts w:ascii="Times New Roman" w:hAnsi="Times New Roman" w:cs="B Nazanin"/>
            <w:sz w:val="24"/>
            <w:szCs w:val="28"/>
            <w:rtl/>
            <w:rPrChange w:id="39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94" w:author="Lenovo" w:date="2026-09-23T08:31:00Z">
              <w:rPr>
                <w:rFonts w:ascii="Times New Roman" w:hAnsi="Times New Roman" w:cs="B Nazanin" w:hint="cs"/>
                <w:sz w:val="24"/>
                <w:szCs w:val="28"/>
                <w:u w:val="single"/>
                <w:rtl/>
              </w:rPr>
            </w:rPrChange>
          </w:rPr>
          <w:t>چنداپی‌توپی</w:t>
        </w:r>
        <w:r w:rsidRPr="003D6165">
          <w:rPr>
            <w:rFonts w:ascii="Times New Roman" w:hAnsi="Times New Roman" w:cs="B Nazanin"/>
            <w:sz w:val="24"/>
            <w:szCs w:val="28"/>
            <w:rtl/>
            <w:rPrChange w:id="39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96" w:author="Lenovo" w:date="2026-09-23T08:31:00Z">
              <w:rPr>
                <w:rFonts w:ascii="Times New Roman" w:hAnsi="Times New Roman" w:cs="B Nazanin" w:hint="cs"/>
                <w:sz w:val="24"/>
                <w:szCs w:val="28"/>
                <w:u w:val="single"/>
                <w:rtl/>
              </w:rPr>
            </w:rPrChange>
          </w:rPr>
          <w:t>مستقیماً</w:t>
        </w:r>
        <w:r w:rsidRPr="003D6165">
          <w:rPr>
            <w:rFonts w:ascii="Times New Roman" w:hAnsi="Times New Roman" w:cs="B Nazanin"/>
            <w:sz w:val="24"/>
            <w:szCs w:val="28"/>
            <w:rtl/>
            <w:rPrChange w:id="39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398" w:author="Lenovo" w:date="2026-09-23T08:31:00Z">
              <w:rPr>
                <w:rFonts w:ascii="Times New Roman" w:hAnsi="Times New Roman" w:cs="B Nazanin" w:hint="cs"/>
                <w:sz w:val="24"/>
                <w:szCs w:val="28"/>
                <w:u w:val="single"/>
                <w:rtl/>
              </w:rPr>
            </w:rPrChange>
          </w:rPr>
          <w:t>به</w:t>
        </w:r>
        <w:r w:rsidRPr="003D6165">
          <w:rPr>
            <w:rFonts w:ascii="Times New Roman" w:hAnsi="Times New Roman" w:cs="B Nazanin"/>
            <w:sz w:val="24"/>
            <w:szCs w:val="28"/>
            <w:rtl/>
            <w:rPrChange w:id="39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00" w:author="Lenovo" w:date="2026-09-23T08:31:00Z">
              <w:rPr>
                <w:rFonts w:ascii="Times New Roman" w:hAnsi="Times New Roman" w:cs="B Nazanin" w:hint="cs"/>
                <w:sz w:val="24"/>
                <w:szCs w:val="28"/>
                <w:u w:val="single"/>
                <w:rtl/>
              </w:rPr>
            </w:rPrChange>
          </w:rPr>
          <w:t>انتخاب</w:t>
        </w:r>
        <w:r w:rsidRPr="003D6165">
          <w:rPr>
            <w:rFonts w:ascii="Times New Roman" w:hAnsi="Times New Roman" w:cs="B Nazanin"/>
            <w:sz w:val="24"/>
            <w:szCs w:val="28"/>
            <w:rtl/>
            <w:rPrChange w:id="40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02" w:author="Lenovo" w:date="2026-09-23T08:31:00Z">
              <w:rPr>
                <w:rFonts w:ascii="Times New Roman" w:hAnsi="Times New Roman" w:cs="B Nazanin" w:hint="cs"/>
                <w:sz w:val="24"/>
                <w:szCs w:val="28"/>
                <w:u w:val="single"/>
                <w:rtl/>
              </w:rPr>
            </w:rPrChange>
          </w:rPr>
          <w:t>آگاهانه</w:t>
        </w:r>
        <w:r w:rsidRPr="003D6165">
          <w:rPr>
            <w:rFonts w:ascii="Times New Roman" w:hAnsi="Times New Roman" w:cs="B Nazanin"/>
            <w:sz w:val="24"/>
            <w:szCs w:val="28"/>
            <w:rtl/>
            <w:rPrChange w:id="40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04" w:author="Lenovo" w:date="2026-09-23T08:31:00Z">
              <w:rPr>
                <w:rFonts w:ascii="Times New Roman" w:hAnsi="Times New Roman" w:cs="B Nazanin" w:hint="cs"/>
                <w:sz w:val="24"/>
                <w:szCs w:val="28"/>
                <w:u w:val="single"/>
                <w:rtl/>
              </w:rPr>
            </w:rPrChange>
          </w:rPr>
          <w:t>اپی‌توپ‌ها</w:t>
        </w:r>
        <w:r w:rsidRPr="003D6165">
          <w:rPr>
            <w:rFonts w:ascii="Times New Roman" w:hAnsi="Times New Roman" w:cs="B Nazanin"/>
            <w:sz w:val="24"/>
            <w:szCs w:val="28"/>
            <w:rtl/>
            <w:rPrChange w:id="40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06" w:author="Lenovo" w:date="2026-09-23T08:31:00Z">
              <w:rPr>
                <w:rFonts w:ascii="Times New Roman" w:hAnsi="Times New Roman" w:cs="B Nazanin" w:hint="cs"/>
                <w:sz w:val="24"/>
                <w:szCs w:val="28"/>
                <w:u w:val="single"/>
                <w:rtl/>
              </w:rPr>
            </w:rPrChange>
          </w:rPr>
          <w:t>وابسته</w:t>
        </w:r>
        <w:r w:rsidRPr="003D6165">
          <w:rPr>
            <w:rFonts w:ascii="Times New Roman" w:hAnsi="Times New Roman" w:cs="B Nazanin"/>
            <w:sz w:val="24"/>
            <w:szCs w:val="28"/>
            <w:rtl/>
            <w:rPrChange w:id="40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08" w:author="Lenovo" w:date="2026-09-23T08:31:00Z">
              <w:rPr>
                <w:rFonts w:ascii="Times New Roman" w:hAnsi="Times New Roman" w:cs="B Nazanin" w:hint="cs"/>
                <w:sz w:val="24"/>
                <w:szCs w:val="28"/>
                <w:u w:val="single"/>
                <w:rtl/>
              </w:rPr>
            </w:rPrChange>
          </w:rPr>
          <w:t>است،</w:t>
        </w:r>
        <w:r w:rsidRPr="003D6165">
          <w:rPr>
            <w:rFonts w:ascii="Times New Roman" w:hAnsi="Times New Roman" w:cs="B Nazanin"/>
            <w:sz w:val="24"/>
            <w:szCs w:val="28"/>
            <w:rtl/>
            <w:rPrChange w:id="40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10" w:author="Lenovo" w:date="2026-09-23T08:31:00Z">
              <w:rPr>
                <w:rFonts w:ascii="Times New Roman" w:hAnsi="Times New Roman" w:cs="B Nazanin" w:hint="cs"/>
                <w:sz w:val="24"/>
                <w:szCs w:val="28"/>
                <w:u w:val="single"/>
                <w:rtl/>
              </w:rPr>
            </w:rPrChange>
          </w:rPr>
          <w:t>در</w:t>
        </w:r>
        <w:r w:rsidRPr="003D6165">
          <w:rPr>
            <w:rFonts w:ascii="Times New Roman" w:hAnsi="Times New Roman" w:cs="B Nazanin"/>
            <w:sz w:val="24"/>
            <w:szCs w:val="28"/>
            <w:rtl/>
            <w:rPrChange w:id="41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12" w:author="Lenovo" w:date="2026-09-23T08:31:00Z">
              <w:rPr>
                <w:rFonts w:ascii="Times New Roman" w:hAnsi="Times New Roman" w:cs="B Nazanin" w:hint="cs"/>
                <w:sz w:val="24"/>
                <w:szCs w:val="28"/>
                <w:u w:val="single"/>
                <w:rtl/>
              </w:rPr>
            </w:rPrChange>
          </w:rPr>
          <w:t>گام</w:t>
        </w:r>
        <w:r w:rsidRPr="003D6165">
          <w:rPr>
            <w:rFonts w:ascii="Times New Roman" w:hAnsi="Times New Roman" w:cs="B Nazanin"/>
            <w:sz w:val="24"/>
            <w:szCs w:val="28"/>
            <w:rtl/>
            <w:rPrChange w:id="41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14" w:author="Lenovo" w:date="2026-09-23T08:31:00Z">
              <w:rPr>
                <w:rFonts w:ascii="Times New Roman" w:hAnsi="Times New Roman" w:cs="B Nazanin" w:hint="cs"/>
                <w:sz w:val="24"/>
                <w:szCs w:val="28"/>
                <w:u w:val="single"/>
                <w:rtl/>
              </w:rPr>
            </w:rPrChange>
          </w:rPr>
          <w:t>نخست</w:t>
        </w:r>
        <w:r w:rsidRPr="003D6165">
          <w:rPr>
            <w:rFonts w:ascii="Times New Roman" w:hAnsi="Times New Roman" w:cs="B Nazanin"/>
            <w:sz w:val="24"/>
            <w:szCs w:val="28"/>
            <w:rtl/>
            <w:rPrChange w:id="41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16" w:author="Lenovo" w:date="2026-09-23T08:31:00Z">
              <w:rPr>
                <w:rFonts w:ascii="Times New Roman" w:hAnsi="Times New Roman" w:cs="B Nazanin" w:hint="cs"/>
                <w:sz w:val="24"/>
                <w:szCs w:val="28"/>
                <w:u w:val="single"/>
                <w:rtl/>
              </w:rPr>
            </w:rPrChange>
          </w:rPr>
          <w:t>این</w:t>
        </w:r>
        <w:r w:rsidRPr="003D6165">
          <w:rPr>
            <w:rFonts w:ascii="Times New Roman" w:hAnsi="Times New Roman" w:cs="B Nazanin"/>
            <w:sz w:val="24"/>
            <w:szCs w:val="28"/>
            <w:rtl/>
            <w:rPrChange w:id="41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18" w:author="Lenovo" w:date="2026-09-23T08:31:00Z">
              <w:rPr>
                <w:rFonts w:ascii="Times New Roman" w:hAnsi="Times New Roman" w:cs="B Nazanin" w:hint="cs"/>
                <w:sz w:val="24"/>
                <w:szCs w:val="28"/>
                <w:u w:val="single"/>
                <w:rtl/>
              </w:rPr>
            </w:rPrChange>
          </w:rPr>
          <w:t>مطالعه،</w:t>
        </w:r>
        <w:r w:rsidRPr="003D6165">
          <w:rPr>
            <w:rFonts w:ascii="Times New Roman" w:hAnsi="Times New Roman" w:cs="B Nazanin"/>
            <w:sz w:val="24"/>
            <w:szCs w:val="28"/>
            <w:rtl/>
            <w:rPrChange w:id="41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20" w:author="Lenovo" w:date="2026-09-23T08:31:00Z">
              <w:rPr>
                <w:rFonts w:ascii="Times New Roman" w:hAnsi="Times New Roman" w:cs="B Nazanin" w:hint="cs"/>
                <w:sz w:val="24"/>
                <w:szCs w:val="28"/>
                <w:u w:val="single"/>
                <w:rtl/>
              </w:rPr>
            </w:rPrChange>
          </w:rPr>
          <w:t>پروتئین‌های</w:t>
        </w:r>
        <w:r w:rsidRPr="003D6165">
          <w:rPr>
            <w:rFonts w:ascii="Times New Roman" w:hAnsi="Times New Roman" w:cs="B Nazanin"/>
            <w:sz w:val="24"/>
            <w:szCs w:val="28"/>
            <w:rtl/>
            <w:rPrChange w:id="42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22" w:author="Lenovo" w:date="2026-09-23T08:31:00Z">
              <w:rPr>
                <w:rFonts w:ascii="Times New Roman" w:hAnsi="Times New Roman" w:cs="B Nazanin" w:hint="cs"/>
                <w:sz w:val="24"/>
                <w:szCs w:val="28"/>
                <w:u w:val="single"/>
                <w:rtl/>
              </w:rPr>
            </w:rPrChange>
          </w:rPr>
          <w:t>ساختاری</w:t>
        </w:r>
        <w:r w:rsidRPr="003D6165">
          <w:rPr>
            <w:rFonts w:ascii="Times New Roman" w:hAnsi="Times New Roman" w:cs="B Nazanin"/>
            <w:sz w:val="24"/>
            <w:szCs w:val="28"/>
            <w:rtl/>
            <w:rPrChange w:id="42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24" w:author="Lenovo" w:date="2026-09-23T08:31:00Z">
              <w:rPr>
                <w:rFonts w:ascii="Times New Roman" w:hAnsi="Times New Roman" w:cs="B Nazanin" w:hint="cs"/>
                <w:sz w:val="24"/>
                <w:szCs w:val="28"/>
                <w:u w:val="single"/>
                <w:rtl/>
              </w:rPr>
            </w:rPrChange>
          </w:rPr>
          <w:t>و</w:t>
        </w:r>
        <w:r w:rsidRPr="003D6165">
          <w:rPr>
            <w:rFonts w:ascii="Times New Roman" w:hAnsi="Times New Roman" w:cs="B Nazanin"/>
            <w:sz w:val="24"/>
            <w:szCs w:val="28"/>
            <w:rtl/>
            <w:rPrChange w:id="42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26" w:author="Lenovo" w:date="2026-09-23T08:31:00Z">
              <w:rPr>
                <w:rFonts w:ascii="Times New Roman" w:hAnsi="Times New Roman" w:cs="B Nazanin" w:hint="cs"/>
                <w:sz w:val="24"/>
                <w:szCs w:val="28"/>
                <w:u w:val="single"/>
                <w:rtl/>
              </w:rPr>
            </w:rPrChange>
          </w:rPr>
          <w:t>غیرساختاری</w:t>
        </w:r>
        <w:r w:rsidRPr="003D6165">
          <w:rPr>
            <w:rFonts w:ascii="Times New Roman" w:hAnsi="Times New Roman" w:cs="B Nazanin"/>
            <w:sz w:val="24"/>
            <w:szCs w:val="28"/>
            <w:rtl/>
            <w:rPrChange w:id="42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28" w:author="Lenovo" w:date="2026-09-23T08:31:00Z">
              <w:rPr>
                <w:rFonts w:ascii="Times New Roman" w:hAnsi="Times New Roman" w:cs="B Nazanin" w:hint="cs"/>
                <w:sz w:val="24"/>
                <w:szCs w:val="28"/>
                <w:u w:val="single"/>
                <w:rtl/>
              </w:rPr>
            </w:rPrChange>
          </w:rPr>
          <w:t>ویروس</w:t>
        </w:r>
        <w:r w:rsidRPr="003D6165">
          <w:rPr>
            <w:rFonts w:ascii="Times New Roman" w:hAnsi="Times New Roman" w:cs="B Nazanin"/>
            <w:sz w:val="24"/>
            <w:szCs w:val="28"/>
            <w:rtl/>
            <w:rPrChange w:id="42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30" w:author="Lenovo" w:date="2026-09-23T08:31:00Z">
              <w:rPr>
                <w:rFonts w:ascii="Times New Roman" w:hAnsi="Times New Roman" w:cs="B Nazanin" w:hint="cs"/>
                <w:sz w:val="24"/>
                <w:szCs w:val="28"/>
                <w:u w:val="single"/>
                <w:rtl/>
              </w:rPr>
            </w:rPrChange>
          </w:rPr>
          <w:t>نیل</w:t>
        </w:r>
        <w:r w:rsidRPr="003D6165">
          <w:rPr>
            <w:rFonts w:ascii="Times New Roman" w:hAnsi="Times New Roman" w:cs="B Nazanin"/>
            <w:sz w:val="24"/>
            <w:szCs w:val="28"/>
            <w:rtl/>
            <w:rPrChange w:id="43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32" w:author="Lenovo" w:date="2026-09-23T08:31:00Z">
              <w:rPr>
                <w:rFonts w:ascii="Times New Roman" w:hAnsi="Times New Roman" w:cs="B Nazanin" w:hint="cs"/>
                <w:sz w:val="24"/>
                <w:szCs w:val="28"/>
                <w:u w:val="single"/>
                <w:rtl/>
              </w:rPr>
            </w:rPrChange>
          </w:rPr>
          <w:t>غربی</w:t>
        </w:r>
        <w:r w:rsidRPr="003D6165">
          <w:rPr>
            <w:rFonts w:ascii="Times New Roman" w:hAnsi="Times New Roman" w:cs="B Nazanin"/>
            <w:sz w:val="24"/>
            <w:szCs w:val="28"/>
            <w:rtl/>
            <w:rPrChange w:id="43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34" w:author="Lenovo" w:date="2026-09-23T08:31:00Z">
              <w:rPr>
                <w:rFonts w:ascii="Times New Roman" w:hAnsi="Times New Roman" w:cs="B Nazanin" w:hint="cs"/>
                <w:sz w:val="24"/>
                <w:szCs w:val="28"/>
                <w:u w:val="single"/>
                <w:rtl/>
              </w:rPr>
            </w:rPrChange>
          </w:rPr>
          <w:t>به‌عنوان</w:t>
        </w:r>
        <w:r w:rsidRPr="003D6165">
          <w:rPr>
            <w:rFonts w:ascii="Times New Roman" w:hAnsi="Times New Roman" w:cs="B Nazanin"/>
            <w:sz w:val="24"/>
            <w:szCs w:val="28"/>
            <w:rtl/>
            <w:rPrChange w:id="43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36" w:author="Lenovo" w:date="2026-09-23T08:31:00Z">
              <w:rPr>
                <w:rFonts w:ascii="Times New Roman" w:hAnsi="Times New Roman" w:cs="B Nazanin" w:hint="cs"/>
                <w:sz w:val="24"/>
                <w:szCs w:val="28"/>
                <w:u w:val="single"/>
                <w:rtl/>
              </w:rPr>
            </w:rPrChange>
          </w:rPr>
          <w:t>منابع</w:t>
        </w:r>
        <w:r w:rsidRPr="003D6165">
          <w:rPr>
            <w:rFonts w:ascii="Times New Roman" w:hAnsi="Times New Roman" w:cs="B Nazanin"/>
            <w:sz w:val="24"/>
            <w:szCs w:val="28"/>
            <w:rtl/>
            <w:rPrChange w:id="43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38" w:author="Lenovo" w:date="2026-09-23T08:31:00Z">
              <w:rPr>
                <w:rFonts w:ascii="Times New Roman" w:hAnsi="Times New Roman" w:cs="B Nazanin" w:hint="cs"/>
                <w:sz w:val="24"/>
                <w:szCs w:val="28"/>
                <w:u w:val="single"/>
                <w:rtl/>
              </w:rPr>
            </w:rPrChange>
          </w:rPr>
          <w:t>بالقوه</w:t>
        </w:r>
        <w:r w:rsidRPr="003D6165">
          <w:rPr>
            <w:rFonts w:ascii="Times New Roman" w:hAnsi="Times New Roman" w:cs="B Nazanin"/>
            <w:sz w:val="24"/>
            <w:szCs w:val="28"/>
            <w:rtl/>
            <w:rPrChange w:id="43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40" w:author="Lenovo" w:date="2026-09-23T08:31:00Z">
              <w:rPr>
                <w:rFonts w:ascii="Times New Roman" w:hAnsi="Times New Roman" w:cs="B Nazanin" w:hint="cs"/>
                <w:sz w:val="24"/>
                <w:szCs w:val="28"/>
                <w:u w:val="single"/>
                <w:rtl/>
              </w:rPr>
            </w:rPrChange>
          </w:rPr>
          <w:t>آنتی‌ژن‌های</w:t>
        </w:r>
        <w:r w:rsidRPr="003D6165">
          <w:rPr>
            <w:rFonts w:ascii="Times New Roman" w:hAnsi="Times New Roman" w:cs="B Nazanin"/>
            <w:sz w:val="24"/>
            <w:szCs w:val="28"/>
            <w:rtl/>
            <w:rPrChange w:id="44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42" w:author="Lenovo" w:date="2026-09-23T08:31:00Z">
              <w:rPr>
                <w:rFonts w:ascii="Times New Roman" w:hAnsi="Times New Roman" w:cs="B Nazanin" w:hint="cs"/>
                <w:sz w:val="24"/>
                <w:szCs w:val="28"/>
                <w:u w:val="single"/>
                <w:rtl/>
              </w:rPr>
            </w:rPrChange>
          </w:rPr>
          <w:t>ایمنی‌زا</w:t>
        </w:r>
        <w:r w:rsidRPr="003D6165">
          <w:rPr>
            <w:rFonts w:ascii="Times New Roman" w:hAnsi="Times New Roman" w:cs="B Nazanin"/>
            <w:sz w:val="24"/>
            <w:szCs w:val="28"/>
            <w:rtl/>
            <w:rPrChange w:id="443"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44" w:author="Lenovo" w:date="2026-09-23T08:31:00Z">
              <w:rPr>
                <w:rFonts w:ascii="Times New Roman" w:hAnsi="Times New Roman" w:cs="B Nazanin" w:hint="cs"/>
                <w:sz w:val="24"/>
                <w:szCs w:val="28"/>
                <w:u w:val="single"/>
                <w:rtl/>
              </w:rPr>
            </w:rPrChange>
          </w:rPr>
          <w:t>مورد</w:t>
        </w:r>
        <w:r w:rsidRPr="003D6165">
          <w:rPr>
            <w:rFonts w:ascii="Times New Roman" w:hAnsi="Times New Roman" w:cs="B Nazanin"/>
            <w:sz w:val="24"/>
            <w:szCs w:val="28"/>
            <w:rtl/>
            <w:rPrChange w:id="445"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46" w:author="Lenovo" w:date="2026-09-23T08:31:00Z">
              <w:rPr>
                <w:rFonts w:ascii="Times New Roman" w:hAnsi="Times New Roman" w:cs="B Nazanin" w:hint="cs"/>
                <w:sz w:val="24"/>
                <w:szCs w:val="28"/>
                <w:u w:val="single"/>
                <w:rtl/>
              </w:rPr>
            </w:rPrChange>
          </w:rPr>
          <w:t>ارزیابی</w:t>
        </w:r>
        <w:r w:rsidRPr="003D6165">
          <w:rPr>
            <w:rFonts w:ascii="Times New Roman" w:hAnsi="Times New Roman" w:cs="B Nazanin"/>
            <w:sz w:val="24"/>
            <w:szCs w:val="28"/>
            <w:rtl/>
            <w:rPrChange w:id="447"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48" w:author="Lenovo" w:date="2026-09-23T08:31:00Z">
              <w:rPr>
                <w:rFonts w:ascii="Times New Roman" w:hAnsi="Times New Roman" w:cs="B Nazanin" w:hint="cs"/>
                <w:sz w:val="24"/>
                <w:szCs w:val="28"/>
                <w:u w:val="single"/>
                <w:rtl/>
              </w:rPr>
            </w:rPrChange>
          </w:rPr>
          <w:t>دقیق</w:t>
        </w:r>
        <w:r w:rsidRPr="003D6165">
          <w:rPr>
            <w:rFonts w:ascii="Times New Roman" w:hAnsi="Times New Roman" w:cs="B Nazanin"/>
            <w:sz w:val="24"/>
            <w:szCs w:val="28"/>
            <w:rtl/>
            <w:rPrChange w:id="449"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50" w:author="Lenovo" w:date="2026-09-23T08:31:00Z">
              <w:rPr>
                <w:rFonts w:ascii="Times New Roman" w:hAnsi="Times New Roman" w:cs="B Nazanin" w:hint="cs"/>
                <w:sz w:val="24"/>
                <w:szCs w:val="28"/>
                <w:u w:val="single"/>
                <w:rtl/>
              </w:rPr>
            </w:rPrChange>
          </w:rPr>
          <w:t>قرار</w:t>
        </w:r>
        <w:r w:rsidRPr="003D6165">
          <w:rPr>
            <w:rFonts w:ascii="Times New Roman" w:hAnsi="Times New Roman" w:cs="B Nazanin"/>
            <w:sz w:val="24"/>
            <w:szCs w:val="28"/>
            <w:rtl/>
            <w:rPrChange w:id="451" w:author="Lenovo" w:date="2026-09-23T08:31:00Z">
              <w:rPr>
                <w:rFonts w:ascii="Times New Roman" w:hAnsi="Times New Roman" w:cs="B Nazanin"/>
                <w:sz w:val="24"/>
                <w:szCs w:val="28"/>
                <w:u w:val="single"/>
                <w:rtl/>
              </w:rPr>
            </w:rPrChange>
          </w:rPr>
          <w:t xml:space="preserve"> </w:t>
        </w:r>
        <w:r w:rsidRPr="003D6165">
          <w:rPr>
            <w:rFonts w:ascii="Times New Roman" w:hAnsi="Times New Roman" w:cs="B Nazanin" w:hint="cs"/>
            <w:sz w:val="24"/>
            <w:szCs w:val="28"/>
            <w:rtl/>
            <w:rPrChange w:id="452" w:author="Lenovo" w:date="2026-09-23T08:31:00Z">
              <w:rPr>
                <w:rFonts w:ascii="Times New Roman" w:hAnsi="Times New Roman" w:cs="B Nazanin" w:hint="cs"/>
                <w:sz w:val="24"/>
                <w:szCs w:val="28"/>
                <w:u w:val="single"/>
                <w:rtl/>
              </w:rPr>
            </w:rPrChange>
          </w:rPr>
          <w:t>گرفتند</w:t>
        </w:r>
        <w:r w:rsidRPr="003D6165">
          <w:rPr>
            <w:rFonts w:ascii="Times New Roman" w:hAnsi="Times New Roman" w:cs="B Nazanin"/>
            <w:sz w:val="24"/>
            <w:szCs w:val="28"/>
            <w:rtl/>
            <w:rPrChange w:id="453" w:author="Lenovo" w:date="2026-09-23T08:31:00Z">
              <w:rPr>
                <w:rFonts w:ascii="Times New Roman" w:hAnsi="Times New Roman" w:cs="B Nazanin"/>
                <w:sz w:val="24"/>
                <w:szCs w:val="28"/>
                <w:u w:val="single"/>
                <w:rtl/>
              </w:rPr>
            </w:rPrChange>
          </w:rPr>
          <w:t>.</w:t>
        </w:r>
      </w:ins>
      <w:del w:id="454" w:author="Lenovo" w:date="2026-09-23T08:29:00Z">
        <w:r w:rsidR="001F056E" w:rsidRPr="003D6165" w:rsidDel="003D6165">
          <w:rPr>
            <w:rFonts w:ascii="Times New Roman" w:hAnsi="Times New Roman" w:cs="B Nazanin"/>
            <w:sz w:val="24"/>
            <w:szCs w:val="28"/>
            <w:rtl/>
          </w:rPr>
          <w:delText>و</w:delText>
        </w:r>
        <w:r w:rsidR="001F056E" w:rsidRPr="003D6165" w:rsidDel="003D6165">
          <w:rPr>
            <w:rFonts w:ascii="Times New Roman" w:hAnsi="Times New Roman" w:cs="B Nazanin" w:hint="cs"/>
            <w:sz w:val="24"/>
            <w:szCs w:val="28"/>
            <w:rtl/>
          </w:rPr>
          <w:delText>یروس</w:delText>
        </w:r>
        <w:r w:rsidR="001F056E" w:rsidRPr="003D6165" w:rsidDel="003D6165">
          <w:rPr>
            <w:rFonts w:ascii="Times New Roman" w:hAnsi="Times New Roman" w:cs="B Nazanin"/>
            <w:sz w:val="24"/>
            <w:szCs w:val="28"/>
            <w:rtl/>
          </w:rPr>
          <w:delText xml:space="preserve"> ن</w:delText>
        </w:r>
        <w:r w:rsidR="001F056E" w:rsidRPr="003D6165" w:rsidDel="003D6165">
          <w:rPr>
            <w:rFonts w:ascii="Times New Roman" w:hAnsi="Times New Roman" w:cs="B Nazanin" w:hint="cs"/>
            <w:sz w:val="24"/>
            <w:szCs w:val="28"/>
            <w:rtl/>
          </w:rPr>
          <w:delText>یل</w:delText>
        </w:r>
        <w:r w:rsidR="001F056E" w:rsidRPr="003D6165" w:rsidDel="003D6165">
          <w:rPr>
            <w:rFonts w:ascii="Times New Roman" w:hAnsi="Times New Roman" w:cs="B Nazanin"/>
            <w:sz w:val="24"/>
            <w:szCs w:val="28"/>
            <w:rtl/>
          </w:rPr>
          <w:delText xml:space="preserve"> غرب</w:delText>
        </w:r>
        <w:r w:rsidR="001F056E" w:rsidRPr="003D6165" w:rsidDel="003D6165">
          <w:rPr>
            <w:rFonts w:ascii="Times New Roman" w:hAnsi="Times New Roman" w:cs="B Nazanin" w:hint="cs"/>
            <w:sz w:val="24"/>
            <w:szCs w:val="28"/>
            <w:rtl/>
          </w:rPr>
          <w:delText>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یکی</w:delText>
        </w:r>
        <w:r w:rsidR="001F056E" w:rsidRPr="003D6165" w:rsidDel="003D6165">
          <w:rPr>
            <w:rFonts w:ascii="Times New Roman" w:hAnsi="Times New Roman" w:cs="B Nazanin"/>
            <w:sz w:val="24"/>
            <w:szCs w:val="28"/>
            <w:rtl/>
          </w:rPr>
          <w:delText xml:space="preserve"> از عوامل مهم بروز انسفال</w:delText>
        </w:r>
        <w:r w:rsidR="001F056E" w:rsidRPr="003D6165" w:rsidDel="003D6165">
          <w:rPr>
            <w:rFonts w:ascii="Times New Roman" w:hAnsi="Times New Roman" w:cs="B Nazanin" w:hint="cs"/>
            <w:sz w:val="24"/>
            <w:szCs w:val="28"/>
            <w:rtl/>
          </w:rPr>
          <w:delText>یت</w:delText>
        </w:r>
        <w:r w:rsidR="001F056E" w:rsidRPr="003D6165" w:rsidDel="003D6165">
          <w:rPr>
            <w:rFonts w:ascii="Times New Roman" w:hAnsi="Times New Roman" w:cs="B Nazanin"/>
            <w:sz w:val="24"/>
            <w:szCs w:val="28"/>
            <w:rtl/>
          </w:rPr>
          <w:delText xml:space="preserve"> و</w:delText>
        </w:r>
        <w:r w:rsidR="001F056E" w:rsidRPr="003D6165" w:rsidDel="003D6165">
          <w:rPr>
            <w:rFonts w:ascii="Times New Roman" w:hAnsi="Times New Roman" w:cs="B Nazanin" w:hint="cs"/>
            <w:sz w:val="24"/>
            <w:szCs w:val="28"/>
            <w:rtl/>
          </w:rPr>
          <w:delText>یروسی</w:delText>
        </w:r>
        <w:r w:rsidR="001F056E" w:rsidRPr="003D6165" w:rsidDel="003D6165">
          <w:rPr>
            <w:rFonts w:ascii="Times New Roman" w:hAnsi="Times New Roman" w:cs="B Nazanin"/>
            <w:sz w:val="24"/>
            <w:szCs w:val="28"/>
            <w:rtl/>
          </w:rPr>
          <w:delText xml:space="preserve"> در بس</w:delText>
        </w:r>
        <w:r w:rsidR="001F056E" w:rsidRPr="003D6165" w:rsidDel="003D6165">
          <w:rPr>
            <w:rFonts w:ascii="Times New Roman" w:hAnsi="Times New Roman" w:cs="B Nazanin" w:hint="cs"/>
            <w:sz w:val="24"/>
            <w:szCs w:val="28"/>
            <w:rtl/>
          </w:rPr>
          <w:delText>یاری</w:delText>
        </w:r>
        <w:r w:rsidR="001F056E" w:rsidRPr="003D6165" w:rsidDel="003D6165">
          <w:rPr>
            <w:rFonts w:ascii="Times New Roman" w:hAnsi="Times New Roman" w:cs="B Nazanin"/>
            <w:sz w:val="24"/>
            <w:szCs w:val="28"/>
            <w:rtl/>
          </w:rPr>
          <w:delText xml:space="preserve"> از مناطق جهان است و عل</w:delText>
        </w:r>
        <w:r w:rsidR="001F056E" w:rsidRPr="003D6165" w:rsidDel="003D6165">
          <w:rPr>
            <w:rFonts w:ascii="Times New Roman" w:hAnsi="Times New Roman" w:cs="B Nazanin" w:hint="cs"/>
            <w:sz w:val="24"/>
            <w:szCs w:val="28"/>
            <w:rtl/>
          </w:rPr>
          <w:delText>ی‌رغم</w:delText>
        </w:r>
        <w:r w:rsidR="001F056E" w:rsidRPr="003D6165" w:rsidDel="003D6165">
          <w:rPr>
            <w:rFonts w:ascii="Times New Roman" w:hAnsi="Times New Roman" w:cs="B Nazanin"/>
            <w:sz w:val="24"/>
            <w:szCs w:val="28"/>
            <w:rtl/>
          </w:rPr>
          <w:delText xml:space="preserve"> مطالعات گسترده، توسعه واکسن مؤثر و قابل استفاده گسترده عل</w:delText>
        </w:r>
        <w:r w:rsidR="001F056E" w:rsidRPr="003D6165" w:rsidDel="003D6165">
          <w:rPr>
            <w:rFonts w:ascii="Times New Roman" w:hAnsi="Times New Roman" w:cs="B Nazanin" w:hint="cs"/>
            <w:sz w:val="24"/>
            <w:szCs w:val="28"/>
            <w:rtl/>
          </w:rPr>
          <w:delText>یه</w:delText>
        </w:r>
        <w:r w:rsidR="001F056E" w:rsidRPr="003D6165" w:rsidDel="003D6165">
          <w:rPr>
            <w:rFonts w:ascii="Times New Roman" w:hAnsi="Times New Roman" w:cs="B Nazanin"/>
            <w:sz w:val="24"/>
            <w:szCs w:val="28"/>
            <w:rtl/>
          </w:rPr>
          <w:delText xml:space="preserve"> ا</w:delText>
        </w:r>
        <w:r w:rsidR="001F056E" w:rsidRPr="003D6165" w:rsidDel="003D6165">
          <w:rPr>
            <w:rFonts w:ascii="Times New Roman" w:hAnsi="Times New Roman" w:cs="B Nazanin" w:hint="cs"/>
            <w:sz w:val="24"/>
            <w:szCs w:val="28"/>
            <w:rtl/>
          </w:rPr>
          <w:delText>ین</w:delText>
        </w:r>
        <w:r w:rsidR="001F056E" w:rsidRPr="003D6165" w:rsidDel="003D6165">
          <w:rPr>
            <w:rFonts w:ascii="Times New Roman" w:hAnsi="Times New Roman" w:cs="B Nazanin"/>
            <w:sz w:val="24"/>
            <w:szCs w:val="28"/>
            <w:rtl/>
          </w:rPr>
          <w:delText xml:space="preserve"> و</w:delText>
        </w:r>
        <w:r w:rsidR="001F056E" w:rsidRPr="003D6165" w:rsidDel="003D6165">
          <w:rPr>
            <w:rFonts w:ascii="Times New Roman" w:hAnsi="Times New Roman" w:cs="B Nazanin" w:hint="cs"/>
            <w:sz w:val="24"/>
            <w:szCs w:val="28"/>
            <w:rtl/>
          </w:rPr>
          <w:delText>یروس</w:delText>
        </w:r>
        <w:r w:rsidR="001F056E" w:rsidRPr="003D6165" w:rsidDel="003D6165">
          <w:rPr>
            <w:rFonts w:ascii="Times New Roman" w:hAnsi="Times New Roman" w:cs="B Nazanin"/>
            <w:sz w:val="24"/>
            <w:szCs w:val="28"/>
            <w:rtl/>
          </w:rPr>
          <w:delText xml:space="preserve"> همچنان با چالش‌ها</w:delText>
        </w:r>
        <w:r w:rsidR="001F056E" w:rsidRPr="003D6165" w:rsidDel="003D6165">
          <w:rPr>
            <w:rFonts w:ascii="Times New Roman" w:hAnsi="Times New Roman" w:cs="B Nazanin" w:hint="cs"/>
            <w:sz w:val="24"/>
            <w:szCs w:val="28"/>
            <w:rtl/>
          </w:rPr>
          <w:delText>یی</w:delText>
        </w:r>
        <w:r w:rsidR="001F056E" w:rsidRPr="003D6165" w:rsidDel="003D6165">
          <w:rPr>
            <w:rFonts w:ascii="Times New Roman" w:hAnsi="Times New Roman" w:cs="B Nazanin"/>
            <w:sz w:val="24"/>
            <w:szCs w:val="28"/>
            <w:rtl/>
          </w:rPr>
          <w:delText xml:space="preserve"> روبه‌رو است</w:delText>
        </w:r>
        <w:r w:rsidR="001F056E" w:rsidRPr="003D6165" w:rsidDel="003D6165">
          <w:rPr>
            <w:rFonts w:ascii="Times New Roman" w:hAnsi="Times New Roman" w:cs="B Nazanin"/>
            <w:sz w:val="24"/>
            <w:szCs w:val="28"/>
          </w:rPr>
          <w:delText>.</w:delText>
        </w:r>
        <w:r w:rsidR="001F056E" w:rsidRPr="003D6165" w:rsidDel="003D6165">
          <w:rPr>
            <w:rFonts w:ascii="Times New Roman" w:hAnsi="Times New Roman" w:cs="B Nazanin"/>
            <w:sz w:val="24"/>
            <w:szCs w:val="28"/>
            <w:rtl/>
          </w:rPr>
          <w:delText xml:space="preserve"> رو</w:delText>
        </w:r>
        <w:r w:rsidR="001F056E" w:rsidRPr="003D6165" w:rsidDel="003D6165">
          <w:rPr>
            <w:rFonts w:ascii="Times New Roman" w:hAnsi="Times New Roman" w:cs="B Nazanin" w:hint="cs"/>
            <w:sz w:val="24"/>
            <w:szCs w:val="28"/>
            <w:rtl/>
          </w:rPr>
          <w:delText>یکردهای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مختلف</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واکسن‌سازی،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از</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جمله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واکسن‌های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مبتنی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بر</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ویروس</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غیرفعال‌شده،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ویروس</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تضعیف‌شده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همچنین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واکسن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مبتنی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بر</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ناقل‌های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ویروسی،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در</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مطالعات</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پیش‌بالینی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بالینی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اولیه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نتایج</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امیدوارکننده‌ای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نشان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داده‌اند؛</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حال،</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چالش‌هایی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نظیر</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ملاحظات</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ایمنی،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نگرانی‌های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مرتبط</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پایداری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ژنتیکی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پاسخ</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ایمنی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کافی،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مانع</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از</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پیشرفت</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آن‌ها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تا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مرحله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تأیید</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نهایی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برای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مصرف</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انسانی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شده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است</w:delText>
        </w:r>
        <w:r w:rsidR="001F056E" w:rsidRPr="003D6165" w:rsidDel="003D6165">
          <w:rPr>
            <w:rFonts w:ascii="Times New Roman" w:hAnsi="Times New Roman" w:cs="B Nazanin"/>
            <w:sz w:val="24"/>
            <w:szCs w:val="28"/>
            <w:rtl/>
          </w:rPr>
          <w:delText xml:space="preserve">. در </w:delText>
        </w:r>
        <w:r w:rsidR="001F056E" w:rsidRPr="003D6165" w:rsidDel="003D6165">
          <w:rPr>
            <w:rFonts w:ascii="Times New Roman" w:hAnsi="Times New Roman" w:cs="B Nazanin" w:hint="cs"/>
            <w:sz w:val="24"/>
            <w:szCs w:val="28"/>
            <w:rtl/>
          </w:rPr>
          <w:delText>این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میان،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واکسن‌های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زیرواحدی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دلیل</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برخورداری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از</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پروفایل</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ایمنی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مناسب‌تر،</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به‌عنوان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یکی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از</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گزینه‌های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قابل</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بررسی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مطرح</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شده‌اند</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وجود،</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ایمنی‌زایی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نسبتاً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پایین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این</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دسته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از</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واکسن‌ها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در</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مقایسه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واکسن‌های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کامل</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ویروسی،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یکی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از</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محدودیت‌های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اصلی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آن‌ها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به‌شمار</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می‌رود</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و</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ضرورت</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به‌کارگیری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راهکارهایی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برای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تقویت</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پاسخ</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ایمنی</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را</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برجسته</w:delText>
        </w:r>
        <w:r w:rsidR="001F056E" w:rsidRPr="003D6165" w:rsidDel="003D6165">
          <w:rPr>
            <w:rFonts w:ascii="Times New Roman" w:hAnsi="Times New Roman" w:cs="B Nazanin"/>
            <w:sz w:val="24"/>
            <w:szCs w:val="28"/>
            <w:rtl/>
          </w:rPr>
          <w:delText xml:space="preserve"> </w:delText>
        </w:r>
        <w:r w:rsidR="001F056E" w:rsidRPr="003D6165" w:rsidDel="003D6165">
          <w:rPr>
            <w:rFonts w:ascii="Times New Roman" w:hAnsi="Times New Roman" w:cs="B Nazanin" w:hint="cs"/>
            <w:sz w:val="24"/>
            <w:szCs w:val="28"/>
            <w:rtl/>
          </w:rPr>
          <w:delText>می‌سازد</w:delText>
        </w:r>
        <w:r w:rsidR="001F056E" w:rsidRPr="003D6165" w:rsidDel="003D6165">
          <w:rPr>
            <w:rFonts w:ascii="Times New Roman" w:hAnsi="Times New Roman" w:cs="B Nazanin"/>
            <w:sz w:val="24"/>
            <w:szCs w:val="28"/>
            <w:rtl/>
          </w:rPr>
          <w:delText xml:space="preserve">. </w:delText>
        </w:r>
      </w:del>
    </w:p>
    <w:p w14:paraId="5F7ED17E" w14:textId="555D7039" w:rsidR="001F056E" w:rsidRPr="003D6165" w:rsidDel="003D6165" w:rsidRDefault="001F056E" w:rsidP="003D6165">
      <w:pPr>
        <w:spacing w:line="360" w:lineRule="auto"/>
        <w:jc w:val="both"/>
        <w:rPr>
          <w:del w:id="455" w:author="Lenovo" w:date="2026-09-23T08:29:00Z"/>
          <w:rFonts w:ascii="Times New Roman" w:hAnsi="Times New Roman" w:cs="B Nazanin"/>
          <w:sz w:val="24"/>
          <w:szCs w:val="28"/>
          <w:u w:val="single"/>
          <w:rtl/>
          <w:rPrChange w:id="456" w:author="Lenovo" w:date="2026-09-23T08:28:00Z">
            <w:rPr>
              <w:del w:id="457" w:author="Lenovo" w:date="2026-09-23T08:29:00Z"/>
              <w:rFonts w:ascii="Times New Roman" w:hAnsi="Times New Roman" w:cs="B Nazanin"/>
              <w:sz w:val="24"/>
              <w:szCs w:val="28"/>
              <w:rtl/>
            </w:rPr>
          </w:rPrChange>
        </w:rPr>
      </w:pPr>
      <w:del w:id="458" w:author="Lenovo" w:date="2026-09-23T08:29:00Z">
        <w:r w:rsidRPr="003D6165" w:rsidDel="003D6165">
          <w:rPr>
            <w:rFonts w:ascii="Times New Roman" w:hAnsi="Times New Roman" w:cs="B Nazanin" w:hint="cs"/>
            <w:sz w:val="24"/>
            <w:szCs w:val="28"/>
            <w:u w:val="single"/>
            <w:rtl/>
            <w:rPrChange w:id="459" w:author="Lenovo" w:date="2026-09-23T08:28:00Z">
              <w:rPr>
                <w:rFonts w:ascii="Times New Roman" w:hAnsi="Times New Roman" w:cs="B Nazanin" w:hint="cs"/>
                <w:sz w:val="24"/>
                <w:szCs w:val="28"/>
                <w:rtl/>
              </w:rPr>
            </w:rPrChange>
          </w:rPr>
          <w:delText>در</w:delText>
        </w:r>
        <w:r w:rsidRPr="003D6165" w:rsidDel="003D6165">
          <w:rPr>
            <w:rFonts w:ascii="Times New Roman" w:hAnsi="Times New Roman" w:cs="B Nazanin"/>
            <w:sz w:val="24"/>
            <w:szCs w:val="28"/>
            <w:u w:val="single"/>
            <w:rtl/>
            <w:rPrChange w:id="460"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61" w:author="Lenovo" w:date="2026-09-23T08:28:00Z">
              <w:rPr>
                <w:rFonts w:ascii="Times New Roman" w:hAnsi="Times New Roman" w:cs="B Nazanin" w:hint="cs"/>
                <w:sz w:val="24"/>
                <w:szCs w:val="28"/>
                <w:rtl/>
              </w:rPr>
            </w:rPrChange>
          </w:rPr>
          <w:delText>این</w:delText>
        </w:r>
        <w:r w:rsidRPr="003D6165" w:rsidDel="003D6165">
          <w:rPr>
            <w:rFonts w:ascii="Times New Roman" w:hAnsi="Times New Roman" w:cs="B Nazanin"/>
            <w:sz w:val="24"/>
            <w:szCs w:val="28"/>
            <w:u w:val="single"/>
            <w:rtl/>
            <w:rPrChange w:id="462"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63" w:author="Lenovo" w:date="2026-09-23T08:28:00Z">
              <w:rPr>
                <w:rFonts w:ascii="Times New Roman" w:hAnsi="Times New Roman" w:cs="B Nazanin" w:hint="cs"/>
                <w:sz w:val="24"/>
                <w:szCs w:val="28"/>
                <w:rtl/>
              </w:rPr>
            </w:rPrChange>
          </w:rPr>
          <w:delText>چارچوب،</w:delText>
        </w:r>
        <w:r w:rsidRPr="003D6165" w:rsidDel="003D6165">
          <w:rPr>
            <w:rFonts w:ascii="Times New Roman" w:hAnsi="Times New Roman" w:cs="B Nazanin"/>
            <w:sz w:val="24"/>
            <w:szCs w:val="28"/>
            <w:u w:val="single"/>
            <w:rtl/>
            <w:rPrChange w:id="464"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65" w:author="Lenovo" w:date="2026-09-23T08:28:00Z">
              <w:rPr>
                <w:rFonts w:ascii="Times New Roman" w:hAnsi="Times New Roman" w:cs="B Nazanin" w:hint="cs"/>
                <w:sz w:val="24"/>
                <w:szCs w:val="28"/>
                <w:rtl/>
              </w:rPr>
            </w:rPrChange>
          </w:rPr>
          <w:delText>مطالعه</w:delText>
        </w:r>
        <w:r w:rsidRPr="003D6165" w:rsidDel="003D6165">
          <w:rPr>
            <w:rFonts w:ascii="Times New Roman" w:hAnsi="Times New Roman" w:cs="B Nazanin"/>
            <w:sz w:val="24"/>
            <w:szCs w:val="28"/>
            <w:u w:val="single"/>
            <w:rtl/>
            <w:rPrChange w:id="466"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67" w:author="Lenovo" w:date="2026-09-23T08:28:00Z">
              <w:rPr>
                <w:rFonts w:ascii="Times New Roman" w:hAnsi="Times New Roman" w:cs="B Nazanin" w:hint="cs"/>
                <w:sz w:val="24"/>
                <w:szCs w:val="28"/>
                <w:rtl/>
              </w:rPr>
            </w:rPrChange>
          </w:rPr>
          <w:delText>حاضر</w:delText>
        </w:r>
        <w:r w:rsidRPr="003D6165" w:rsidDel="003D6165">
          <w:rPr>
            <w:rFonts w:ascii="Times New Roman" w:hAnsi="Times New Roman" w:cs="B Nazanin"/>
            <w:sz w:val="24"/>
            <w:szCs w:val="28"/>
            <w:u w:val="single"/>
            <w:rtl/>
            <w:rPrChange w:id="468"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69" w:author="Lenovo" w:date="2026-09-23T08:28:00Z">
              <w:rPr>
                <w:rFonts w:ascii="Times New Roman" w:hAnsi="Times New Roman" w:cs="B Nazanin" w:hint="cs"/>
                <w:sz w:val="24"/>
                <w:szCs w:val="28"/>
                <w:rtl/>
              </w:rPr>
            </w:rPrChange>
          </w:rPr>
          <w:delText>با</w:delText>
        </w:r>
        <w:r w:rsidRPr="003D6165" w:rsidDel="003D6165">
          <w:rPr>
            <w:rFonts w:ascii="Times New Roman" w:hAnsi="Times New Roman" w:cs="B Nazanin"/>
            <w:sz w:val="24"/>
            <w:szCs w:val="28"/>
            <w:u w:val="single"/>
            <w:rtl/>
            <w:rPrChange w:id="470"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71" w:author="Lenovo" w:date="2026-09-23T08:28:00Z">
              <w:rPr>
                <w:rFonts w:ascii="Times New Roman" w:hAnsi="Times New Roman" w:cs="B Nazanin" w:hint="cs"/>
                <w:sz w:val="24"/>
                <w:szCs w:val="28"/>
                <w:rtl/>
              </w:rPr>
            </w:rPrChange>
          </w:rPr>
          <w:delText>تمرکز</w:delText>
        </w:r>
        <w:r w:rsidRPr="003D6165" w:rsidDel="003D6165">
          <w:rPr>
            <w:rFonts w:ascii="Times New Roman" w:hAnsi="Times New Roman" w:cs="B Nazanin"/>
            <w:sz w:val="24"/>
            <w:szCs w:val="28"/>
            <w:u w:val="single"/>
            <w:rtl/>
            <w:rPrChange w:id="472"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73" w:author="Lenovo" w:date="2026-09-23T08:28:00Z">
              <w:rPr>
                <w:rFonts w:ascii="Times New Roman" w:hAnsi="Times New Roman" w:cs="B Nazanin" w:hint="cs"/>
                <w:sz w:val="24"/>
                <w:szCs w:val="28"/>
                <w:rtl/>
              </w:rPr>
            </w:rPrChange>
          </w:rPr>
          <w:delText>بر</w:delText>
        </w:r>
        <w:r w:rsidRPr="003D6165" w:rsidDel="003D6165">
          <w:rPr>
            <w:rFonts w:ascii="Times New Roman" w:hAnsi="Times New Roman" w:cs="B Nazanin"/>
            <w:sz w:val="24"/>
            <w:szCs w:val="28"/>
            <w:u w:val="single"/>
            <w:rtl/>
            <w:rPrChange w:id="474"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75" w:author="Lenovo" w:date="2026-09-23T08:28:00Z">
              <w:rPr>
                <w:rFonts w:ascii="Times New Roman" w:hAnsi="Times New Roman" w:cs="B Nazanin" w:hint="cs"/>
                <w:sz w:val="24"/>
                <w:szCs w:val="28"/>
                <w:rtl/>
              </w:rPr>
            </w:rPrChange>
          </w:rPr>
          <w:delText>طراحی</w:delText>
        </w:r>
        <w:r w:rsidRPr="003D6165" w:rsidDel="003D6165">
          <w:rPr>
            <w:rFonts w:ascii="Times New Roman" w:hAnsi="Times New Roman" w:cs="B Nazanin"/>
            <w:sz w:val="24"/>
            <w:szCs w:val="28"/>
            <w:u w:val="single"/>
            <w:rtl/>
            <w:rPrChange w:id="476"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77" w:author="Lenovo" w:date="2026-09-23T08:28:00Z">
              <w:rPr>
                <w:rFonts w:ascii="Times New Roman" w:hAnsi="Times New Roman" w:cs="B Nazanin" w:hint="cs"/>
                <w:sz w:val="24"/>
                <w:szCs w:val="28"/>
                <w:rtl/>
              </w:rPr>
            </w:rPrChange>
          </w:rPr>
          <w:delText>و</w:delText>
        </w:r>
        <w:r w:rsidRPr="003D6165" w:rsidDel="003D6165">
          <w:rPr>
            <w:rFonts w:ascii="Times New Roman" w:hAnsi="Times New Roman" w:cs="B Nazanin"/>
            <w:sz w:val="24"/>
            <w:szCs w:val="28"/>
            <w:u w:val="single"/>
            <w:rtl/>
            <w:rPrChange w:id="478"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79" w:author="Lenovo" w:date="2026-09-23T08:28:00Z">
              <w:rPr>
                <w:rFonts w:ascii="Times New Roman" w:hAnsi="Times New Roman" w:cs="B Nazanin" w:hint="cs"/>
                <w:sz w:val="24"/>
                <w:szCs w:val="28"/>
                <w:rtl/>
              </w:rPr>
            </w:rPrChange>
          </w:rPr>
          <w:delText>ارزیابی</w:delText>
        </w:r>
        <w:r w:rsidRPr="003D6165" w:rsidDel="003D6165">
          <w:rPr>
            <w:rFonts w:ascii="Times New Roman" w:hAnsi="Times New Roman" w:cs="B Nazanin"/>
            <w:sz w:val="24"/>
            <w:szCs w:val="28"/>
            <w:u w:val="single"/>
            <w:rtl/>
            <w:rPrChange w:id="480"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81" w:author="Lenovo" w:date="2026-09-23T08:28:00Z">
              <w:rPr>
                <w:rFonts w:ascii="Times New Roman" w:hAnsi="Times New Roman" w:cs="B Nazanin" w:hint="cs"/>
                <w:sz w:val="24"/>
                <w:szCs w:val="28"/>
                <w:rtl/>
              </w:rPr>
            </w:rPrChange>
          </w:rPr>
          <w:delText>یک</w:delText>
        </w:r>
        <w:r w:rsidRPr="003D6165" w:rsidDel="003D6165">
          <w:rPr>
            <w:rFonts w:ascii="Times New Roman" w:hAnsi="Times New Roman" w:cs="B Nazanin"/>
            <w:sz w:val="24"/>
            <w:szCs w:val="28"/>
            <w:u w:val="single"/>
            <w:rtl/>
            <w:rPrChange w:id="482"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83" w:author="Lenovo" w:date="2026-09-23T08:28:00Z">
              <w:rPr>
                <w:rFonts w:ascii="Times New Roman" w:hAnsi="Times New Roman" w:cs="B Nazanin" w:hint="cs"/>
                <w:sz w:val="24"/>
                <w:szCs w:val="28"/>
                <w:rtl/>
              </w:rPr>
            </w:rPrChange>
          </w:rPr>
          <w:delText>کاندید</w:delText>
        </w:r>
        <w:r w:rsidRPr="003D6165" w:rsidDel="003D6165">
          <w:rPr>
            <w:rFonts w:ascii="Times New Roman" w:hAnsi="Times New Roman" w:cs="B Nazanin"/>
            <w:sz w:val="24"/>
            <w:szCs w:val="28"/>
            <w:u w:val="single"/>
            <w:rtl/>
            <w:rPrChange w:id="484"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485" w:author="Lenovo" w:date="2026-09-23T08:28:00Z">
              <w:rPr>
                <w:rFonts w:ascii="Times New Roman" w:hAnsi="Times New Roman" w:cs="B Nazanin" w:hint="cs"/>
                <w:sz w:val="24"/>
                <w:szCs w:val="28"/>
                <w:rtl/>
              </w:rPr>
            </w:rPrChange>
          </w:rPr>
          <w:delText>واکسن</w:delText>
        </w:r>
        <w:r w:rsidRPr="003D6165" w:rsidDel="003D6165">
          <w:rPr>
            <w:rFonts w:ascii="Times New Roman" w:hAnsi="Times New Roman" w:cs="B Nazanin"/>
            <w:sz w:val="24"/>
            <w:szCs w:val="28"/>
            <w:u w:val="single"/>
            <w:rtl/>
            <w:rPrChange w:id="486"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highlight w:val="yellow"/>
            <w:u w:val="single"/>
            <w:rtl/>
            <w:rPrChange w:id="487" w:author="Lenovo" w:date="2026-09-23T08:28:00Z">
              <w:rPr>
                <w:rFonts w:ascii="Times New Roman" w:hAnsi="Times New Roman" w:cs="B Nazanin" w:hint="cs"/>
                <w:sz w:val="24"/>
                <w:szCs w:val="28"/>
                <w:rtl/>
              </w:rPr>
            </w:rPrChange>
          </w:rPr>
          <w:delText>چنداپی‌توپی</w:delText>
        </w:r>
        <w:r w:rsidR="00E96850" w:rsidRPr="003D6165" w:rsidDel="003D6165">
          <w:rPr>
            <w:rFonts w:ascii="Times New Roman" w:hAnsi="Times New Roman" w:cs="B Nazanin"/>
            <w:sz w:val="24"/>
            <w:szCs w:val="28"/>
            <w:u w:val="single"/>
            <w:rPrChange w:id="488" w:author="Lenovo" w:date="2026-09-23T08:28:00Z">
              <w:rPr>
                <w:rFonts w:ascii="Times New Roman" w:hAnsi="Times New Roman" w:cs="B Nazanin"/>
                <w:sz w:val="24"/>
                <w:szCs w:val="28"/>
              </w:rPr>
            </w:rPrChange>
          </w:rPr>
          <w:delText xml:space="preserve"> </w:delText>
        </w:r>
      </w:del>
      <w:ins w:id="489" w:author="SALMANIAN MOHAMMADHASSAN" w:date="2026-09-05T22:05:00Z">
        <w:del w:id="490" w:author="Lenovo" w:date="2026-09-23T08:29:00Z">
          <w:r w:rsidR="00E96850" w:rsidRPr="003D6165" w:rsidDel="003D6165">
            <w:rPr>
              <w:rFonts w:ascii="Times New Roman" w:hAnsi="Times New Roman" w:cs="B Nazanin"/>
              <w:sz w:val="24"/>
              <w:szCs w:val="28"/>
              <w:u w:val="single"/>
              <w:rPrChange w:id="491" w:author="Lenovo" w:date="2026-09-23T08:28:00Z">
                <w:rPr>
                  <w:rFonts w:ascii="Times New Roman" w:hAnsi="Times New Roman" w:cs="B Nazanin"/>
                  <w:sz w:val="24"/>
                  <w:szCs w:val="28"/>
                </w:rPr>
              </w:rPrChange>
            </w:rPr>
            <w:delText xml:space="preserve"> </w:delText>
          </w:r>
          <w:r w:rsidR="00E96850" w:rsidRPr="003D6165" w:rsidDel="003D6165">
            <w:rPr>
              <w:rFonts w:ascii="Times New Roman" w:hAnsi="Times New Roman" w:cs="B Nazanin" w:hint="cs"/>
              <w:sz w:val="24"/>
              <w:szCs w:val="28"/>
              <w:u w:val="single"/>
              <w:rtl/>
              <w:rPrChange w:id="492" w:author="Lenovo" w:date="2026-09-23T08:28:00Z">
                <w:rPr>
                  <w:rFonts w:ascii="Times New Roman" w:hAnsi="Times New Roman" w:cs="B Nazanin" w:hint="cs"/>
                  <w:sz w:val="24"/>
                  <w:szCs w:val="28"/>
                  <w:rtl/>
                </w:rPr>
              </w:rPrChange>
            </w:rPr>
            <w:delText>ترجیحا</w:delText>
          </w:r>
          <w:r w:rsidR="00E96850" w:rsidRPr="003D6165" w:rsidDel="003D6165">
            <w:rPr>
              <w:rFonts w:ascii="Times New Roman" w:hAnsi="Times New Roman" w:cs="B Nazanin"/>
              <w:sz w:val="24"/>
              <w:szCs w:val="28"/>
              <w:u w:val="single"/>
              <w:rtl/>
              <w:rPrChange w:id="493"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494" w:author="Lenovo" w:date="2026-09-23T08:28:00Z">
                <w:rPr>
                  <w:rFonts w:ascii="Times New Roman" w:hAnsi="Times New Roman" w:cs="B Nazanin" w:hint="cs"/>
                  <w:sz w:val="24"/>
                  <w:szCs w:val="28"/>
                  <w:rtl/>
                </w:rPr>
              </w:rPrChange>
            </w:rPr>
            <w:delText>معادل</w:delText>
          </w:r>
          <w:r w:rsidR="00E96850" w:rsidRPr="003D6165" w:rsidDel="003D6165">
            <w:rPr>
              <w:rFonts w:ascii="Times New Roman" w:hAnsi="Times New Roman" w:cs="B Nazanin"/>
              <w:sz w:val="24"/>
              <w:szCs w:val="28"/>
              <w:u w:val="single"/>
              <w:rtl/>
              <w:rPrChange w:id="495"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496" w:author="Lenovo" w:date="2026-09-23T08:28:00Z">
                <w:rPr>
                  <w:rFonts w:ascii="Times New Roman" w:hAnsi="Times New Roman" w:cs="B Nazanin" w:hint="cs"/>
                  <w:sz w:val="24"/>
                  <w:szCs w:val="28"/>
                  <w:rtl/>
                </w:rPr>
              </w:rPrChange>
            </w:rPr>
            <w:delText>انگلیسی</w:delText>
          </w:r>
          <w:r w:rsidR="00E96850" w:rsidRPr="003D6165" w:rsidDel="003D6165">
            <w:rPr>
              <w:rFonts w:ascii="Times New Roman" w:hAnsi="Times New Roman" w:cs="B Nazanin"/>
              <w:sz w:val="24"/>
              <w:szCs w:val="28"/>
              <w:u w:val="single"/>
              <w:rtl/>
              <w:rPrChange w:id="497"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498" w:author="Lenovo" w:date="2026-09-23T08:28:00Z">
                <w:rPr>
                  <w:rFonts w:ascii="Times New Roman" w:hAnsi="Times New Roman" w:cs="B Nazanin" w:hint="cs"/>
                  <w:sz w:val="24"/>
                  <w:szCs w:val="28"/>
                  <w:rtl/>
                </w:rPr>
              </w:rPrChange>
            </w:rPr>
            <w:delText>به</w:delText>
          </w:r>
          <w:r w:rsidR="00E96850" w:rsidRPr="003D6165" w:rsidDel="003D6165">
            <w:rPr>
              <w:rFonts w:ascii="Times New Roman" w:hAnsi="Times New Roman" w:cs="B Nazanin"/>
              <w:sz w:val="24"/>
              <w:szCs w:val="28"/>
              <w:u w:val="single"/>
              <w:rtl/>
              <w:rPrChange w:id="499"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00" w:author="Lenovo" w:date="2026-09-23T08:28:00Z">
                <w:rPr>
                  <w:rFonts w:ascii="Times New Roman" w:hAnsi="Times New Roman" w:cs="B Nazanin" w:hint="cs"/>
                  <w:sz w:val="24"/>
                  <w:szCs w:val="28"/>
                  <w:rtl/>
                </w:rPr>
              </w:rPrChange>
            </w:rPr>
            <w:delText>صورت</w:delText>
          </w:r>
          <w:r w:rsidR="00E96850" w:rsidRPr="003D6165" w:rsidDel="003D6165">
            <w:rPr>
              <w:rFonts w:ascii="Times New Roman" w:hAnsi="Times New Roman" w:cs="B Nazanin"/>
              <w:sz w:val="24"/>
              <w:szCs w:val="28"/>
              <w:u w:val="single"/>
              <w:rtl/>
              <w:rPrChange w:id="501"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02" w:author="Lenovo" w:date="2026-09-23T08:28:00Z">
                <w:rPr>
                  <w:rFonts w:ascii="Times New Roman" w:hAnsi="Times New Roman" w:cs="B Nazanin" w:hint="cs"/>
                  <w:sz w:val="24"/>
                  <w:szCs w:val="28"/>
                  <w:rtl/>
                </w:rPr>
              </w:rPrChange>
            </w:rPr>
            <w:delText>زیر</w:delText>
          </w:r>
          <w:r w:rsidR="00E96850" w:rsidRPr="003D6165" w:rsidDel="003D6165">
            <w:rPr>
              <w:rFonts w:ascii="Times New Roman" w:hAnsi="Times New Roman" w:cs="B Nazanin"/>
              <w:sz w:val="24"/>
              <w:szCs w:val="28"/>
              <w:u w:val="single"/>
              <w:rtl/>
              <w:rPrChange w:id="503"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04" w:author="Lenovo" w:date="2026-09-23T08:28:00Z">
                <w:rPr>
                  <w:rFonts w:ascii="Times New Roman" w:hAnsi="Times New Roman" w:cs="B Nazanin" w:hint="cs"/>
                  <w:sz w:val="24"/>
                  <w:szCs w:val="28"/>
                  <w:rtl/>
                </w:rPr>
              </w:rPrChange>
            </w:rPr>
            <w:delText>نویس</w:delText>
          </w:r>
          <w:r w:rsidR="00E96850" w:rsidRPr="003D6165" w:rsidDel="003D6165">
            <w:rPr>
              <w:rFonts w:ascii="Times New Roman" w:hAnsi="Times New Roman" w:cs="B Nazanin"/>
              <w:sz w:val="24"/>
              <w:szCs w:val="28"/>
              <w:u w:val="single"/>
              <w:rtl/>
              <w:rPrChange w:id="505"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06" w:author="Lenovo" w:date="2026-09-23T08:28:00Z">
                <w:rPr>
                  <w:rFonts w:ascii="Times New Roman" w:hAnsi="Times New Roman" w:cs="B Nazanin" w:hint="cs"/>
                  <w:sz w:val="24"/>
                  <w:szCs w:val="28"/>
                  <w:rtl/>
                </w:rPr>
              </w:rPrChange>
            </w:rPr>
            <w:delText>بیاید</w:delText>
          </w:r>
          <w:r w:rsidR="00E96850" w:rsidRPr="003D6165" w:rsidDel="003D6165">
            <w:rPr>
              <w:rFonts w:ascii="Times New Roman" w:hAnsi="Times New Roman" w:cs="B Nazanin"/>
              <w:sz w:val="24"/>
              <w:szCs w:val="28"/>
              <w:u w:val="single"/>
              <w:rtl/>
              <w:rPrChange w:id="507"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08" w:author="Lenovo" w:date="2026-09-23T08:28:00Z">
                <w:rPr>
                  <w:rFonts w:ascii="Times New Roman" w:hAnsi="Times New Roman" w:cs="B Nazanin" w:hint="cs"/>
                  <w:sz w:val="24"/>
                  <w:szCs w:val="28"/>
                  <w:rtl/>
                </w:rPr>
              </w:rPrChange>
            </w:rPr>
            <w:delText>متن</w:delText>
          </w:r>
          <w:r w:rsidR="00E96850" w:rsidRPr="003D6165" w:rsidDel="003D6165">
            <w:rPr>
              <w:rFonts w:ascii="Times New Roman" w:hAnsi="Times New Roman" w:cs="B Nazanin"/>
              <w:sz w:val="24"/>
              <w:szCs w:val="28"/>
              <w:u w:val="single"/>
              <w:rtl/>
              <w:rPrChange w:id="509"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10" w:author="Lenovo" w:date="2026-09-23T08:28:00Z">
                <w:rPr>
                  <w:rFonts w:ascii="Times New Roman" w:hAnsi="Times New Roman" w:cs="B Nazanin" w:hint="cs"/>
                  <w:sz w:val="24"/>
                  <w:szCs w:val="28"/>
                  <w:rtl/>
                </w:rPr>
              </w:rPrChange>
            </w:rPr>
            <w:delText>را</w:delText>
          </w:r>
          <w:r w:rsidR="00E96850" w:rsidRPr="003D6165" w:rsidDel="003D6165">
            <w:rPr>
              <w:rFonts w:ascii="Times New Roman" w:hAnsi="Times New Roman" w:cs="B Nazanin"/>
              <w:sz w:val="24"/>
              <w:szCs w:val="28"/>
              <w:u w:val="single"/>
              <w:rtl/>
              <w:rPrChange w:id="511"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12" w:author="Lenovo" w:date="2026-09-23T08:28:00Z">
                <w:rPr>
                  <w:rFonts w:ascii="Times New Roman" w:hAnsi="Times New Roman" w:cs="B Nazanin" w:hint="cs"/>
                  <w:sz w:val="24"/>
                  <w:szCs w:val="28"/>
                  <w:rtl/>
                </w:rPr>
              </w:rPrChange>
            </w:rPr>
            <w:delText>علمی</w:delText>
          </w:r>
          <w:r w:rsidR="00E96850" w:rsidRPr="003D6165" w:rsidDel="003D6165">
            <w:rPr>
              <w:rFonts w:ascii="Times New Roman" w:hAnsi="Times New Roman" w:cs="B Nazanin"/>
              <w:sz w:val="24"/>
              <w:szCs w:val="28"/>
              <w:u w:val="single"/>
              <w:rtl/>
              <w:rPrChange w:id="513" w:author="Lenovo" w:date="2026-09-23T08:28:00Z">
                <w:rPr>
                  <w:rFonts w:ascii="Times New Roman" w:hAnsi="Times New Roman" w:cs="B Nazanin"/>
                  <w:sz w:val="24"/>
                  <w:szCs w:val="28"/>
                  <w:rtl/>
                </w:rPr>
              </w:rPrChange>
            </w:rPr>
            <w:delText xml:space="preserve"> </w:delText>
          </w:r>
          <w:r w:rsidR="00E96850" w:rsidRPr="003D6165" w:rsidDel="003D6165">
            <w:rPr>
              <w:rFonts w:ascii="Times New Roman" w:hAnsi="Times New Roman" w:cs="B Nazanin" w:hint="cs"/>
              <w:sz w:val="24"/>
              <w:szCs w:val="28"/>
              <w:u w:val="single"/>
              <w:rtl/>
              <w:rPrChange w:id="514" w:author="Lenovo" w:date="2026-09-23T08:28:00Z">
                <w:rPr>
                  <w:rFonts w:ascii="Times New Roman" w:hAnsi="Times New Roman" w:cs="B Nazanin" w:hint="cs"/>
                  <w:sz w:val="24"/>
                  <w:szCs w:val="28"/>
                  <w:rtl/>
                </w:rPr>
              </w:rPrChange>
            </w:rPr>
            <w:delText>تر</w:delText>
          </w:r>
        </w:del>
      </w:ins>
      <w:ins w:id="515" w:author="SALMANIAN MOHAMMADHASSAN" w:date="2026-09-05T22:06:00Z">
        <w:del w:id="516" w:author="Lenovo" w:date="2026-09-23T08:29:00Z">
          <w:r w:rsidR="00E96850" w:rsidRPr="003D6165" w:rsidDel="003D6165">
            <w:rPr>
              <w:rFonts w:ascii="Times New Roman" w:hAnsi="Times New Roman" w:cs="B Nazanin"/>
              <w:sz w:val="24"/>
              <w:szCs w:val="28"/>
              <w:u w:val="single"/>
              <w:rtl/>
              <w:rPrChange w:id="517" w:author="Lenovo" w:date="2026-09-23T08:28:00Z">
                <w:rPr>
                  <w:rFonts w:ascii="Times New Roman" w:hAnsi="Times New Roman" w:cs="B Nazanin"/>
                  <w:sz w:val="24"/>
                  <w:szCs w:val="28"/>
                  <w:rtl/>
                </w:rPr>
              </w:rPrChange>
            </w:rPr>
            <w:delText xml:space="preserve"> م</w:delText>
          </w:r>
          <w:r w:rsidR="00E96850" w:rsidRPr="003D6165" w:rsidDel="003D6165">
            <w:rPr>
              <w:rFonts w:ascii="Times New Roman" w:hAnsi="Times New Roman" w:cs="B Nazanin" w:hint="cs"/>
              <w:sz w:val="24"/>
              <w:szCs w:val="28"/>
              <w:u w:val="single"/>
              <w:rtl/>
              <w:rPrChange w:id="518" w:author="Lenovo" w:date="2026-09-23T08:28:00Z">
                <w:rPr>
                  <w:rFonts w:ascii="Times New Roman" w:hAnsi="Times New Roman" w:cs="B Nazanin" w:hint="cs"/>
                  <w:sz w:val="24"/>
                  <w:szCs w:val="28"/>
                  <w:rtl/>
                </w:rPr>
              </w:rPrChange>
            </w:rPr>
            <w:delText>ی</w:delText>
          </w:r>
          <w:r w:rsidR="00E96850" w:rsidRPr="003D6165" w:rsidDel="003D6165">
            <w:rPr>
              <w:rFonts w:ascii="Times New Roman" w:hAnsi="Times New Roman" w:cs="B Nazanin"/>
              <w:sz w:val="24"/>
              <w:szCs w:val="28"/>
              <w:u w:val="single"/>
              <w:rtl/>
              <w:rPrChange w:id="519" w:author="Lenovo" w:date="2026-09-23T08:28:00Z">
                <w:rPr>
                  <w:rFonts w:ascii="Times New Roman" w:hAnsi="Times New Roman" w:cs="B Nazanin"/>
                  <w:sz w:val="24"/>
                  <w:szCs w:val="28"/>
                  <w:rtl/>
                </w:rPr>
              </w:rPrChange>
            </w:rPr>
            <w:delText xml:space="preserve"> کند. </w:delText>
          </w:r>
        </w:del>
      </w:ins>
      <w:del w:id="520" w:author="Lenovo" w:date="2026-09-23T08:29:00Z">
        <w:r w:rsidRPr="003D6165" w:rsidDel="003D6165">
          <w:rPr>
            <w:rFonts w:ascii="Times New Roman" w:hAnsi="Times New Roman" w:cs="B Nazanin"/>
            <w:sz w:val="24"/>
            <w:szCs w:val="28"/>
            <w:u w:val="single"/>
            <w:rtl/>
            <w:rPrChange w:id="52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22" w:author="Lenovo" w:date="2026-09-23T08:28:00Z">
              <w:rPr>
                <w:rFonts w:ascii="Times New Roman" w:hAnsi="Times New Roman" w:cs="B Nazanin" w:hint="cs"/>
                <w:sz w:val="24"/>
                <w:szCs w:val="28"/>
                <w:rtl/>
              </w:rPr>
            </w:rPrChange>
          </w:rPr>
          <w:delText>انجام</w:delText>
        </w:r>
        <w:r w:rsidRPr="003D6165" w:rsidDel="003D6165">
          <w:rPr>
            <w:rFonts w:ascii="Times New Roman" w:hAnsi="Times New Roman" w:cs="B Nazanin"/>
            <w:sz w:val="24"/>
            <w:szCs w:val="28"/>
            <w:u w:val="single"/>
            <w:rtl/>
            <w:rPrChange w:id="52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24" w:author="Lenovo" w:date="2026-09-23T08:28:00Z">
              <w:rPr>
                <w:rFonts w:ascii="Times New Roman" w:hAnsi="Times New Roman" w:cs="B Nazanin" w:hint="cs"/>
                <w:sz w:val="24"/>
                <w:szCs w:val="28"/>
                <w:rtl/>
              </w:rPr>
            </w:rPrChange>
          </w:rPr>
          <w:delText>شد</w:delText>
        </w:r>
        <w:r w:rsidRPr="003D6165" w:rsidDel="003D6165">
          <w:rPr>
            <w:rFonts w:ascii="Times New Roman" w:hAnsi="Times New Roman" w:cs="B Nazanin"/>
            <w:sz w:val="24"/>
            <w:szCs w:val="28"/>
            <w:u w:val="single"/>
            <w:rtl/>
            <w:rPrChange w:id="52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26" w:author="Lenovo" w:date="2026-09-23T08:28:00Z">
              <w:rPr>
                <w:rFonts w:ascii="Times New Roman" w:hAnsi="Times New Roman" w:cs="B Nazanin" w:hint="cs"/>
                <w:sz w:val="24"/>
                <w:szCs w:val="28"/>
                <w:rtl/>
              </w:rPr>
            </w:rPrChange>
          </w:rPr>
          <w:delText>تا</w:delText>
        </w:r>
        <w:r w:rsidRPr="003D6165" w:rsidDel="003D6165">
          <w:rPr>
            <w:rFonts w:ascii="Times New Roman" w:hAnsi="Times New Roman" w:cs="B Nazanin"/>
            <w:sz w:val="24"/>
            <w:szCs w:val="28"/>
            <w:u w:val="single"/>
            <w:rtl/>
            <w:rPrChange w:id="52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28" w:author="Lenovo" w:date="2026-09-23T08:28:00Z">
              <w:rPr>
                <w:rFonts w:ascii="Times New Roman" w:hAnsi="Times New Roman" w:cs="B Nazanin" w:hint="cs"/>
                <w:sz w:val="24"/>
                <w:szCs w:val="28"/>
                <w:rtl/>
              </w:rPr>
            </w:rPrChange>
          </w:rPr>
          <w:delText>پاسخ‌های</w:delText>
        </w:r>
        <w:r w:rsidRPr="003D6165" w:rsidDel="003D6165">
          <w:rPr>
            <w:rFonts w:ascii="Times New Roman" w:hAnsi="Times New Roman" w:cs="B Nazanin"/>
            <w:sz w:val="24"/>
            <w:szCs w:val="28"/>
            <w:u w:val="single"/>
            <w:rtl/>
            <w:rPrChange w:id="52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30" w:author="Lenovo" w:date="2026-09-23T08:28:00Z">
              <w:rPr>
                <w:rFonts w:ascii="Times New Roman" w:hAnsi="Times New Roman" w:cs="B Nazanin" w:hint="cs"/>
                <w:sz w:val="24"/>
                <w:szCs w:val="28"/>
                <w:rtl/>
              </w:rPr>
            </w:rPrChange>
          </w:rPr>
          <w:delText>ایمنی</w:delText>
        </w:r>
        <w:r w:rsidRPr="003D6165" w:rsidDel="003D6165">
          <w:rPr>
            <w:rFonts w:ascii="Times New Roman" w:hAnsi="Times New Roman" w:cs="B Nazanin"/>
            <w:sz w:val="24"/>
            <w:szCs w:val="28"/>
            <w:u w:val="single"/>
            <w:rtl/>
            <w:rPrChange w:id="53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32" w:author="Lenovo" w:date="2026-09-23T08:28:00Z">
              <w:rPr>
                <w:rFonts w:ascii="Times New Roman" w:hAnsi="Times New Roman" w:cs="B Nazanin" w:hint="cs"/>
                <w:sz w:val="24"/>
                <w:szCs w:val="28"/>
                <w:rtl/>
              </w:rPr>
            </w:rPrChange>
          </w:rPr>
          <w:delText>القا</w:delText>
        </w:r>
        <w:r w:rsidRPr="003D6165" w:rsidDel="003D6165">
          <w:rPr>
            <w:rFonts w:ascii="Times New Roman" w:hAnsi="Times New Roman" w:cs="B Nazanin"/>
            <w:sz w:val="24"/>
            <w:szCs w:val="28"/>
            <w:u w:val="single"/>
            <w:rtl/>
            <w:rPrChange w:id="53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34" w:author="Lenovo" w:date="2026-09-23T08:28:00Z">
              <w:rPr>
                <w:rFonts w:ascii="Times New Roman" w:hAnsi="Times New Roman" w:cs="B Nazanin" w:hint="cs"/>
                <w:sz w:val="24"/>
                <w:szCs w:val="28"/>
                <w:rtl/>
              </w:rPr>
            </w:rPrChange>
          </w:rPr>
          <w:delText>شده</w:delText>
        </w:r>
        <w:r w:rsidRPr="003D6165" w:rsidDel="003D6165">
          <w:rPr>
            <w:rFonts w:ascii="Times New Roman" w:hAnsi="Times New Roman" w:cs="B Nazanin"/>
            <w:sz w:val="24"/>
            <w:szCs w:val="28"/>
            <w:u w:val="single"/>
            <w:rtl/>
            <w:rPrChange w:id="53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36" w:author="Lenovo" w:date="2026-09-23T08:28:00Z">
              <w:rPr>
                <w:rFonts w:ascii="Times New Roman" w:hAnsi="Times New Roman" w:cs="B Nazanin" w:hint="cs"/>
                <w:sz w:val="24"/>
                <w:szCs w:val="28"/>
                <w:rtl/>
              </w:rPr>
            </w:rPrChange>
          </w:rPr>
          <w:delText>توسط</w:delText>
        </w:r>
        <w:r w:rsidRPr="003D6165" w:rsidDel="003D6165">
          <w:rPr>
            <w:rFonts w:ascii="Times New Roman" w:hAnsi="Times New Roman" w:cs="B Nazanin"/>
            <w:sz w:val="24"/>
            <w:szCs w:val="28"/>
            <w:u w:val="single"/>
            <w:rtl/>
            <w:rPrChange w:id="53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38" w:author="Lenovo" w:date="2026-09-23T08:28:00Z">
              <w:rPr>
                <w:rFonts w:ascii="Times New Roman" w:hAnsi="Times New Roman" w:cs="B Nazanin" w:hint="cs"/>
                <w:sz w:val="24"/>
                <w:szCs w:val="28"/>
                <w:rtl/>
              </w:rPr>
            </w:rPrChange>
          </w:rPr>
          <w:delText>این</w:delText>
        </w:r>
        <w:r w:rsidRPr="003D6165" w:rsidDel="003D6165">
          <w:rPr>
            <w:rFonts w:ascii="Times New Roman" w:hAnsi="Times New Roman" w:cs="B Nazanin"/>
            <w:sz w:val="24"/>
            <w:szCs w:val="28"/>
            <w:u w:val="single"/>
            <w:rtl/>
            <w:rPrChange w:id="53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40" w:author="Lenovo" w:date="2026-09-23T08:28:00Z">
              <w:rPr>
                <w:rFonts w:ascii="Times New Roman" w:hAnsi="Times New Roman" w:cs="B Nazanin" w:hint="cs"/>
                <w:sz w:val="24"/>
                <w:szCs w:val="28"/>
                <w:rtl/>
              </w:rPr>
            </w:rPrChange>
          </w:rPr>
          <w:delText>رویکرد</w:delText>
        </w:r>
        <w:r w:rsidRPr="003D6165" w:rsidDel="003D6165">
          <w:rPr>
            <w:rFonts w:ascii="Times New Roman" w:hAnsi="Times New Roman" w:cs="B Nazanin"/>
            <w:sz w:val="24"/>
            <w:szCs w:val="28"/>
            <w:u w:val="single"/>
            <w:rtl/>
            <w:rPrChange w:id="54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42" w:author="Lenovo" w:date="2026-09-23T08:28:00Z">
              <w:rPr>
                <w:rFonts w:ascii="Times New Roman" w:hAnsi="Times New Roman" w:cs="B Nazanin" w:hint="cs"/>
                <w:sz w:val="24"/>
                <w:szCs w:val="28"/>
                <w:rtl/>
              </w:rPr>
            </w:rPrChange>
          </w:rPr>
          <w:delText>مورد</w:delText>
        </w:r>
        <w:r w:rsidRPr="003D6165" w:rsidDel="003D6165">
          <w:rPr>
            <w:rFonts w:ascii="Times New Roman" w:hAnsi="Times New Roman" w:cs="B Nazanin"/>
            <w:sz w:val="24"/>
            <w:szCs w:val="28"/>
            <w:u w:val="single"/>
            <w:rtl/>
            <w:rPrChange w:id="54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44" w:author="Lenovo" w:date="2026-09-23T08:28:00Z">
              <w:rPr>
                <w:rFonts w:ascii="Times New Roman" w:hAnsi="Times New Roman" w:cs="B Nazanin" w:hint="cs"/>
                <w:sz w:val="24"/>
                <w:szCs w:val="28"/>
                <w:rtl/>
              </w:rPr>
            </w:rPrChange>
          </w:rPr>
          <w:delText>بررسی</w:delText>
        </w:r>
        <w:r w:rsidRPr="003D6165" w:rsidDel="003D6165">
          <w:rPr>
            <w:rFonts w:ascii="Times New Roman" w:hAnsi="Times New Roman" w:cs="B Nazanin"/>
            <w:sz w:val="24"/>
            <w:szCs w:val="28"/>
            <w:u w:val="single"/>
            <w:rtl/>
            <w:rPrChange w:id="54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46" w:author="Lenovo" w:date="2026-09-23T08:28:00Z">
              <w:rPr>
                <w:rFonts w:ascii="Times New Roman" w:hAnsi="Times New Roman" w:cs="B Nazanin" w:hint="cs"/>
                <w:sz w:val="24"/>
                <w:szCs w:val="28"/>
                <w:rtl/>
              </w:rPr>
            </w:rPrChange>
          </w:rPr>
          <w:delText>قرار</w:delText>
        </w:r>
        <w:r w:rsidRPr="003D6165" w:rsidDel="003D6165">
          <w:rPr>
            <w:rFonts w:ascii="Times New Roman" w:hAnsi="Times New Roman" w:cs="B Nazanin"/>
            <w:sz w:val="24"/>
            <w:szCs w:val="28"/>
            <w:u w:val="single"/>
            <w:rtl/>
            <w:rPrChange w:id="54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48" w:author="Lenovo" w:date="2026-09-23T08:28:00Z">
              <w:rPr>
                <w:rFonts w:ascii="Times New Roman" w:hAnsi="Times New Roman" w:cs="B Nazanin" w:hint="cs"/>
                <w:sz w:val="24"/>
                <w:szCs w:val="28"/>
                <w:rtl/>
              </w:rPr>
            </w:rPrChange>
          </w:rPr>
          <w:delText>گیرد</w:delText>
        </w:r>
        <w:r w:rsidRPr="003D6165" w:rsidDel="003D6165">
          <w:rPr>
            <w:rFonts w:ascii="Times New Roman" w:hAnsi="Times New Roman" w:cs="B Nazanin"/>
            <w:sz w:val="24"/>
            <w:szCs w:val="28"/>
            <w:u w:val="single"/>
            <w:rtl/>
            <w:rPrChange w:id="54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50" w:author="Lenovo" w:date="2026-09-23T08:28:00Z">
              <w:rPr>
                <w:rFonts w:ascii="Times New Roman" w:hAnsi="Times New Roman" w:cs="B Nazanin" w:hint="cs"/>
                <w:sz w:val="24"/>
                <w:szCs w:val="28"/>
                <w:rtl/>
              </w:rPr>
            </w:rPrChange>
          </w:rPr>
          <w:delText>استفاده</w:delText>
        </w:r>
        <w:r w:rsidRPr="003D6165" w:rsidDel="003D6165">
          <w:rPr>
            <w:rFonts w:ascii="Times New Roman" w:hAnsi="Times New Roman" w:cs="B Nazanin"/>
            <w:sz w:val="24"/>
            <w:szCs w:val="28"/>
            <w:u w:val="single"/>
            <w:rtl/>
            <w:rPrChange w:id="55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52" w:author="Lenovo" w:date="2026-09-23T08:28:00Z">
              <w:rPr>
                <w:rFonts w:ascii="Times New Roman" w:hAnsi="Times New Roman" w:cs="B Nazanin" w:hint="cs"/>
                <w:sz w:val="24"/>
                <w:szCs w:val="28"/>
                <w:rtl/>
              </w:rPr>
            </w:rPrChange>
          </w:rPr>
          <w:delText>از</w:delText>
        </w:r>
        <w:r w:rsidRPr="003D6165" w:rsidDel="003D6165">
          <w:rPr>
            <w:rFonts w:ascii="Times New Roman" w:hAnsi="Times New Roman" w:cs="B Nazanin"/>
            <w:sz w:val="24"/>
            <w:szCs w:val="28"/>
            <w:u w:val="single"/>
            <w:rtl/>
            <w:rPrChange w:id="55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54" w:author="Lenovo" w:date="2026-09-23T08:28:00Z">
              <w:rPr>
                <w:rFonts w:ascii="Times New Roman" w:hAnsi="Times New Roman" w:cs="B Nazanin" w:hint="cs"/>
                <w:sz w:val="24"/>
                <w:szCs w:val="28"/>
                <w:rtl/>
              </w:rPr>
            </w:rPrChange>
          </w:rPr>
          <w:delText>ساختار</w:delText>
        </w:r>
        <w:r w:rsidRPr="003D6165" w:rsidDel="003D6165">
          <w:rPr>
            <w:rFonts w:ascii="Times New Roman" w:hAnsi="Times New Roman" w:cs="B Nazanin"/>
            <w:sz w:val="24"/>
            <w:szCs w:val="28"/>
            <w:u w:val="single"/>
            <w:rtl/>
            <w:rPrChange w:id="55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56" w:author="Lenovo" w:date="2026-09-23T08:28:00Z">
              <w:rPr>
                <w:rFonts w:ascii="Times New Roman" w:hAnsi="Times New Roman" w:cs="B Nazanin" w:hint="cs"/>
                <w:sz w:val="24"/>
                <w:szCs w:val="28"/>
                <w:rtl/>
              </w:rPr>
            </w:rPrChange>
          </w:rPr>
          <w:delText>چنداپی‌توپی</w:delText>
        </w:r>
        <w:r w:rsidRPr="003D6165" w:rsidDel="003D6165">
          <w:rPr>
            <w:rFonts w:ascii="Times New Roman" w:hAnsi="Times New Roman" w:cs="B Nazanin"/>
            <w:sz w:val="24"/>
            <w:szCs w:val="28"/>
            <w:u w:val="single"/>
            <w:rtl/>
            <w:rPrChange w:id="55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58" w:author="Lenovo" w:date="2026-09-23T08:28:00Z">
              <w:rPr>
                <w:rFonts w:ascii="Times New Roman" w:hAnsi="Times New Roman" w:cs="B Nazanin" w:hint="cs"/>
                <w:sz w:val="24"/>
                <w:szCs w:val="28"/>
                <w:rtl/>
              </w:rPr>
            </w:rPrChange>
          </w:rPr>
          <w:delText>این</w:delText>
        </w:r>
        <w:r w:rsidRPr="003D6165" w:rsidDel="003D6165">
          <w:rPr>
            <w:rFonts w:ascii="Times New Roman" w:hAnsi="Times New Roman" w:cs="B Nazanin"/>
            <w:sz w:val="24"/>
            <w:szCs w:val="28"/>
            <w:u w:val="single"/>
            <w:rtl/>
            <w:rPrChange w:id="55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60" w:author="Lenovo" w:date="2026-09-23T08:28:00Z">
              <w:rPr>
                <w:rFonts w:ascii="Times New Roman" w:hAnsi="Times New Roman" w:cs="B Nazanin" w:hint="cs"/>
                <w:sz w:val="24"/>
                <w:szCs w:val="28"/>
                <w:rtl/>
              </w:rPr>
            </w:rPrChange>
          </w:rPr>
          <w:delText>امکان</w:delText>
        </w:r>
        <w:r w:rsidRPr="003D6165" w:rsidDel="003D6165">
          <w:rPr>
            <w:rFonts w:ascii="Times New Roman" w:hAnsi="Times New Roman" w:cs="B Nazanin"/>
            <w:sz w:val="24"/>
            <w:szCs w:val="28"/>
            <w:u w:val="single"/>
            <w:rtl/>
            <w:rPrChange w:id="56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62" w:author="Lenovo" w:date="2026-09-23T08:28:00Z">
              <w:rPr>
                <w:rFonts w:ascii="Times New Roman" w:hAnsi="Times New Roman" w:cs="B Nazanin" w:hint="cs"/>
                <w:sz w:val="24"/>
                <w:szCs w:val="28"/>
                <w:rtl/>
              </w:rPr>
            </w:rPrChange>
          </w:rPr>
          <w:delText>را</w:delText>
        </w:r>
        <w:r w:rsidRPr="003D6165" w:rsidDel="003D6165">
          <w:rPr>
            <w:rFonts w:ascii="Times New Roman" w:hAnsi="Times New Roman" w:cs="B Nazanin"/>
            <w:sz w:val="24"/>
            <w:szCs w:val="28"/>
            <w:u w:val="single"/>
            <w:rtl/>
            <w:rPrChange w:id="56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64" w:author="Lenovo" w:date="2026-09-23T08:28:00Z">
              <w:rPr>
                <w:rFonts w:ascii="Times New Roman" w:hAnsi="Times New Roman" w:cs="B Nazanin" w:hint="cs"/>
                <w:sz w:val="24"/>
                <w:szCs w:val="28"/>
                <w:rtl/>
              </w:rPr>
            </w:rPrChange>
          </w:rPr>
          <w:delText>فراهم</w:delText>
        </w:r>
        <w:r w:rsidRPr="003D6165" w:rsidDel="003D6165">
          <w:rPr>
            <w:rFonts w:ascii="Times New Roman" w:hAnsi="Times New Roman" w:cs="B Nazanin"/>
            <w:sz w:val="24"/>
            <w:szCs w:val="28"/>
            <w:u w:val="single"/>
            <w:rtl/>
            <w:rPrChange w:id="56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66" w:author="Lenovo" w:date="2026-09-23T08:28:00Z">
              <w:rPr>
                <w:rFonts w:ascii="Times New Roman" w:hAnsi="Times New Roman" w:cs="B Nazanin" w:hint="cs"/>
                <w:sz w:val="24"/>
                <w:szCs w:val="28"/>
                <w:rtl/>
              </w:rPr>
            </w:rPrChange>
          </w:rPr>
          <w:delText>می‌کند</w:delText>
        </w:r>
        <w:r w:rsidRPr="003D6165" w:rsidDel="003D6165">
          <w:rPr>
            <w:rFonts w:ascii="Times New Roman" w:hAnsi="Times New Roman" w:cs="B Nazanin"/>
            <w:sz w:val="24"/>
            <w:szCs w:val="28"/>
            <w:u w:val="single"/>
            <w:rtl/>
            <w:rPrChange w:id="56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68" w:author="Lenovo" w:date="2026-09-23T08:28:00Z">
              <w:rPr>
                <w:rFonts w:ascii="Times New Roman" w:hAnsi="Times New Roman" w:cs="B Nazanin" w:hint="cs"/>
                <w:sz w:val="24"/>
                <w:szCs w:val="28"/>
                <w:rtl/>
              </w:rPr>
            </w:rPrChange>
          </w:rPr>
          <w:delText>که</w:delText>
        </w:r>
        <w:r w:rsidRPr="003D6165" w:rsidDel="003D6165">
          <w:rPr>
            <w:rFonts w:ascii="Times New Roman" w:hAnsi="Times New Roman" w:cs="B Nazanin"/>
            <w:sz w:val="24"/>
            <w:szCs w:val="28"/>
            <w:u w:val="single"/>
            <w:rtl/>
            <w:rPrChange w:id="56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70" w:author="Lenovo" w:date="2026-09-23T08:28:00Z">
              <w:rPr>
                <w:rFonts w:ascii="Times New Roman" w:hAnsi="Times New Roman" w:cs="B Nazanin" w:hint="cs"/>
                <w:sz w:val="24"/>
                <w:szCs w:val="28"/>
                <w:rtl/>
              </w:rPr>
            </w:rPrChange>
          </w:rPr>
          <w:delText>بخش‌های</w:delText>
        </w:r>
        <w:r w:rsidRPr="003D6165" w:rsidDel="003D6165">
          <w:rPr>
            <w:rFonts w:ascii="Times New Roman" w:hAnsi="Times New Roman" w:cs="B Nazanin"/>
            <w:sz w:val="24"/>
            <w:szCs w:val="28"/>
            <w:u w:val="single"/>
            <w:rtl/>
            <w:rPrChange w:id="57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72" w:author="Lenovo" w:date="2026-09-23T08:28:00Z">
              <w:rPr>
                <w:rFonts w:ascii="Times New Roman" w:hAnsi="Times New Roman" w:cs="B Nazanin" w:hint="cs"/>
                <w:sz w:val="24"/>
                <w:szCs w:val="28"/>
                <w:rtl/>
              </w:rPr>
            </w:rPrChange>
          </w:rPr>
          <w:delText>ایمنی‌زای</w:delText>
        </w:r>
        <w:r w:rsidRPr="003D6165" w:rsidDel="003D6165">
          <w:rPr>
            <w:rFonts w:ascii="Times New Roman" w:hAnsi="Times New Roman" w:cs="B Nazanin"/>
            <w:sz w:val="24"/>
            <w:szCs w:val="28"/>
            <w:u w:val="single"/>
            <w:rtl/>
            <w:rPrChange w:id="57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74" w:author="Lenovo" w:date="2026-09-23T08:28:00Z">
              <w:rPr>
                <w:rFonts w:ascii="Times New Roman" w:hAnsi="Times New Roman" w:cs="B Nazanin" w:hint="cs"/>
                <w:sz w:val="24"/>
                <w:szCs w:val="28"/>
                <w:rtl/>
              </w:rPr>
            </w:rPrChange>
          </w:rPr>
          <w:delText>منتخب</w:delText>
        </w:r>
        <w:r w:rsidRPr="003D6165" w:rsidDel="003D6165">
          <w:rPr>
            <w:rFonts w:ascii="Times New Roman" w:hAnsi="Times New Roman" w:cs="B Nazanin"/>
            <w:sz w:val="24"/>
            <w:szCs w:val="28"/>
            <w:u w:val="single"/>
            <w:rtl/>
            <w:rPrChange w:id="57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76" w:author="Lenovo" w:date="2026-09-23T08:28:00Z">
              <w:rPr>
                <w:rFonts w:ascii="Times New Roman" w:hAnsi="Times New Roman" w:cs="B Nazanin" w:hint="cs"/>
                <w:sz w:val="24"/>
                <w:szCs w:val="28"/>
                <w:rtl/>
              </w:rPr>
            </w:rPrChange>
          </w:rPr>
          <w:delText>به‌صورت</w:delText>
        </w:r>
        <w:r w:rsidRPr="003D6165" w:rsidDel="003D6165">
          <w:rPr>
            <w:rFonts w:ascii="Times New Roman" w:hAnsi="Times New Roman" w:cs="B Nazanin"/>
            <w:sz w:val="24"/>
            <w:szCs w:val="28"/>
            <w:u w:val="single"/>
            <w:rtl/>
            <w:rPrChange w:id="57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78" w:author="Lenovo" w:date="2026-09-23T08:28:00Z">
              <w:rPr>
                <w:rFonts w:ascii="Times New Roman" w:hAnsi="Times New Roman" w:cs="B Nazanin" w:hint="cs"/>
                <w:sz w:val="24"/>
                <w:szCs w:val="28"/>
                <w:rtl/>
              </w:rPr>
            </w:rPrChange>
          </w:rPr>
          <w:delText>هدفمند</w:delText>
        </w:r>
        <w:r w:rsidRPr="003D6165" w:rsidDel="003D6165">
          <w:rPr>
            <w:rFonts w:ascii="Times New Roman" w:hAnsi="Times New Roman" w:cs="B Nazanin"/>
            <w:sz w:val="24"/>
            <w:szCs w:val="28"/>
            <w:u w:val="single"/>
            <w:rtl/>
            <w:rPrChange w:id="57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80" w:author="Lenovo" w:date="2026-09-23T08:28:00Z">
              <w:rPr>
                <w:rFonts w:ascii="Times New Roman" w:hAnsi="Times New Roman" w:cs="B Nazanin" w:hint="cs"/>
                <w:sz w:val="24"/>
                <w:szCs w:val="28"/>
                <w:rtl/>
              </w:rPr>
            </w:rPrChange>
          </w:rPr>
          <w:delText>ارائه</w:delText>
        </w:r>
        <w:r w:rsidRPr="003D6165" w:rsidDel="003D6165">
          <w:rPr>
            <w:rFonts w:ascii="Times New Roman" w:hAnsi="Times New Roman" w:cs="B Nazanin"/>
            <w:sz w:val="24"/>
            <w:szCs w:val="28"/>
            <w:u w:val="single"/>
            <w:rtl/>
            <w:rPrChange w:id="58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82" w:author="Lenovo" w:date="2026-09-23T08:28:00Z">
              <w:rPr>
                <w:rFonts w:ascii="Times New Roman" w:hAnsi="Times New Roman" w:cs="B Nazanin" w:hint="cs"/>
                <w:sz w:val="24"/>
                <w:szCs w:val="28"/>
                <w:rtl/>
              </w:rPr>
            </w:rPrChange>
          </w:rPr>
          <w:delText>شوند</w:delText>
        </w:r>
        <w:r w:rsidRPr="003D6165" w:rsidDel="003D6165">
          <w:rPr>
            <w:rFonts w:ascii="Times New Roman" w:hAnsi="Times New Roman" w:cs="B Nazanin"/>
            <w:sz w:val="24"/>
            <w:szCs w:val="28"/>
            <w:u w:val="single"/>
            <w:rtl/>
            <w:rPrChange w:id="58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84" w:author="Lenovo" w:date="2026-09-23T08:28:00Z">
              <w:rPr>
                <w:rFonts w:ascii="Times New Roman" w:hAnsi="Times New Roman" w:cs="B Nazanin" w:hint="cs"/>
                <w:sz w:val="24"/>
                <w:szCs w:val="28"/>
                <w:rtl/>
              </w:rPr>
            </w:rPrChange>
          </w:rPr>
          <w:delText>و</w:delText>
        </w:r>
        <w:r w:rsidRPr="003D6165" w:rsidDel="003D6165">
          <w:rPr>
            <w:rFonts w:ascii="Times New Roman" w:hAnsi="Times New Roman" w:cs="B Nazanin"/>
            <w:sz w:val="24"/>
            <w:szCs w:val="28"/>
            <w:u w:val="single"/>
            <w:rtl/>
            <w:rPrChange w:id="58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86" w:author="Lenovo" w:date="2026-09-23T08:28:00Z">
              <w:rPr>
                <w:rFonts w:ascii="Times New Roman" w:hAnsi="Times New Roman" w:cs="B Nazanin" w:hint="cs"/>
                <w:sz w:val="24"/>
                <w:szCs w:val="28"/>
                <w:rtl/>
              </w:rPr>
            </w:rPrChange>
          </w:rPr>
          <w:delText>در</w:delText>
        </w:r>
        <w:r w:rsidRPr="003D6165" w:rsidDel="003D6165">
          <w:rPr>
            <w:rFonts w:ascii="Times New Roman" w:hAnsi="Times New Roman" w:cs="B Nazanin"/>
            <w:sz w:val="24"/>
            <w:szCs w:val="28"/>
            <w:u w:val="single"/>
            <w:rtl/>
            <w:rPrChange w:id="58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88" w:author="Lenovo" w:date="2026-09-23T08:28:00Z">
              <w:rPr>
                <w:rFonts w:ascii="Times New Roman" w:hAnsi="Times New Roman" w:cs="B Nazanin" w:hint="cs"/>
                <w:sz w:val="24"/>
                <w:szCs w:val="28"/>
                <w:rtl/>
              </w:rPr>
            </w:rPrChange>
          </w:rPr>
          <w:delText>عین</w:delText>
        </w:r>
        <w:r w:rsidRPr="003D6165" w:rsidDel="003D6165">
          <w:rPr>
            <w:rFonts w:ascii="Times New Roman" w:hAnsi="Times New Roman" w:cs="B Nazanin"/>
            <w:sz w:val="24"/>
            <w:szCs w:val="28"/>
            <w:u w:val="single"/>
            <w:rtl/>
            <w:rPrChange w:id="58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90" w:author="Lenovo" w:date="2026-09-23T08:28:00Z">
              <w:rPr>
                <w:rFonts w:ascii="Times New Roman" w:hAnsi="Times New Roman" w:cs="B Nazanin" w:hint="cs"/>
                <w:sz w:val="24"/>
                <w:szCs w:val="28"/>
                <w:rtl/>
              </w:rPr>
            </w:rPrChange>
          </w:rPr>
          <w:delText>حال،</w:delText>
        </w:r>
        <w:r w:rsidRPr="003D6165" w:rsidDel="003D6165">
          <w:rPr>
            <w:rFonts w:ascii="Times New Roman" w:hAnsi="Times New Roman" w:cs="B Nazanin"/>
            <w:sz w:val="24"/>
            <w:szCs w:val="28"/>
            <w:u w:val="single"/>
            <w:rtl/>
            <w:rPrChange w:id="59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92" w:author="Lenovo" w:date="2026-09-23T08:28:00Z">
              <w:rPr>
                <w:rFonts w:ascii="Times New Roman" w:hAnsi="Times New Roman" w:cs="B Nazanin" w:hint="cs"/>
                <w:sz w:val="24"/>
                <w:szCs w:val="28"/>
                <w:rtl/>
              </w:rPr>
            </w:rPrChange>
          </w:rPr>
          <w:delText>ملاحظات</w:delText>
        </w:r>
        <w:r w:rsidRPr="003D6165" w:rsidDel="003D6165">
          <w:rPr>
            <w:rFonts w:ascii="Times New Roman" w:hAnsi="Times New Roman" w:cs="B Nazanin"/>
            <w:sz w:val="24"/>
            <w:szCs w:val="28"/>
            <w:u w:val="single"/>
            <w:rtl/>
            <w:rPrChange w:id="59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94" w:author="Lenovo" w:date="2026-09-23T08:28:00Z">
              <w:rPr>
                <w:rFonts w:ascii="Times New Roman" w:hAnsi="Times New Roman" w:cs="B Nazanin" w:hint="cs"/>
                <w:sz w:val="24"/>
                <w:szCs w:val="28"/>
                <w:rtl/>
              </w:rPr>
            </w:rPrChange>
          </w:rPr>
          <w:delText>ایمنی</w:delText>
        </w:r>
        <w:r w:rsidRPr="003D6165" w:rsidDel="003D6165">
          <w:rPr>
            <w:rFonts w:ascii="Times New Roman" w:hAnsi="Times New Roman" w:cs="B Nazanin"/>
            <w:sz w:val="24"/>
            <w:szCs w:val="28"/>
            <w:u w:val="single"/>
            <w:rtl/>
            <w:rPrChange w:id="59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96" w:author="Lenovo" w:date="2026-09-23T08:28:00Z">
              <w:rPr>
                <w:rFonts w:ascii="Times New Roman" w:hAnsi="Times New Roman" w:cs="B Nazanin" w:hint="cs"/>
                <w:sz w:val="24"/>
                <w:szCs w:val="28"/>
                <w:rtl/>
              </w:rPr>
            </w:rPrChange>
          </w:rPr>
          <w:delText>مرتبط</w:delText>
        </w:r>
        <w:r w:rsidRPr="003D6165" w:rsidDel="003D6165">
          <w:rPr>
            <w:rFonts w:ascii="Times New Roman" w:hAnsi="Times New Roman" w:cs="B Nazanin"/>
            <w:sz w:val="24"/>
            <w:szCs w:val="28"/>
            <w:u w:val="single"/>
            <w:rtl/>
            <w:rPrChange w:id="59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598" w:author="Lenovo" w:date="2026-09-23T08:28:00Z">
              <w:rPr>
                <w:rFonts w:ascii="Times New Roman" w:hAnsi="Times New Roman" w:cs="B Nazanin" w:hint="cs"/>
                <w:sz w:val="24"/>
                <w:szCs w:val="28"/>
                <w:rtl/>
              </w:rPr>
            </w:rPrChange>
          </w:rPr>
          <w:delText>با</w:delText>
        </w:r>
        <w:r w:rsidRPr="003D6165" w:rsidDel="003D6165">
          <w:rPr>
            <w:rFonts w:ascii="Times New Roman" w:hAnsi="Times New Roman" w:cs="B Nazanin"/>
            <w:sz w:val="24"/>
            <w:szCs w:val="28"/>
            <w:u w:val="single"/>
            <w:rtl/>
            <w:rPrChange w:id="59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00" w:author="Lenovo" w:date="2026-09-23T08:28:00Z">
              <w:rPr>
                <w:rFonts w:ascii="Times New Roman" w:hAnsi="Times New Roman" w:cs="B Nazanin" w:hint="cs"/>
                <w:sz w:val="24"/>
                <w:szCs w:val="28"/>
                <w:rtl/>
              </w:rPr>
            </w:rPrChange>
          </w:rPr>
          <w:delText>استفاده</w:delText>
        </w:r>
        <w:r w:rsidRPr="003D6165" w:rsidDel="003D6165">
          <w:rPr>
            <w:rFonts w:ascii="Times New Roman" w:hAnsi="Times New Roman" w:cs="B Nazanin"/>
            <w:sz w:val="24"/>
            <w:szCs w:val="28"/>
            <w:u w:val="single"/>
            <w:rtl/>
            <w:rPrChange w:id="60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02" w:author="Lenovo" w:date="2026-09-23T08:28:00Z">
              <w:rPr>
                <w:rFonts w:ascii="Times New Roman" w:hAnsi="Times New Roman" w:cs="B Nazanin" w:hint="cs"/>
                <w:sz w:val="24"/>
                <w:szCs w:val="28"/>
                <w:rtl/>
              </w:rPr>
            </w:rPrChange>
          </w:rPr>
          <w:delText>از</w:delText>
        </w:r>
        <w:r w:rsidRPr="003D6165" w:rsidDel="003D6165">
          <w:rPr>
            <w:rFonts w:ascii="Times New Roman" w:hAnsi="Times New Roman" w:cs="B Nazanin"/>
            <w:sz w:val="24"/>
            <w:szCs w:val="28"/>
            <w:u w:val="single"/>
            <w:rtl/>
            <w:rPrChange w:id="60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04" w:author="Lenovo" w:date="2026-09-23T08:28:00Z">
              <w:rPr>
                <w:rFonts w:ascii="Times New Roman" w:hAnsi="Times New Roman" w:cs="B Nazanin" w:hint="cs"/>
                <w:sz w:val="24"/>
                <w:szCs w:val="28"/>
                <w:rtl/>
              </w:rPr>
            </w:rPrChange>
          </w:rPr>
          <w:delText>اجزای</w:delText>
        </w:r>
        <w:r w:rsidRPr="003D6165" w:rsidDel="003D6165">
          <w:rPr>
            <w:rFonts w:ascii="Times New Roman" w:hAnsi="Times New Roman" w:cs="B Nazanin"/>
            <w:sz w:val="24"/>
            <w:szCs w:val="28"/>
            <w:u w:val="single"/>
            <w:rtl/>
            <w:rPrChange w:id="60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06" w:author="Lenovo" w:date="2026-09-23T08:28:00Z">
              <w:rPr>
                <w:rFonts w:ascii="Times New Roman" w:hAnsi="Times New Roman" w:cs="B Nazanin" w:hint="cs"/>
                <w:sz w:val="24"/>
                <w:szCs w:val="28"/>
                <w:rtl/>
              </w:rPr>
            </w:rPrChange>
          </w:rPr>
          <w:delText>کامل</w:delText>
        </w:r>
        <w:r w:rsidRPr="003D6165" w:rsidDel="003D6165">
          <w:rPr>
            <w:rFonts w:ascii="Times New Roman" w:hAnsi="Times New Roman" w:cs="B Nazanin"/>
            <w:sz w:val="24"/>
            <w:szCs w:val="28"/>
            <w:u w:val="single"/>
            <w:rtl/>
            <w:rPrChange w:id="60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08" w:author="Lenovo" w:date="2026-09-23T08:28:00Z">
              <w:rPr>
                <w:rFonts w:ascii="Times New Roman" w:hAnsi="Times New Roman" w:cs="B Nazanin" w:hint="cs"/>
                <w:sz w:val="24"/>
                <w:szCs w:val="28"/>
                <w:rtl/>
              </w:rPr>
            </w:rPrChange>
          </w:rPr>
          <w:delText>ویروس</w:delText>
        </w:r>
        <w:r w:rsidRPr="003D6165" w:rsidDel="003D6165">
          <w:rPr>
            <w:rFonts w:ascii="Times New Roman" w:hAnsi="Times New Roman" w:cs="B Nazanin"/>
            <w:sz w:val="24"/>
            <w:szCs w:val="28"/>
            <w:u w:val="single"/>
            <w:rtl/>
            <w:rPrChange w:id="60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10" w:author="Lenovo" w:date="2026-09-23T08:28:00Z">
              <w:rPr>
                <w:rFonts w:ascii="Times New Roman" w:hAnsi="Times New Roman" w:cs="B Nazanin" w:hint="cs"/>
                <w:sz w:val="24"/>
                <w:szCs w:val="28"/>
                <w:rtl/>
              </w:rPr>
            </w:rPrChange>
          </w:rPr>
          <w:delText>کاهش</w:delText>
        </w:r>
        <w:r w:rsidRPr="003D6165" w:rsidDel="003D6165">
          <w:rPr>
            <w:rFonts w:ascii="Times New Roman" w:hAnsi="Times New Roman" w:cs="B Nazanin"/>
            <w:sz w:val="24"/>
            <w:szCs w:val="28"/>
            <w:u w:val="single"/>
            <w:rtl/>
            <w:rPrChange w:id="61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12" w:author="Lenovo" w:date="2026-09-23T08:28:00Z">
              <w:rPr>
                <w:rFonts w:ascii="Times New Roman" w:hAnsi="Times New Roman" w:cs="B Nazanin" w:hint="cs"/>
                <w:sz w:val="24"/>
                <w:szCs w:val="28"/>
                <w:rtl/>
              </w:rPr>
            </w:rPrChange>
          </w:rPr>
          <w:delText>یابد</w:delText>
        </w:r>
        <w:r w:rsidRPr="003D6165" w:rsidDel="003D6165">
          <w:rPr>
            <w:rFonts w:ascii="Times New Roman" w:hAnsi="Times New Roman" w:cs="B Nazanin"/>
            <w:sz w:val="24"/>
            <w:szCs w:val="28"/>
            <w:u w:val="single"/>
            <w:rtl/>
            <w:rPrChange w:id="61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14" w:author="Lenovo" w:date="2026-09-23T08:28:00Z">
              <w:rPr>
                <w:rFonts w:ascii="Times New Roman" w:hAnsi="Times New Roman" w:cs="B Nazanin" w:hint="cs"/>
                <w:sz w:val="24"/>
                <w:szCs w:val="28"/>
                <w:rtl/>
              </w:rPr>
            </w:rPrChange>
          </w:rPr>
          <w:delText>چنین</w:delText>
        </w:r>
        <w:r w:rsidRPr="003D6165" w:rsidDel="003D6165">
          <w:rPr>
            <w:rFonts w:ascii="Times New Roman" w:hAnsi="Times New Roman" w:cs="B Nazanin"/>
            <w:sz w:val="24"/>
            <w:szCs w:val="28"/>
            <w:u w:val="single"/>
            <w:rtl/>
            <w:rPrChange w:id="61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16" w:author="Lenovo" w:date="2026-09-23T08:28:00Z">
              <w:rPr>
                <w:rFonts w:ascii="Times New Roman" w:hAnsi="Times New Roman" w:cs="B Nazanin" w:hint="cs"/>
                <w:sz w:val="24"/>
                <w:szCs w:val="28"/>
                <w:rtl/>
              </w:rPr>
            </w:rPrChange>
          </w:rPr>
          <w:delText>رویکردی</w:delText>
        </w:r>
        <w:r w:rsidRPr="003D6165" w:rsidDel="003D6165">
          <w:rPr>
            <w:rFonts w:ascii="Times New Roman" w:hAnsi="Times New Roman" w:cs="B Nazanin"/>
            <w:sz w:val="24"/>
            <w:szCs w:val="28"/>
            <w:u w:val="single"/>
            <w:rtl/>
            <w:rPrChange w:id="61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18" w:author="Lenovo" w:date="2026-09-23T08:28:00Z">
              <w:rPr>
                <w:rFonts w:ascii="Times New Roman" w:hAnsi="Times New Roman" w:cs="B Nazanin" w:hint="cs"/>
                <w:sz w:val="24"/>
                <w:szCs w:val="28"/>
                <w:rtl/>
              </w:rPr>
            </w:rPrChange>
          </w:rPr>
          <w:delText>با</w:delText>
        </w:r>
        <w:r w:rsidRPr="003D6165" w:rsidDel="003D6165">
          <w:rPr>
            <w:rFonts w:ascii="Times New Roman" w:hAnsi="Times New Roman" w:cs="B Nazanin"/>
            <w:sz w:val="24"/>
            <w:szCs w:val="28"/>
            <w:u w:val="single"/>
            <w:rtl/>
            <w:rPrChange w:id="61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20" w:author="Lenovo" w:date="2026-09-23T08:28:00Z">
              <w:rPr>
                <w:rFonts w:ascii="Times New Roman" w:hAnsi="Times New Roman" w:cs="B Nazanin" w:hint="cs"/>
                <w:sz w:val="24"/>
                <w:szCs w:val="28"/>
                <w:rtl/>
              </w:rPr>
            </w:rPrChange>
          </w:rPr>
          <w:delText>مسیر</w:delText>
        </w:r>
        <w:r w:rsidRPr="003D6165" w:rsidDel="003D6165">
          <w:rPr>
            <w:rFonts w:ascii="Times New Roman" w:hAnsi="Times New Roman" w:cs="B Nazanin"/>
            <w:sz w:val="24"/>
            <w:szCs w:val="28"/>
            <w:u w:val="single"/>
            <w:rtl/>
            <w:rPrChange w:id="62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22" w:author="Lenovo" w:date="2026-09-23T08:28:00Z">
              <w:rPr>
                <w:rFonts w:ascii="Times New Roman" w:hAnsi="Times New Roman" w:cs="B Nazanin" w:hint="cs"/>
                <w:sz w:val="24"/>
                <w:szCs w:val="28"/>
                <w:rtl/>
              </w:rPr>
            </w:rPrChange>
          </w:rPr>
          <w:delText>کلی</w:delText>
        </w:r>
        <w:r w:rsidRPr="003D6165" w:rsidDel="003D6165">
          <w:rPr>
            <w:rFonts w:ascii="Times New Roman" w:hAnsi="Times New Roman" w:cs="B Nazanin"/>
            <w:sz w:val="24"/>
            <w:szCs w:val="28"/>
            <w:u w:val="single"/>
            <w:rtl/>
            <w:rPrChange w:id="62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24" w:author="Lenovo" w:date="2026-09-23T08:28:00Z">
              <w:rPr>
                <w:rFonts w:ascii="Times New Roman" w:hAnsi="Times New Roman" w:cs="B Nazanin" w:hint="cs"/>
                <w:sz w:val="24"/>
                <w:szCs w:val="28"/>
                <w:rtl/>
              </w:rPr>
            </w:rPrChange>
          </w:rPr>
          <w:delText>پژوهش‌های</w:delText>
        </w:r>
        <w:r w:rsidRPr="003D6165" w:rsidDel="003D6165">
          <w:rPr>
            <w:rFonts w:ascii="Times New Roman" w:hAnsi="Times New Roman" w:cs="B Nazanin"/>
            <w:sz w:val="24"/>
            <w:szCs w:val="28"/>
            <w:u w:val="single"/>
            <w:rtl/>
            <w:rPrChange w:id="62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26" w:author="Lenovo" w:date="2026-09-23T08:28:00Z">
              <w:rPr>
                <w:rFonts w:ascii="Times New Roman" w:hAnsi="Times New Roman" w:cs="B Nazanin" w:hint="cs"/>
                <w:sz w:val="24"/>
                <w:szCs w:val="28"/>
                <w:rtl/>
              </w:rPr>
            </w:rPrChange>
          </w:rPr>
          <w:delText>اخیر</w:delText>
        </w:r>
        <w:r w:rsidRPr="003D6165" w:rsidDel="003D6165">
          <w:rPr>
            <w:rFonts w:ascii="Times New Roman" w:hAnsi="Times New Roman" w:cs="B Nazanin"/>
            <w:sz w:val="24"/>
            <w:szCs w:val="28"/>
            <w:u w:val="single"/>
            <w:rtl/>
            <w:rPrChange w:id="62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28" w:author="Lenovo" w:date="2026-09-23T08:28:00Z">
              <w:rPr>
                <w:rFonts w:ascii="Times New Roman" w:hAnsi="Times New Roman" w:cs="B Nazanin" w:hint="cs"/>
                <w:sz w:val="24"/>
                <w:szCs w:val="28"/>
                <w:rtl/>
              </w:rPr>
            </w:rPrChange>
          </w:rPr>
          <w:delText>در</w:delText>
        </w:r>
        <w:r w:rsidRPr="003D6165" w:rsidDel="003D6165">
          <w:rPr>
            <w:rFonts w:ascii="Times New Roman" w:hAnsi="Times New Roman" w:cs="B Nazanin"/>
            <w:sz w:val="24"/>
            <w:szCs w:val="28"/>
            <w:u w:val="single"/>
            <w:rtl/>
            <w:rPrChange w:id="62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30" w:author="Lenovo" w:date="2026-09-23T08:28:00Z">
              <w:rPr>
                <w:rFonts w:ascii="Times New Roman" w:hAnsi="Times New Roman" w:cs="B Nazanin" w:hint="cs"/>
                <w:sz w:val="24"/>
                <w:szCs w:val="28"/>
                <w:rtl/>
              </w:rPr>
            </w:rPrChange>
          </w:rPr>
          <w:delText>حوزه</w:delText>
        </w:r>
        <w:r w:rsidRPr="003D6165" w:rsidDel="003D6165">
          <w:rPr>
            <w:rFonts w:ascii="Times New Roman" w:hAnsi="Times New Roman" w:cs="B Nazanin"/>
            <w:sz w:val="24"/>
            <w:szCs w:val="28"/>
            <w:u w:val="single"/>
            <w:rtl/>
            <w:rPrChange w:id="63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32" w:author="Lenovo" w:date="2026-09-23T08:28:00Z">
              <w:rPr>
                <w:rFonts w:ascii="Times New Roman" w:hAnsi="Times New Roman" w:cs="B Nazanin" w:hint="cs"/>
                <w:sz w:val="24"/>
                <w:szCs w:val="28"/>
                <w:rtl/>
              </w:rPr>
            </w:rPrChange>
          </w:rPr>
          <w:delText>واکسن‌های</w:delText>
        </w:r>
        <w:r w:rsidRPr="003D6165" w:rsidDel="003D6165">
          <w:rPr>
            <w:rFonts w:ascii="Times New Roman" w:hAnsi="Times New Roman" w:cs="B Nazanin"/>
            <w:sz w:val="24"/>
            <w:szCs w:val="28"/>
            <w:u w:val="single"/>
            <w:rtl/>
            <w:rPrChange w:id="63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34" w:author="Lenovo" w:date="2026-09-23T08:28:00Z">
              <w:rPr>
                <w:rFonts w:ascii="Times New Roman" w:hAnsi="Times New Roman" w:cs="B Nazanin" w:hint="cs"/>
                <w:sz w:val="24"/>
                <w:szCs w:val="28"/>
                <w:rtl/>
              </w:rPr>
            </w:rPrChange>
          </w:rPr>
          <w:delText>فلاوی‌ویروسی</w:delText>
        </w:r>
        <w:r w:rsidRPr="003D6165" w:rsidDel="003D6165">
          <w:rPr>
            <w:rFonts w:ascii="Times New Roman" w:hAnsi="Times New Roman" w:cs="B Nazanin"/>
            <w:sz w:val="24"/>
            <w:szCs w:val="28"/>
            <w:u w:val="single"/>
            <w:rtl/>
            <w:rPrChange w:id="63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36" w:author="Lenovo" w:date="2026-09-23T08:28:00Z">
              <w:rPr>
                <w:rFonts w:ascii="Times New Roman" w:hAnsi="Times New Roman" w:cs="B Nazanin" w:hint="cs"/>
                <w:sz w:val="24"/>
                <w:szCs w:val="28"/>
                <w:rtl/>
              </w:rPr>
            </w:rPrChange>
          </w:rPr>
          <w:delText>همخوانی</w:delText>
        </w:r>
        <w:r w:rsidRPr="003D6165" w:rsidDel="003D6165">
          <w:rPr>
            <w:rFonts w:ascii="Times New Roman" w:hAnsi="Times New Roman" w:cs="B Nazanin"/>
            <w:sz w:val="24"/>
            <w:szCs w:val="28"/>
            <w:u w:val="single"/>
            <w:rtl/>
            <w:rPrChange w:id="63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38" w:author="Lenovo" w:date="2026-09-23T08:28:00Z">
              <w:rPr>
                <w:rFonts w:ascii="Times New Roman" w:hAnsi="Times New Roman" w:cs="B Nazanin" w:hint="cs"/>
                <w:sz w:val="24"/>
                <w:szCs w:val="28"/>
                <w:rtl/>
              </w:rPr>
            </w:rPrChange>
          </w:rPr>
          <w:delText>دارد؛</w:delText>
        </w:r>
        <w:r w:rsidRPr="003D6165" w:rsidDel="003D6165">
          <w:rPr>
            <w:rFonts w:ascii="Times New Roman" w:hAnsi="Times New Roman" w:cs="B Nazanin"/>
            <w:sz w:val="24"/>
            <w:szCs w:val="28"/>
            <w:u w:val="single"/>
            <w:rtl/>
            <w:rPrChange w:id="63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40" w:author="Lenovo" w:date="2026-09-23T08:28:00Z">
              <w:rPr>
                <w:rFonts w:ascii="Times New Roman" w:hAnsi="Times New Roman" w:cs="B Nazanin" w:hint="cs"/>
                <w:sz w:val="24"/>
                <w:szCs w:val="28"/>
                <w:rtl/>
              </w:rPr>
            </w:rPrChange>
          </w:rPr>
          <w:delText>به‌گونه‌ای</w:delText>
        </w:r>
        <w:r w:rsidRPr="003D6165" w:rsidDel="003D6165">
          <w:rPr>
            <w:rFonts w:ascii="Times New Roman" w:hAnsi="Times New Roman" w:cs="B Nazanin"/>
            <w:sz w:val="24"/>
            <w:szCs w:val="28"/>
            <w:u w:val="single"/>
            <w:rtl/>
            <w:rPrChange w:id="64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42" w:author="Lenovo" w:date="2026-09-23T08:28:00Z">
              <w:rPr>
                <w:rFonts w:ascii="Times New Roman" w:hAnsi="Times New Roman" w:cs="B Nazanin" w:hint="cs"/>
                <w:sz w:val="24"/>
                <w:szCs w:val="28"/>
                <w:rtl/>
              </w:rPr>
            </w:rPrChange>
          </w:rPr>
          <w:delText>که</w:delText>
        </w:r>
        <w:r w:rsidRPr="003D6165" w:rsidDel="003D6165">
          <w:rPr>
            <w:rFonts w:ascii="Times New Roman" w:hAnsi="Times New Roman" w:cs="B Nazanin"/>
            <w:sz w:val="24"/>
            <w:szCs w:val="28"/>
            <w:u w:val="single"/>
            <w:rtl/>
            <w:rPrChange w:id="64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44" w:author="Lenovo" w:date="2026-09-23T08:28:00Z">
              <w:rPr>
                <w:rFonts w:ascii="Times New Roman" w:hAnsi="Times New Roman" w:cs="B Nazanin" w:hint="cs"/>
                <w:sz w:val="24"/>
                <w:szCs w:val="28"/>
                <w:rtl/>
              </w:rPr>
            </w:rPrChange>
          </w:rPr>
          <w:delText>در</w:delText>
        </w:r>
        <w:r w:rsidRPr="003D6165" w:rsidDel="003D6165">
          <w:rPr>
            <w:rFonts w:ascii="Times New Roman" w:hAnsi="Times New Roman" w:cs="B Nazanin"/>
            <w:sz w:val="24"/>
            <w:szCs w:val="28"/>
            <w:u w:val="single"/>
            <w:rtl/>
            <w:rPrChange w:id="64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46" w:author="Lenovo" w:date="2026-09-23T08:28:00Z">
              <w:rPr>
                <w:rFonts w:ascii="Times New Roman" w:hAnsi="Times New Roman" w:cs="B Nazanin" w:hint="cs"/>
                <w:sz w:val="24"/>
                <w:szCs w:val="28"/>
                <w:rtl/>
              </w:rPr>
            </w:rPrChange>
          </w:rPr>
          <w:delText>سال‌های</w:delText>
        </w:r>
        <w:r w:rsidRPr="003D6165" w:rsidDel="003D6165">
          <w:rPr>
            <w:rFonts w:ascii="Times New Roman" w:hAnsi="Times New Roman" w:cs="B Nazanin"/>
            <w:sz w:val="24"/>
            <w:szCs w:val="28"/>
            <w:u w:val="single"/>
            <w:rtl/>
            <w:rPrChange w:id="64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48" w:author="Lenovo" w:date="2026-09-23T08:28:00Z">
              <w:rPr>
                <w:rFonts w:ascii="Times New Roman" w:hAnsi="Times New Roman" w:cs="B Nazanin" w:hint="cs"/>
                <w:sz w:val="24"/>
                <w:szCs w:val="28"/>
                <w:rtl/>
              </w:rPr>
            </w:rPrChange>
          </w:rPr>
          <w:delText>گذشته،</w:delText>
        </w:r>
        <w:r w:rsidRPr="003D6165" w:rsidDel="003D6165">
          <w:rPr>
            <w:rFonts w:ascii="Times New Roman" w:hAnsi="Times New Roman" w:cs="B Nazanin"/>
            <w:sz w:val="24"/>
            <w:szCs w:val="28"/>
            <w:u w:val="single"/>
            <w:rtl/>
            <w:rPrChange w:id="64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50" w:author="Lenovo" w:date="2026-09-23T08:28:00Z">
              <w:rPr>
                <w:rFonts w:ascii="Times New Roman" w:hAnsi="Times New Roman" w:cs="B Nazanin" w:hint="cs"/>
                <w:sz w:val="24"/>
                <w:szCs w:val="28"/>
                <w:rtl/>
              </w:rPr>
            </w:rPrChange>
          </w:rPr>
          <w:delText>طراحی</w:delText>
        </w:r>
        <w:r w:rsidRPr="003D6165" w:rsidDel="003D6165">
          <w:rPr>
            <w:rFonts w:ascii="Times New Roman" w:hAnsi="Times New Roman" w:cs="B Nazanin"/>
            <w:sz w:val="24"/>
            <w:szCs w:val="28"/>
            <w:u w:val="single"/>
            <w:rtl/>
            <w:rPrChange w:id="65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52" w:author="Lenovo" w:date="2026-09-23T08:28:00Z">
              <w:rPr>
                <w:rFonts w:ascii="Times New Roman" w:hAnsi="Times New Roman" w:cs="B Nazanin" w:hint="cs"/>
                <w:sz w:val="24"/>
                <w:szCs w:val="28"/>
                <w:rtl/>
              </w:rPr>
            </w:rPrChange>
          </w:rPr>
          <w:delText>و</w:delText>
        </w:r>
        <w:r w:rsidRPr="003D6165" w:rsidDel="003D6165">
          <w:rPr>
            <w:rFonts w:ascii="Times New Roman" w:hAnsi="Times New Roman" w:cs="B Nazanin"/>
            <w:sz w:val="24"/>
            <w:szCs w:val="28"/>
            <w:u w:val="single"/>
            <w:rtl/>
            <w:rPrChange w:id="65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54" w:author="Lenovo" w:date="2026-09-23T08:28:00Z">
              <w:rPr>
                <w:rFonts w:ascii="Times New Roman" w:hAnsi="Times New Roman" w:cs="B Nazanin" w:hint="cs"/>
                <w:sz w:val="24"/>
                <w:szCs w:val="28"/>
                <w:rtl/>
              </w:rPr>
            </w:rPrChange>
          </w:rPr>
          <w:delText>ارزیابی</w:delText>
        </w:r>
        <w:r w:rsidRPr="003D6165" w:rsidDel="003D6165">
          <w:rPr>
            <w:rFonts w:ascii="Times New Roman" w:hAnsi="Times New Roman" w:cs="B Nazanin"/>
            <w:sz w:val="24"/>
            <w:szCs w:val="28"/>
            <w:u w:val="single"/>
            <w:rtl/>
            <w:rPrChange w:id="65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56" w:author="Lenovo" w:date="2026-09-23T08:28:00Z">
              <w:rPr>
                <w:rFonts w:ascii="Times New Roman" w:hAnsi="Times New Roman" w:cs="B Nazanin" w:hint="cs"/>
                <w:sz w:val="24"/>
                <w:szCs w:val="28"/>
                <w:rtl/>
              </w:rPr>
            </w:rPrChange>
          </w:rPr>
          <w:delText>واکسن‌های</w:delText>
        </w:r>
        <w:r w:rsidRPr="003D6165" w:rsidDel="003D6165">
          <w:rPr>
            <w:rFonts w:ascii="Times New Roman" w:hAnsi="Times New Roman" w:cs="B Nazanin"/>
            <w:sz w:val="24"/>
            <w:szCs w:val="28"/>
            <w:u w:val="single"/>
            <w:rtl/>
            <w:rPrChange w:id="65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58" w:author="Lenovo" w:date="2026-09-23T08:28:00Z">
              <w:rPr>
                <w:rFonts w:ascii="Times New Roman" w:hAnsi="Times New Roman" w:cs="B Nazanin" w:hint="cs"/>
                <w:sz w:val="24"/>
                <w:szCs w:val="28"/>
                <w:rtl/>
              </w:rPr>
            </w:rPrChange>
          </w:rPr>
          <w:delText>چنداپی‌توپی</w:delText>
        </w:r>
        <w:r w:rsidRPr="003D6165" w:rsidDel="003D6165">
          <w:rPr>
            <w:rFonts w:ascii="Times New Roman" w:hAnsi="Times New Roman" w:cs="B Nazanin"/>
            <w:sz w:val="24"/>
            <w:szCs w:val="28"/>
            <w:u w:val="single"/>
            <w:rtl/>
            <w:rPrChange w:id="65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60" w:author="Lenovo" w:date="2026-09-23T08:28:00Z">
              <w:rPr>
                <w:rFonts w:ascii="Times New Roman" w:hAnsi="Times New Roman" w:cs="B Nazanin" w:hint="cs"/>
                <w:sz w:val="24"/>
                <w:szCs w:val="28"/>
                <w:rtl/>
              </w:rPr>
            </w:rPrChange>
          </w:rPr>
          <w:delText>برای</w:delText>
        </w:r>
        <w:r w:rsidRPr="003D6165" w:rsidDel="003D6165">
          <w:rPr>
            <w:rFonts w:ascii="Times New Roman" w:hAnsi="Times New Roman" w:cs="B Nazanin"/>
            <w:sz w:val="24"/>
            <w:szCs w:val="28"/>
            <w:u w:val="single"/>
            <w:rtl/>
            <w:rPrChange w:id="66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62" w:author="Lenovo" w:date="2026-09-23T08:28:00Z">
              <w:rPr>
                <w:rFonts w:ascii="Times New Roman" w:hAnsi="Times New Roman" w:cs="B Nazanin" w:hint="cs"/>
                <w:sz w:val="24"/>
                <w:szCs w:val="28"/>
                <w:rtl/>
              </w:rPr>
            </w:rPrChange>
          </w:rPr>
          <w:delText>ویروس‌هایی</w:delText>
        </w:r>
        <w:r w:rsidRPr="003D6165" w:rsidDel="003D6165">
          <w:rPr>
            <w:rFonts w:ascii="Times New Roman" w:hAnsi="Times New Roman" w:cs="B Nazanin"/>
            <w:sz w:val="24"/>
            <w:szCs w:val="28"/>
            <w:u w:val="single"/>
            <w:rtl/>
            <w:rPrChange w:id="66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64" w:author="Lenovo" w:date="2026-09-23T08:28:00Z">
              <w:rPr>
                <w:rFonts w:ascii="Times New Roman" w:hAnsi="Times New Roman" w:cs="B Nazanin" w:hint="cs"/>
                <w:sz w:val="24"/>
                <w:szCs w:val="28"/>
                <w:rtl/>
              </w:rPr>
            </w:rPrChange>
          </w:rPr>
          <w:delText>مانند</w:delText>
        </w:r>
        <w:r w:rsidRPr="003D6165" w:rsidDel="003D6165">
          <w:rPr>
            <w:rFonts w:ascii="Times New Roman" w:hAnsi="Times New Roman" w:cs="B Nazanin"/>
            <w:sz w:val="24"/>
            <w:szCs w:val="28"/>
            <w:u w:val="single"/>
            <w:rtl/>
            <w:rPrChange w:id="66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66" w:author="Lenovo" w:date="2026-09-23T08:28:00Z">
              <w:rPr>
                <w:rFonts w:ascii="Times New Roman" w:hAnsi="Times New Roman" w:cs="B Nazanin" w:hint="cs"/>
                <w:sz w:val="24"/>
                <w:szCs w:val="28"/>
                <w:rtl/>
              </w:rPr>
            </w:rPrChange>
          </w:rPr>
          <w:delText>دنگی،</w:delText>
        </w:r>
        <w:r w:rsidRPr="003D6165" w:rsidDel="003D6165">
          <w:rPr>
            <w:rFonts w:ascii="Times New Roman" w:hAnsi="Times New Roman" w:cs="B Nazanin"/>
            <w:sz w:val="24"/>
            <w:szCs w:val="28"/>
            <w:u w:val="single"/>
            <w:rtl/>
            <w:rPrChange w:id="66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68" w:author="Lenovo" w:date="2026-09-23T08:28:00Z">
              <w:rPr>
                <w:rFonts w:ascii="Times New Roman" w:hAnsi="Times New Roman" w:cs="B Nazanin" w:hint="cs"/>
                <w:sz w:val="24"/>
                <w:szCs w:val="28"/>
                <w:rtl/>
              </w:rPr>
            </w:rPrChange>
          </w:rPr>
          <w:delText>زیکا</w:delText>
        </w:r>
        <w:r w:rsidRPr="003D6165" w:rsidDel="003D6165">
          <w:rPr>
            <w:rFonts w:ascii="Times New Roman" w:hAnsi="Times New Roman" w:cs="B Nazanin"/>
            <w:sz w:val="24"/>
            <w:szCs w:val="28"/>
            <w:u w:val="single"/>
            <w:rtl/>
            <w:rPrChange w:id="66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70" w:author="Lenovo" w:date="2026-09-23T08:28:00Z">
              <w:rPr>
                <w:rFonts w:ascii="Times New Roman" w:hAnsi="Times New Roman" w:cs="B Nazanin" w:hint="cs"/>
                <w:sz w:val="24"/>
                <w:szCs w:val="28"/>
                <w:rtl/>
              </w:rPr>
            </w:rPrChange>
          </w:rPr>
          <w:delText>و</w:delText>
        </w:r>
        <w:r w:rsidRPr="003D6165" w:rsidDel="003D6165">
          <w:rPr>
            <w:rFonts w:ascii="Times New Roman" w:hAnsi="Times New Roman" w:cs="B Nazanin"/>
            <w:sz w:val="24"/>
            <w:szCs w:val="28"/>
            <w:u w:val="single"/>
            <w:rtl/>
            <w:rPrChange w:id="67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72" w:author="Lenovo" w:date="2026-09-23T08:28:00Z">
              <w:rPr>
                <w:rFonts w:ascii="Times New Roman" w:hAnsi="Times New Roman" w:cs="B Nazanin" w:hint="cs"/>
                <w:sz w:val="24"/>
                <w:szCs w:val="28"/>
                <w:rtl/>
              </w:rPr>
            </w:rPrChange>
          </w:rPr>
          <w:delText>انسفالیت</w:delText>
        </w:r>
        <w:r w:rsidRPr="003D6165" w:rsidDel="003D6165">
          <w:rPr>
            <w:rFonts w:ascii="Times New Roman" w:hAnsi="Times New Roman" w:cs="B Nazanin"/>
            <w:sz w:val="24"/>
            <w:szCs w:val="28"/>
            <w:u w:val="single"/>
            <w:rtl/>
            <w:rPrChange w:id="67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74" w:author="Lenovo" w:date="2026-09-23T08:28:00Z">
              <w:rPr>
                <w:rFonts w:ascii="Times New Roman" w:hAnsi="Times New Roman" w:cs="B Nazanin" w:hint="cs"/>
                <w:sz w:val="24"/>
                <w:szCs w:val="28"/>
                <w:rtl/>
              </w:rPr>
            </w:rPrChange>
          </w:rPr>
          <w:delText>ژاپنی</w:delText>
        </w:r>
        <w:r w:rsidRPr="003D6165" w:rsidDel="003D6165">
          <w:rPr>
            <w:rFonts w:ascii="Times New Roman" w:hAnsi="Times New Roman" w:cs="B Nazanin"/>
            <w:sz w:val="24"/>
            <w:szCs w:val="28"/>
            <w:u w:val="single"/>
            <w:rtl/>
            <w:rPrChange w:id="67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76" w:author="Lenovo" w:date="2026-09-23T08:28:00Z">
              <w:rPr>
                <w:rFonts w:ascii="Times New Roman" w:hAnsi="Times New Roman" w:cs="B Nazanin" w:hint="cs"/>
                <w:sz w:val="24"/>
                <w:szCs w:val="28"/>
                <w:rtl/>
              </w:rPr>
            </w:rPrChange>
          </w:rPr>
          <w:delText>به‌عنوان</w:delText>
        </w:r>
        <w:r w:rsidRPr="003D6165" w:rsidDel="003D6165">
          <w:rPr>
            <w:rFonts w:ascii="Times New Roman" w:hAnsi="Times New Roman" w:cs="B Nazanin"/>
            <w:sz w:val="24"/>
            <w:szCs w:val="28"/>
            <w:u w:val="single"/>
            <w:rtl/>
            <w:rPrChange w:id="67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78" w:author="Lenovo" w:date="2026-09-23T08:28:00Z">
              <w:rPr>
                <w:rFonts w:ascii="Times New Roman" w:hAnsi="Times New Roman" w:cs="B Nazanin" w:hint="cs"/>
                <w:sz w:val="24"/>
                <w:szCs w:val="28"/>
                <w:rtl/>
              </w:rPr>
            </w:rPrChange>
          </w:rPr>
          <w:delText>یکی</w:delText>
        </w:r>
        <w:r w:rsidRPr="003D6165" w:rsidDel="003D6165">
          <w:rPr>
            <w:rFonts w:ascii="Times New Roman" w:hAnsi="Times New Roman" w:cs="B Nazanin"/>
            <w:sz w:val="24"/>
            <w:szCs w:val="28"/>
            <w:u w:val="single"/>
            <w:rtl/>
            <w:rPrChange w:id="67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80" w:author="Lenovo" w:date="2026-09-23T08:28:00Z">
              <w:rPr>
                <w:rFonts w:ascii="Times New Roman" w:hAnsi="Times New Roman" w:cs="B Nazanin" w:hint="cs"/>
                <w:sz w:val="24"/>
                <w:szCs w:val="28"/>
                <w:rtl/>
              </w:rPr>
            </w:rPrChange>
          </w:rPr>
          <w:delText>از</w:delText>
        </w:r>
        <w:r w:rsidRPr="003D6165" w:rsidDel="003D6165">
          <w:rPr>
            <w:rFonts w:ascii="Times New Roman" w:hAnsi="Times New Roman" w:cs="B Nazanin"/>
            <w:sz w:val="24"/>
            <w:szCs w:val="28"/>
            <w:u w:val="single"/>
            <w:rtl/>
            <w:rPrChange w:id="68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82" w:author="Lenovo" w:date="2026-09-23T08:28:00Z">
              <w:rPr>
                <w:rFonts w:ascii="Times New Roman" w:hAnsi="Times New Roman" w:cs="B Nazanin" w:hint="cs"/>
                <w:sz w:val="24"/>
                <w:szCs w:val="28"/>
                <w:rtl/>
              </w:rPr>
            </w:rPrChange>
          </w:rPr>
          <w:delText>راهبردهای</w:delText>
        </w:r>
        <w:r w:rsidRPr="003D6165" w:rsidDel="003D6165">
          <w:rPr>
            <w:rFonts w:ascii="Times New Roman" w:hAnsi="Times New Roman" w:cs="B Nazanin"/>
            <w:sz w:val="24"/>
            <w:szCs w:val="28"/>
            <w:u w:val="single"/>
            <w:rtl/>
            <w:rPrChange w:id="68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84" w:author="Lenovo" w:date="2026-09-23T08:28:00Z">
              <w:rPr>
                <w:rFonts w:ascii="Times New Roman" w:hAnsi="Times New Roman" w:cs="B Nazanin" w:hint="cs"/>
                <w:sz w:val="24"/>
                <w:szCs w:val="28"/>
                <w:rtl/>
              </w:rPr>
            </w:rPrChange>
          </w:rPr>
          <w:delText>جایگزین</w:delText>
        </w:r>
        <w:r w:rsidRPr="003D6165" w:rsidDel="003D6165">
          <w:rPr>
            <w:rFonts w:ascii="Times New Roman" w:hAnsi="Times New Roman" w:cs="B Nazanin"/>
            <w:sz w:val="24"/>
            <w:szCs w:val="28"/>
            <w:u w:val="single"/>
            <w:rtl/>
            <w:rPrChange w:id="68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86" w:author="Lenovo" w:date="2026-09-23T08:28:00Z">
              <w:rPr>
                <w:rFonts w:ascii="Times New Roman" w:hAnsi="Times New Roman" w:cs="B Nazanin" w:hint="cs"/>
                <w:sz w:val="24"/>
                <w:szCs w:val="28"/>
                <w:rtl/>
              </w:rPr>
            </w:rPrChange>
          </w:rPr>
          <w:delText>مورد</w:delText>
        </w:r>
        <w:r w:rsidRPr="003D6165" w:rsidDel="003D6165">
          <w:rPr>
            <w:rFonts w:ascii="Times New Roman" w:hAnsi="Times New Roman" w:cs="B Nazanin"/>
            <w:sz w:val="24"/>
            <w:szCs w:val="28"/>
            <w:u w:val="single"/>
            <w:rtl/>
            <w:rPrChange w:id="68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88" w:author="Lenovo" w:date="2026-09-23T08:28:00Z">
              <w:rPr>
                <w:rFonts w:ascii="Times New Roman" w:hAnsi="Times New Roman" w:cs="B Nazanin" w:hint="cs"/>
                <w:sz w:val="24"/>
                <w:szCs w:val="28"/>
                <w:rtl/>
              </w:rPr>
            </w:rPrChange>
          </w:rPr>
          <w:delText>توجه</w:delText>
        </w:r>
        <w:r w:rsidRPr="003D6165" w:rsidDel="003D6165">
          <w:rPr>
            <w:rFonts w:ascii="Times New Roman" w:hAnsi="Times New Roman" w:cs="B Nazanin"/>
            <w:sz w:val="24"/>
            <w:szCs w:val="28"/>
            <w:u w:val="single"/>
            <w:rtl/>
            <w:rPrChange w:id="68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90" w:author="Lenovo" w:date="2026-09-23T08:28:00Z">
              <w:rPr>
                <w:rFonts w:ascii="Times New Roman" w:hAnsi="Times New Roman" w:cs="B Nazanin" w:hint="cs"/>
                <w:sz w:val="24"/>
                <w:szCs w:val="28"/>
                <w:rtl/>
              </w:rPr>
            </w:rPrChange>
          </w:rPr>
          <w:delText>قرار</w:delText>
        </w:r>
        <w:r w:rsidRPr="003D6165" w:rsidDel="003D6165">
          <w:rPr>
            <w:rFonts w:ascii="Times New Roman" w:hAnsi="Times New Roman" w:cs="B Nazanin"/>
            <w:sz w:val="24"/>
            <w:szCs w:val="28"/>
            <w:u w:val="single"/>
            <w:rtl/>
            <w:rPrChange w:id="69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92" w:author="Lenovo" w:date="2026-09-23T08:28:00Z">
              <w:rPr>
                <w:rFonts w:ascii="Times New Roman" w:hAnsi="Times New Roman" w:cs="B Nazanin" w:hint="cs"/>
                <w:sz w:val="24"/>
                <w:szCs w:val="28"/>
                <w:rtl/>
              </w:rPr>
            </w:rPrChange>
          </w:rPr>
          <w:delText>گرفته</w:delText>
        </w:r>
        <w:r w:rsidRPr="003D6165" w:rsidDel="003D6165">
          <w:rPr>
            <w:rFonts w:ascii="Times New Roman" w:hAnsi="Times New Roman" w:cs="B Nazanin"/>
            <w:sz w:val="24"/>
            <w:szCs w:val="28"/>
            <w:u w:val="single"/>
            <w:rtl/>
            <w:rPrChange w:id="69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694" w:author="Lenovo" w:date="2026-09-23T08:28:00Z">
              <w:rPr>
                <w:rFonts w:ascii="Times New Roman" w:hAnsi="Times New Roman" w:cs="B Nazanin" w:hint="cs"/>
                <w:sz w:val="24"/>
                <w:szCs w:val="28"/>
                <w:rtl/>
              </w:rPr>
            </w:rPrChange>
          </w:rPr>
          <w:delText>است</w:delText>
        </w:r>
        <w:r w:rsidRPr="003D6165" w:rsidDel="003D6165">
          <w:rPr>
            <w:rFonts w:ascii="Times New Roman" w:hAnsi="Times New Roman" w:cs="B Nazanin"/>
            <w:sz w:val="24"/>
            <w:szCs w:val="28"/>
            <w:u w:val="single"/>
            <w:rtl/>
            <w:rPrChange w:id="695" w:author="Lenovo" w:date="2026-09-23T08:28:00Z">
              <w:rPr>
                <w:rFonts w:ascii="Times New Roman" w:hAnsi="Times New Roman" w:cs="B Nazanin"/>
                <w:sz w:val="24"/>
                <w:szCs w:val="28"/>
                <w:rtl/>
              </w:rPr>
            </w:rPrChange>
          </w:rPr>
          <w:delText>.</w:delText>
        </w:r>
      </w:del>
      <w:ins w:id="696" w:author="SALMANIAN MOHAMMADHASSAN" w:date="2026-09-05T22:06:00Z">
        <w:del w:id="697" w:author="Lenovo" w:date="2026-09-23T08:29:00Z">
          <w:r w:rsidR="00B608C4" w:rsidRPr="003D6165" w:rsidDel="003D6165">
            <w:rPr>
              <w:rFonts w:ascii="Times New Roman" w:hAnsi="Times New Roman" w:cs="B Nazanin"/>
              <w:sz w:val="24"/>
              <w:szCs w:val="28"/>
              <w:u w:val="single"/>
              <w:rtl/>
              <w:rPrChange w:id="698" w:author="Lenovo" w:date="2026-09-23T08:28:00Z">
                <w:rPr>
                  <w:rFonts w:ascii="Times New Roman" w:hAnsi="Times New Roman" w:cs="B Nazanin"/>
                  <w:sz w:val="24"/>
                  <w:szCs w:val="28"/>
                  <w:rtl/>
                </w:rPr>
              </w:rPrChange>
            </w:rPr>
            <w:delText xml:space="preserve"> رفرانس</w:delText>
          </w:r>
        </w:del>
      </w:ins>
      <w:ins w:id="699" w:author="SALMANIAN MOHAMMADHASSAN" w:date="2026-09-05T22:07:00Z">
        <w:del w:id="700" w:author="Lenovo" w:date="2026-09-23T08:29:00Z">
          <w:r w:rsidR="00C54A3A" w:rsidRPr="003D6165" w:rsidDel="003D6165">
            <w:rPr>
              <w:rFonts w:ascii="Times New Roman" w:hAnsi="Times New Roman" w:cs="B Nazanin" w:hint="cs"/>
              <w:sz w:val="24"/>
              <w:szCs w:val="28"/>
              <w:u w:val="single"/>
              <w:rtl/>
              <w:rPrChange w:id="701" w:author="Lenovo" w:date="2026-09-23T08:28:00Z">
                <w:rPr>
                  <w:rFonts w:ascii="Times New Roman" w:hAnsi="Times New Roman" w:cs="B Nazanin" w:hint="cs"/>
                  <w:sz w:val="24"/>
                  <w:szCs w:val="28"/>
                  <w:rtl/>
                </w:rPr>
              </w:rPrChange>
            </w:rPr>
            <w:delText>؟</w:delText>
          </w:r>
        </w:del>
      </w:ins>
    </w:p>
    <w:p w14:paraId="5F7ED17F" w14:textId="1D73B281" w:rsidR="001F056E" w:rsidRPr="003D6165" w:rsidDel="003D6165" w:rsidRDefault="001F056E" w:rsidP="00A2596F">
      <w:pPr>
        <w:spacing w:line="360" w:lineRule="auto"/>
        <w:jc w:val="both"/>
        <w:rPr>
          <w:del w:id="702" w:author="Lenovo" w:date="2026-09-23T08:29:00Z"/>
          <w:rFonts w:ascii="Times New Roman" w:hAnsi="Times New Roman" w:cs="B Nazanin"/>
          <w:sz w:val="24"/>
          <w:szCs w:val="28"/>
          <w:u w:val="single"/>
          <w:rtl/>
          <w:rPrChange w:id="703" w:author="Lenovo" w:date="2026-09-23T08:28:00Z">
            <w:rPr>
              <w:del w:id="704" w:author="Lenovo" w:date="2026-09-23T08:29:00Z"/>
              <w:rFonts w:ascii="Times New Roman" w:hAnsi="Times New Roman" w:cs="B Nazanin"/>
              <w:sz w:val="24"/>
              <w:szCs w:val="28"/>
              <w:rtl/>
            </w:rPr>
          </w:rPrChange>
        </w:rPr>
      </w:pPr>
      <w:del w:id="705" w:author="Lenovo" w:date="2026-09-23T08:29:00Z">
        <w:r w:rsidRPr="003D6165" w:rsidDel="003D6165">
          <w:rPr>
            <w:rFonts w:ascii="Times New Roman" w:hAnsi="Times New Roman" w:cs="B Nazanin" w:hint="cs"/>
            <w:sz w:val="24"/>
            <w:szCs w:val="28"/>
            <w:u w:val="single"/>
            <w:rtl/>
            <w:rPrChange w:id="706" w:author="Lenovo" w:date="2026-09-23T08:28:00Z">
              <w:rPr>
                <w:rFonts w:ascii="Times New Roman" w:hAnsi="Times New Roman" w:cs="B Nazanin" w:hint="cs"/>
                <w:sz w:val="24"/>
                <w:szCs w:val="28"/>
                <w:rtl/>
              </w:rPr>
            </w:rPrChange>
          </w:rPr>
          <w:delText>با</w:delText>
        </w:r>
        <w:r w:rsidRPr="003D6165" w:rsidDel="003D6165">
          <w:rPr>
            <w:rFonts w:ascii="Times New Roman" w:hAnsi="Times New Roman" w:cs="B Nazanin"/>
            <w:sz w:val="24"/>
            <w:szCs w:val="28"/>
            <w:u w:val="single"/>
            <w:rtl/>
            <w:rPrChange w:id="70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08" w:author="Lenovo" w:date="2026-09-23T08:28:00Z">
              <w:rPr>
                <w:rFonts w:ascii="Times New Roman" w:hAnsi="Times New Roman" w:cs="B Nazanin" w:hint="cs"/>
                <w:sz w:val="24"/>
                <w:szCs w:val="28"/>
                <w:rtl/>
              </w:rPr>
            </w:rPrChange>
          </w:rPr>
          <w:delText>توجه</w:delText>
        </w:r>
        <w:r w:rsidRPr="003D6165" w:rsidDel="003D6165">
          <w:rPr>
            <w:rFonts w:ascii="Times New Roman" w:hAnsi="Times New Roman" w:cs="B Nazanin"/>
            <w:sz w:val="24"/>
            <w:szCs w:val="28"/>
            <w:u w:val="single"/>
            <w:rtl/>
            <w:rPrChange w:id="70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10" w:author="Lenovo" w:date="2026-09-23T08:28:00Z">
              <w:rPr>
                <w:rFonts w:ascii="Times New Roman" w:hAnsi="Times New Roman" w:cs="B Nazanin" w:hint="cs"/>
                <w:sz w:val="24"/>
                <w:szCs w:val="28"/>
                <w:rtl/>
              </w:rPr>
            </w:rPrChange>
          </w:rPr>
          <w:delText>به</w:delText>
        </w:r>
        <w:r w:rsidRPr="003D6165" w:rsidDel="003D6165">
          <w:rPr>
            <w:rFonts w:ascii="Times New Roman" w:hAnsi="Times New Roman" w:cs="B Nazanin"/>
            <w:sz w:val="24"/>
            <w:szCs w:val="28"/>
            <w:u w:val="single"/>
            <w:rtl/>
            <w:rPrChange w:id="71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12" w:author="Lenovo" w:date="2026-09-23T08:28:00Z">
              <w:rPr>
                <w:rFonts w:ascii="Times New Roman" w:hAnsi="Times New Roman" w:cs="B Nazanin" w:hint="cs"/>
                <w:sz w:val="24"/>
                <w:szCs w:val="28"/>
                <w:rtl/>
              </w:rPr>
            </w:rPrChange>
          </w:rPr>
          <w:delText>اینکه</w:delText>
        </w:r>
        <w:r w:rsidRPr="003D6165" w:rsidDel="003D6165">
          <w:rPr>
            <w:rFonts w:ascii="Times New Roman" w:hAnsi="Times New Roman" w:cs="B Nazanin"/>
            <w:sz w:val="24"/>
            <w:szCs w:val="28"/>
            <w:u w:val="single"/>
            <w:rtl/>
            <w:rPrChange w:id="71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14" w:author="Lenovo" w:date="2026-09-23T08:28:00Z">
              <w:rPr>
                <w:rFonts w:ascii="Times New Roman" w:hAnsi="Times New Roman" w:cs="B Nazanin" w:hint="cs"/>
                <w:sz w:val="24"/>
                <w:szCs w:val="28"/>
                <w:rtl/>
              </w:rPr>
            </w:rPrChange>
          </w:rPr>
          <w:delText>کارایی</w:delText>
        </w:r>
        <w:r w:rsidRPr="003D6165" w:rsidDel="003D6165">
          <w:rPr>
            <w:rFonts w:ascii="Times New Roman" w:hAnsi="Times New Roman" w:cs="B Nazanin"/>
            <w:sz w:val="24"/>
            <w:szCs w:val="28"/>
            <w:u w:val="single"/>
            <w:rtl/>
            <w:rPrChange w:id="71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16" w:author="Lenovo" w:date="2026-09-23T08:28:00Z">
              <w:rPr>
                <w:rFonts w:ascii="Times New Roman" w:hAnsi="Times New Roman" w:cs="B Nazanin" w:hint="cs"/>
                <w:sz w:val="24"/>
                <w:szCs w:val="28"/>
                <w:rtl/>
              </w:rPr>
            </w:rPrChange>
          </w:rPr>
          <w:delText>واکسن‌های</w:delText>
        </w:r>
        <w:r w:rsidRPr="003D6165" w:rsidDel="003D6165">
          <w:rPr>
            <w:rFonts w:ascii="Times New Roman" w:hAnsi="Times New Roman" w:cs="B Nazanin"/>
            <w:sz w:val="24"/>
            <w:szCs w:val="28"/>
            <w:u w:val="single"/>
            <w:rtl/>
            <w:rPrChange w:id="71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18" w:author="Lenovo" w:date="2026-09-23T08:28:00Z">
              <w:rPr>
                <w:rFonts w:ascii="Times New Roman" w:hAnsi="Times New Roman" w:cs="B Nazanin" w:hint="cs"/>
                <w:sz w:val="24"/>
                <w:szCs w:val="28"/>
                <w:rtl/>
              </w:rPr>
            </w:rPrChange>
          </w:rPr>
          <w:delText>چنداپی‌توپی</w:delText>
        </w:r>
        <w:r w:rsidRPr="003D6165" w:rsidDel="003D6165">
          <w:rPr>
            <w:rFonts w:ascii="Times New Roman" w:hAnsi="Times New Roman" w:cs="B Nazanin"/>
            <w:sz w:val="24"/>
            <w:szCs w:val="28"/>
            <w:u w:val="single"/>
            <w:rtl/>
            <w:rPrChange w:id="71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20" w:author="Lenovo" w:date="2026-09-23T08:28:00Z">
              <w:rPr>
                <w:rFonts w:ascii="Times New Roman" w:hAnsi="Times New Roman" w:cs="B Nazanin" w:hint="cs"/>
                <w:sz w:val="24"/>
                <w:szCs w:val="28"/>
                <w:rtl/>
              </w:rPr>
            </w:rPrChange>
          </w:rPr>
          <w:delText>به</w:delText>
        </w:r>
        <w:r w:rsidRPr="003D6165" w:rsidDel="003D6165">
          <w:rPr>
            <w:rFonts w:ascii="Times New Roman" w:hAnsi="Times New Roman" w:cs="B Nazanin"/>
            <w:sz w:val="24"/>
            <w:szCs w:val="28"/>
            <w:u w:val="single"/>
            <w:rtl/>
            <w:rPrChange w:id="72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22" w:author="Lenovo" w:date="2026-09-23T08:28:00Z">
              <w:rPr>
                <w:rFonts w:ascii="Times New Roman" w:hAnsi="Times New Roman" w:cs="B Nazanin" w:hint="cs"/>
                <w:sz w:val="24"/>
                <w:szCs w:val="28"/>
                <w:rtl/>
              </w:rPr>
            </w:rPrChange>
          </w:rPr>
          <w:delText>انتخاب</w:delText>
        </w:r>
        <w:r w:rsidRPr="003D6165" w:rsidDel="003D6165">
          <w:rPr>
            <w:rFonts w:ascii="Times New Roman" w:hAnsi="Times New Roman" w:cs="B Nazanin"/>
            <w:sz w:val="24"/>
            <w:szCs w:val="28"/>
            <w:u w:val="single"/>
            <w:rtl/>
            <w:rPrChange w:id="72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24" w:author="Lenovo" w:date="2026-09-23T08:28:00Z">
              <w:rPr>
                <w:rFonts w:ascii="Times New Roman" w:hAnsi="Times New Roman" w:cs="B Nazanin" w:hint="cs"/>
                <w:sz w:val="24"/>
                <w:szCs w:val="28"/>
                <w:rtl/>
              </w:rPr>
            </w:rPrChange>
          </w:rPr>
          <w:delText>آگاهانه</w:delText>
        </w:r>
        <w:r w:rsidRPr="003D6165" w:rsidDel="003D6165">
          <w:rPr>
            <w:rFonts w:ascii="Times New Roman" w:hAnsi="Times New Roman" w:cs="B Nazanin"/>
            <w:sz w:val="24"/>
            <w:szCs w:val="28"/>
            <w:u w:val="single"/>
            <w:rtl/>
            <w:rPrChange w:id="72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26" w:author="Lenovo" w:date="2026-09-23T08:28:00Z">
              <w:rPr>
                <w:rFonts w:ascii="Times New Roman" w:hAnsi="Times New Roman" w:cs="B Nazanin" w:hint="cs"/>
                <w:sz w:val="24"/>
                <w:szCs w:val="28"/>
                <w:rtl/>
              </w:rPr>
            </w:rPrChange>
          </w:rPr>
          <w:delText>اپی‌توپ‌ها</w:delText>
        </w:r>
        <w:r w:rsidRPr="003D6165" w:rsidDel="003D6165">
          <w:rPr>
            <w:rFonts w:ascii="Times New Roman" w:hAnsi="Times New Roman" w:cs="B Nazanin"/>
            <w:sz w:val="24"/>
            <w:szCs w:val="28"/>
            <w:u w:val="single"/>
            <w:rtl/>
            <w:rPrChange w:id="72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28" w:author="Lenovo" w:date="2026-09-23T08:28:00Z">
              <w:rPr>
                <w:rFonts w:ascii="Times New Roman" w:hAnsi="Times New Roman" w:cs="B Nazanin" w:hint="cs"/>
                <w:sz w:val="24"/>
                <w:szCs w:val="28"/>
                <w:rtl/>
              </w:rPr>
            </w:rPrChange>
          </w:rPr>
          <w:delText>وابسته</w:delText>
        </w:r>
        <w:r w:rsidRPr="003D6165" w:rsidDel="003D6165">
          <w:rPr>
            <w:rFonts w:ascii="Times New Roman" w:hAnsi="Times New Roman" w:cs="B Nazanin"/>
            <w:sz w:val="24"/>
            <w:szCs w:val="28"/>
            <w:u w:val="single"/>
            <w:rtl/>
            <w:rPrChange w:id="72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30" w:author="Lenovo" w:date="2026-09-23T08:28:00Z">
              <w:rPr>
                <w:rFonts w:ascii="Times New Roman" w:hAnsi="Times New Roman" w:cs="B Nazanin" w:hint="cs"/>
                <w:sz w:val="24"/>
                <w:szCs w:val="28"/>
                <w:rtl/>
              </w:rPr>
            </w:rPrChange>
          </w:rPr>
          <w:delText>می</w:delText>
        </w:r>
        <w:r w:rsidRPr="003D6165" w:rsidDel="003D6165">
          <w:rPr>
            <w:rFonts w:ascii="Times New Roman" w:hAnsi="Times New Roman" w:cs="B Nazanin"/>
            <w:sz w:val="24"/>
            <w:szCs w:val="28"/>
            <w:u w:val="single"/>
            <w:rtl/>
            <w:rPrChange w:id="73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32" w:author="Lenovo" w:date="2026-09-23T08:28:00Z">
              <w:rPr>
                <w:rFonts w:ascii="Times New Roman" w:hAnsi="Times New Roman" w:cs="B Nazanin" w:hint="cs"/>
                <w:sz w:val="24"/>
                <w:szCs w:val="28"/>
                <w:rtl/>
              </w:rPr>
            </w:rPrChange>
          </w:rPr>
          <w:delText>باشد،</w:delText>
        </w:r>
        <w:r w:rsidRPr="003D6165" w:rsidDel="003D6165">
          <w:rPr>
            <w:rFonts w:ascii="Times New Roman" w:hAnsi="Times New Roman" w:cs="B Nazanin"/>
            <w:sz w:val="24"/>
            <w:szCs w:val="28"/>
            <w:u w:val="single"/>
            <w:rtl/>
            <w:rPrChange w:id="73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34" w:author="Lenovo" w:date="2026-09-23T08:28:00Z">
              <w:rPr>
                <w:rFonts w:ascii="Times New Roman" w:hAnsi="Times New Roman" w:cs="B Nazanin" w:hint="cs"/>
                <w:sz w:val="24"/>
                <w:szCs w:val="28"/>
                <w:rtl/>
              </w:rPr>
            </w:rPrChange>
          </w:rPr>
          <w:delText>در</w:delText>
        </w:r>
        <w:r w:rsidRPr="003D6165" w:rsidDel="003D6165">
          <w:rPr>
            <w:rFonts w:ascii="Times New Roman" w:hAnsi="Times New Roman" w:cs="B Nazanin"/>
            <w:sz w:val="24"/>
            <w:szCs w:val="28"/>
            <w:u w:val="single"/>
            <w:rtl/>
            <w:rPrChange w:id="73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36" w:author="Lenovo" w:date="2026-09-23T08:28:00Z">
              <w:rPr>
                <w:rFonts w:ascii="Times New Roman" w:hAnsi="Times New Roman" w:cs="B Nazanin" w:hint="cs"/>
                <w:sz w:val="24"/>
                <w:szCs w:val="28"/>
                <w:rtl/>
              </w:rPr>
            </w:rPrChange>
          </w:rPr>
          <w:delText>شروع</w:delText>
        </w:r>
        <w:r w:rsidRPr="003D6165" w:rsidDel="003D6165">
          <w:rPr>
            <w:rFonts w:ascii="Times New Roman" w:hAnsi="Times New Roman" w:cs="B Nazanin"/>
            <w:sz w:val="24"/>
            <w:szCs w:val="28"/>
            <w:u w:val="single"/>
            <w:rtl/>
            <w:rPrChange w:id="73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38" w:author="Lenovo" w:date="2026-09-23T08:28:00Z">
              <w:rPr>
                <w:rFonts w:ascii="Times New Roman" w:hAnsi="Times New Roman" w:cs="B Nazanin" w:hint="cs"/>
                <w:sz w:val="24"/>
                <w:szCs w:val="28"/>
                <w:rtl/>
              </w:rPr>
            </w:rPrChange>
          </w:rPr>
          <w:delText>این</w:delText>
        </w:r>
        <w:r w:rsidRPr="003D6165" w:rsidDel="003D6165">
          <w:rPr>
            <w:rFonts w:ascii="Times New Roman" w:hAnsi="Times New Roman" w:cs="B Nazanin"/>
            <w:sz w:val="24"/>
            <w:szCs w:val="28"/>
            <w:u w:val="single"/>
            <w:rtl/>
            <w:rPrChange w:id="73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40" w:author="Lenovo" w:date="2026-09-23T08:28:00Z">
              <w:rPr>
                <w:rFonts w:ascii="Times New Roman" w:hAnsi="Times New Roman" w:cs="B Nazanin" w:hint="cs"/>
                <w:sz w:val="24"/>
                <w:szCs w:val="28"/>
                <w:rtl/>
              </w:rPr>
            </w:rPrChange>
          </w:rPr>
          <w:delText>مطالعه</w:delText>
        </w:r>
        <w:r w:rsidRPr="003D6165" w:rsidDel="003D6165">
          <w:rPr>
            <w:rFonts w:ascii="Times New Roman" w:hAnsi="Times New Roman" w:cs="B Nazanin"/>
            <w:sz w:val="24"/>
            <w:szCs w:val="28"/>
            <w:u w:val="single"/>
            <w:rtl/>
            <w:rPrChange w:id="74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42" w:author="Lenovo" w:date="2026-09-23T08:28:00Z">
              <w:rPr>
                <w:rFonts w:ascii="Times New Roman" w:hAnsi="Times New Roman" w:cs="B Nazanin" w:hint="cs"/>
                <w:sz w:val="24"/>
                <w:szCs w:val="28"/>
                <w:rtl/>
              </w:rPr>
            </w:rPrChange>
          </w:rPr>
          <w:delText>نیز</w:delText>
        </w:r>
        <w:r w:rsidRPr="003D6165" w:rsidDel="003D6165">
          <w:rPr>
            <w:rFonts w:ascii="Times New Roman" w:hAnsi="Times New Roman" w:cs="B Nazanin"/>
            <w:sz w:val="24"/>
            <w:szCs w:val="28"/>
            <w:u w:val="single"/>
            <w:rtl/>
            <w:rPrChange w:id="74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44" w:author="Lenovo" w:date="2026-09-23T08:28:00Z">
              <w:rPr>
                <w:rFonts w:ascii="Times New Roman" w:hAnsi="Times New Roman" w:cs="B Nazanin" w:hint="cs"/>
                <w:sz w:val="24"/>
                <w:szCs w:val="28"/>
                <w:rtl/>
              </w:rPr>
            </w:rPrChange>
          </w:rPr>
          <w:delText>بررسی</w:delText>
        </w:r>
        <w:r w:rsidRPr="003D6165" w:rsidDel="003D6165">
          <w:rPr>
            <w:rFonts w:ascii="Times New Roman" w:hAnsi="Times New Roman" w:cs="B Nazanin"/>
            <w:sz w:val="24"/>
            <w:szCs w:val="28"/>
            <w:u w:val="single"/>
            <w:rtl/>
            <w:rPrChange w:id="74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46" w:author="Lenovo" w:date="2026-09-23T08:28:00Z">
              <w:rPr>
                <w:rFonts w:ascii="Times New Roman" w:hAnsi="Times New Roman" w:cs="B Nazanin" w:hint="cs"/>
                <w:sz w:val="24"/>
                <w:szCs w:val="28"/>
                <w:rtl/>
              </w:rPr>
            </w:rPrChange>
          </w:rPr>
          <w:delText>پروتئین‌های</w:delText>
        </w:r>
        <w:r w:rsidRPr="003D6165" w:rsidDel="003D6165">
          <w:rPr>
            <w:rFonts w:ascii="Times New Roman" w:hAnsi="Times New Roman" w:cs="B Nazanin"/>
            <w:sz w:val="24"/>
            <w:szCs w:val="28"/>
            <w:u w:val="single"/>
            <w:rtl/>
            <w:rPrChange w:id="74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48" w:author="Lenovo" w:date="2026-09-23T08:28:00Z">
              <w:rPr>
                <w:rFonts w:ascii="Times New Roman" w:hAnsi="Times New Roman" w:cs="B Nazanin" w:hint="cs"/>
                <w:sz w:val="24"/>
                <w:szCs w:val="28"/>
                <w:rtl/>
              </w:rPr>
            </w:rPrChange>
          </w:rPr>
          <w:delText>مختلف</w:delText>
        </w:r>
        <w:r w:rsidRPr="003D6165" w:rsidDel="003D6165">
          <w:rPr>
            <w:rFonts w:ascii="Times New Roman" w:hAnsi="Times New Roman" w:cs="B Nazanin"/>
            <w:sz w:val="24"/>
            <w:szCs w:val="28"/>
            <w:u w:val="single"/>
            <w:rtl/>
            <w:rPrChange w:id="74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50" w:author="Lenovo" w:date="2026-09-23T08:28:00Z">
              <w:rPr>
                <w:rFonts w:ascii="Times New Roman" w:hAnsi="Times New Roman" w:cs="B Nazanin" w:hint="cs"/>
                <w:sz w:val="24"/>
                <w:szCs w:val="28"/>
                <w:rtl/>
              </w:rPr>
            </w:rPrChange>
          </w:rPr>
          <w:delText>ویروس</w:delText>
        </w:r>
        <w:r w:rsidRPr="003D6165" w:rsidDel="003D6165">
          <w:rPr>
            <w:rFonts w:ascii="Times New Roman" w:hAnsi="Times New Roman" w:cs="B Nazanin"/>
            <w:sz w:val="24"/>
            <w:szCs w:val="28"/>
            <w:u w:val="single"/>
            <w:rtl/>
            <w:rPrChange w:id="75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52" w:author="Lenovo" w:date="2026-09-23T08:28:00Z">
              <w:rPr>
                <w:rFonts w:ascii="Times New Roman" w:hAnsi="Times New Roman" w:cs="B Nazanin" w:hint="cs"/>
                <w:sz w:val="24"/>
                <w:szCs w:val="28"/>
                <w:rtl/>
              </w:rPr>
            </w:rPrChange>
          </w:rPr>
          <w:delText>نیل</w:delText>
        </w:r>
        <w:r w:rsidRPr="003D6165" w:rsidDel="003D6165">
          <w:rPr>
            <w:rFonts w:ascii="Times New Roman" w:hAnsi="Times New Roman" w:cs="B Nazanin"/>
            <w:sz w:val="24"/>
            <w:szCs w:val="28"/>
            <w:u w:val="single"/>
            <w:rtl/>
            <w:rPrChange w:id="75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54" w:author="Lenovo" w:date="2026-09-23T08:28:00Z">
              <w:rPr>
                <w:rFonts w:ascii="Times New Roman" w:hAnsi="Times New Roman" w:cs="B Nazanin" w:hint="cs"/>
                <w:sz w:val="24"/>
                <w:szCs w:val="28"/>
                <w:rtl/>
              </w:rPr>
            </w:rPrChange>
          </w:rPr>
          <w:delText>غربی</w:delText>
        </w:r>
        <w:r w:rsidRPr="003D6165" w:rsidDel="003D6165">
          <w:rPr>
            <w:rFonts w:ascii="Times New Roman" w:hAnsi="Times New Roman" w:cs="B Nazanin"/>
            <w:sz w:val="24"/>
            <w:szCs w:val="28"/>
            <w:u w:val="single"/>
            <w:rtl/>
            <w:rPrChange w:id="75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56" w:author="Lenovo" w:date="2026-09-23T08:28:00Z">
              <w:rPr>
                <w:rFonts w:ascii="Times New Roman" w:hAnsi="Times New Roman" w:cs="B Nazanin" w:hint="cs"/>
                <w:sz w:val="24"/>
                <w:szCs w:val="28"/>
                <w:rtl/>
              </w:rPr>
            </w:rPrChange>
          </w:rPr>
          <w:delText>به‌عنوان</w:delText>
        </w:r>
        <w:r w:rsidRPr="003D6165" w:rsidDel="003D6165">
          <w:rPr>
            <w:rFonts w:ascii="Times New Roman" w:hAnsi="Times New Roman" w:cs="B Nazanin"/>
            <w:sz w:val="24"/>
            <w:szCs w:val="28"/>
            <w:u w:val="single"/>
            <w:rtl/>
            <w:rPrChange w:id="75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58" w:author="Lenovo" w:date="2026-09-23T08:28:00Z">
              <w:rPr>
                <w:rFonts w:ascii="Times New Roman" w:hAnsi="Times New Roman" w:cs="B Nazanin" w:hint="cs"/>
                <w:sz w:val="24"/>
                <w:szCs w:val="28"/>
                <w:rtl/>
              </w:rPr>
            </w:rPrChange>
          </w:rPr>
          <w:delText>منابع</w:delText>
        </w:r>
        <w:r w:rsidRPr="003D6165" w:rsidDel="003D6165">
          <w:rPr>
            <w:rFonts w:ascii="Times New Roman" w:hAnsi="Times New Roman" w:cs="B Nazanin"/>
            <w:sz w:val="24"/>
            <w:szCs w:val="28"/>
            <w:u w:val="single"/>
            <w:rtl/>
            <w:rPrChange w:id="75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60" w:author="Lenovo" w:date="2026-09-23T08:28:00Z">
              <w:rPr>
                <w:rFonts w:ascii="Times New Roman" w:hAnsi="Times New Roman" w:cs="B Nazanin" w:hint="cs"/>
                <w:sz w:val="24"/>
                <w:szCs w:val="28"/>
                <w:rtl/>
              </w:rPr>
            </w:rPrChange>
          </w:rPr>
          <w:delText>بالقوه</w:delText>
        </w:r>
        <w:r w:rsidRPr="003D6165" w:rsidDel="003D6165">
          <w:rPr>
            <w:rFonts w:ascii="Times New Roman" w:hAnsi="Times New Roman" w:cs="B Nazanin"/>
            <w:sz w:val="24"/>
            <w:szCs w:val="28"/>
            <w:u w:val="single"/>
            <w:rtl/>
            <w:rPrChange w:id="76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62" w:author="Lenovo" w:date="2026-09-23T08:28:00Z">
              <w:rPr>
                <w:rFonts w:ascii="Times New Roman" w:hAnsi="Times New Roman" w:cs="B Nazanin" w:hint="cs"/>
                <w:sz w:val="24"/>
                <w:szCs w:val="28"/>
                <w:rtl/>
              </w:rPr>
            </w:rPrChange>
          </w:rPr>
          <w:delText>آنتی‌ژن‌های</w:delText>
        </w:r>
        <w:r w:rsidRPr="003D6165" w:rsidDel="003D6165">
          <w:rPr>
            <w:rFonts w:ascii="Times New Roman" w:hAnsi="Times New Roman" w:cs="B Nazanin"/>
            <w:sz w:val="24"/>
            <w:szCs w:val="28"/>
            <w:u w:val="single"/>
            <w:rtl/>
            <w:rPrChange w:id="76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64" w:author="Lenovo" w:date="2026-09-23T08:28:00Z">
              <w:rPr>
                <w:rFonts w:ascii="Times New Roman" w:hAnsi="Times New Roman" w:cs="B Nazanin" w:hint="cs"/>
                <w:sz w:val="24"/>
                <w:szCs w:val="28"/>
                <w:rtl/>
              </w:rPr>
            </w:rPrChange>
          </w:rPr>
          <w:delText>ایمنی‌زا</w:delText>
        </w:r>
        <w:r w:rsidRPr="003D6165" w:rsidDel="003D6165">
          <w:rPr>
            <w:rFonts w:ascii="Times New Roman" w:hAnsi="Times New Roman" w:cs="B Nazanin"/>
            <w:sz w:val="24"/>
            <w:szCs w:val="28"/>
            <w:u w:val="single"/>
            <w:rtl/>
            <w:rPrChange w:id="765"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66" w:author="Lenovo" w:date="2026-09-23T08:28:00Z">
              <w:rPr>
                <w:rFonts w:ascii="Times New Roman" w:hAnsi="Times New Roman" w:cs="B Nazanin" w:hint="cs"/>
                <w:sz w:val="24"/>
                <w:szCs w:val="28"/>
                <w:rtl/>
              </w:rPr>
            </w:rPrChange>
          </w:rPr>
          <w:delText>در</w:delText>
        </w:r>
        <w:r w:rsidRPr="003D6165" w:rsidDel="003D6165">
          <w:rPr>
            <w:rFonts w:ascii="Times New Roman" w:hAnsi="Times New Roman" w:cs="B Nazanin"/>
            <w:sz w:val="24"/>
            <w:szCs w:val="28"/>
            <w:u w:val="single"/>
            <w:rtl/>
            <w:rPrChange w:id="767"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68" w:author="Lenovo" w:date="2026-09-23T08:28:00Z">
              <w:rPr>
                <w:rFonts w:ascii="Times New Roman" w:hAnsi="Times New Roman" w:cs="B Nazanin" w:hint="cs"/>
                <w:sz w:val="24"/>
                <w:szCs w:val="28"/>
                <w:rtl/>
              </w:rPr>
            </w:rPrChange>
          </w:rPr>
          <w:delText>کانون</w:delText>
        </w:r>
        <w:r w:rsidRPr="003D6165" w:rsidDel="003D6165">
          <w:rPr>
            <w:rFonts w:ascii="Times New Roman" w:hAnsi="Times New Roman" w:cs="B Nazanin"/>
            <w:sz w:val="24"/>
            <w:szCs w:val="28"/>
            <w:u w:val="single"/>
            <w:rtl/>
            <w:rPrChange w:id="769"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70" w:author="Lenovo" w:date="2026-09-23T08:28:00Z">
              <w:rPr>
                <w:rFonts w:ascii="Times New Roman" w:hAnsi="Times New Roman" w:cs="B Nazanin" w:hint="cs"/>
                <w:sz w:val="24"/>
                <w:szCs w:val="28"/>
                <w:rtl/>
              </w:rPr>
            </w:rPrChange>
          </w:rPr>
          <w:delText>توجه</w:delText>
        </w:r>
        <w:r w:rsidRPr="003D6165" w:rsidDel="003D6165">
          <w:rPr>
            <w:rFonts w:ascii="Times New Roman" w:hAnsi="Times New Roman" w:cs="B Nazanin"/>
            <w:sz w:val="24"/>
            <w:szCs w:val="28"/>
            <w:u w:val="single"/>
            <w:rtl/>
            <w:rPrChange w:id="771"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72" w:author="Lenovo" w:date="2026-09-23T08:28:00Z">
              <w:rPr>
                <w:rFonts w:ascii="Times New Roman" w:hAnsi="Times New Roman" w:cs="B Nazanin" w:hint="cs"/>
                <w:sz w:val="24"/>
                <w:szCs w:val="28"/>
                <w:rtl/>
              </w:rPr>
            </w:rPrChange>
          </w:rPr>
          <w:delText>قرار</w:delText>
        </w:r>
        <w:r w:rsidRPr="003D6165" w:rsidDel="003D6165">
          <w:rPr>
            <w:rFonts w:ascii="Times New Roman" w:hAnsi="Times New Roman" w:cs="B Nazanin"/>
            <w:sz w:val="24"/>
            <w:szCs w:val="28"/>
            <w:u w:val="single"/>
            <w:rtl/>
            <w:rPrChange w:id="773" w:author="Lenovo" w:date="2026-09-23T08:28:00Z">
              <w:rPr>
                <w:rFonts w:ascii="Times New Roman" w:hAnsi="Times New Roman" w:cs="B Nazanin"/>
                <w:sz w:val="24"/>
                <w:szCs w:val="28"/>
                <w:rtl/>
              </w:rPr>
            </w:rPrChange>
          </w:rPr>
          <w:delText xml:space="preserve"> </w:delText>
        </w:r>
        <w:r w:rsidRPr="003D6165" w:rsidDel="003D6165">
          <w:rPr>
            <w:rFonts w:ascii="Times New Roman" w:hAnsi="Times New Roman" w:cs="B Nazanin" w:hint="cs"/>
            <w:sz w:val="24"/>
            <w:szCs w:val="28"/>
            <w:u w:val="single"/>
            <w:rtl/>
            <w:rPrChange w:id="774" w:author="Lenovo" w:date="2026-09-23T08:28:00Z">
              <w:rPr>
                <w:rFonts w:ascii="Times New Roman" w:hAnsi="Times New Roman" w:cs="B Nazanin" w:hint="cs"/>
                <w:sz w:val="24"/>
                <w:szCs w:val="28"/>
                <w:rtl/>
              </w:rPr>
            </w:rPrChange>
          </w:rPr>
          <w:delText>گرفت</w:delText>
        </w:r>
        <w:r w:rsidRPr="003D6165" w:rsidDel="003D6165">
          <w:rPr>
            <w:rFonts w:ascii="Times New Roman" w:hAnsi="Times New Roman" w:cs="B Nazanin"/>
            <w:sz w:val="24"/>
            <w:szCs w:val="28"/>
            <w:u w:val="single"/>
            <w:rtl/>
            <w:rPrChange w:id="775" w:author="Lenovo" w:date="2026-09-23T08:28:00Z">
              <w:rPr>
                <w:rFonts w:ascii="Times New Roman" w:hAnsi="Times New Roman" w:cs="B Nazanin"/>
                <w:sz w:val="24"/>
                <w:szCs w:val="28"/>
                <w:rtl/>
              </w:rPr>
            </w:rPrChange>
          </w:rPr>
          <w:delText>.</w:delText>
        </w:r>
      </w:del>
    </w:p>
    <w:p w14:paraId="5F7ED180" w14:textId="77777777" w:rsidR="001F056E" w:rsidRPr="003D6165" w:rsidRDefault="001F056E" w:rsidP="00A2596F">
      <w:pPr>
        <w:spacing w:line="360" w:lineRule="auto"/>
        <w:jc w:val="both"/>
        <w:rPr>
          <w:rFonts w:ascii="Times New Roman" w:hAnsi="Times New Roman" w:cs="B Nazanin"/>
          <w:sz w:val="24"/>
          <w:szCs w:val="28"/>
          <w:u w:val="single"/>
          <w:rtl/>
          <w:rPrChange w:id="776" w:author="Lenovo" w:date="2026-09-23T08:28:00Z">
            <w:rPr>
              <w:rFonts w:ascii="Times New Roman" w:hAnsi="Times New Roman" w:cs="B Nazanin"/>
              <w:sz w:val="24"/>
              <w:szCs w:val="28"/>
              <w:rtl/>
            </w:rPr>
          </w:rPrChange>
        </w:rPr>
      </w:pPr>
    </w:p>
    <w:p w14:paraId="131BC683" w14:textId="5FE5D946" w:rsidR="003D6165" w:rsidRPr="00D85B28" w:rsidRDefault="003D6165">
      <w:pPr>
        <w:spacing w:line="360" w:lineRule="auto"/>
        <w:ind w:left="26" w:hanging="26"/>
        <w:jc w:val="both"/>
        <w:rPr>
          <w:ins w:id="777" w:author="Lenovo" w:date="2026-09-23T08:33:00Z"/>
          <w:rFonts w:ascii="Times New Roman" w:hAnsi="Times New Roman" w:cs="B Nazanin"/>
          <w:sz w:val="24"/>
          <w:szCs w:val="28"/>
          <w:rtl/>
          <w:rPrChange w:id="778" w:author="Lenovo" w:date="2026-09-23T00:04:00Z">
            <w:rPr>
              <w:ins w:id="779" w:author="Lenovo" w:date="2026-09-23T08:33:00Z"/>
              <w:rFonts w:ascii="Times New Roman" w:hAnsi="Times New Roman" w:cs="B Nazanin"/>
              <w:sz w:val="24"/>
              <w:szCs w:val="28"/>
              <w:u w:val="single"/>
              <w:rtl/>
            </w:rPr>
          </w:rPrChange>
        </w:rPr>
        <w:pPrChange w:id="780" w:author="Lenovo" w:date="2026-09-23T08:33:00Z">
          <w:pPr>
            <w:spacing w:line="360" w:lineRule="auto"/>
            <w:ind w:left="26" w:hanging="26"/>
            <w:jc w:val="both"/>
          </w:pPr>
        </w:pPrChange>
      </w:pPr>
      <w:ins w:id="781" w:author="Lenovo" w:date="2026-09-23T08:33:00Z">
        <w:r w:rsidRPr="00D85B28">
          <w:rPr>
            <w:rFonts w:ascii="Times New Roman" w:hAnsi="Times New Roman" w:cs="B Nazanin"/>
            <w:sz w:val="24"/>
            <w:szCs w:val="28"/>
            <w:rtl/>
            <w:rPrChange w:id="782" w:author="Lenovo" w:date="2026-09-23T00:04:00Z">
              <w:rPr>
                <w:rFonts w:ascii="Times New Roman" w:hAnsi="Times New Roman" w:cs="B Nazanin"/>
                <w:sz w:val="24"/>
                <w:szCs w:val="28"/>
                <w:u w:val="single"/>
                <w:rtl/>
              </w:rPr>
            </w:rPrChange>
          </w:rPr>
          <w:lastRenderedPageBreak/>
          <w:t>پروتئ</w:t>
        </w:r>
        <w:r w:rsidRPr="00D85B28">
          <w:rPr>
            <w:rFonts w:ascii="Times New Roman" w:hAnsi="Times New Roman" w:cs="B Nazanin" w:hint="cs"/>
            <w:sz w:val="24"/>
            <w:szCs w:val="28"/>
            <w:rtl/>
            <w:rPrChange w:id="783" w:author="Lenovo" w:date="2026-09-23T00:04:00Z">
              <w:rPr>
                <w:rFonts w:ascii="Times New Roman" w:hAnsi="Times New Roman" w:cs="B Nazanin" w:hint="cs"/>
                <w:sz w:val="24"/>
                <w:szCs w:val="28"/>
                <w:u w:val="single"/>
                <w:rtl/>
              </w:rPr>
            </w:rPrChange>
          </w:rPr>
          <w:t>ین</w:t>
        </w:r>
        <w:r w:rsidRPr="00D85B28">
          <w:rPr>
            <w:rFonts w:ascii="Times New Roman" w:hAnsi="Times New Roman" w:cs="B Nazanin"/>
            <w:sz w:val="24"/>
            <w:szCs w:val="28"/>
            <w:rPrChange w:id="784" w:author="Lenovo" w:date="2026-09-23T00:04:00Z">
              <w:rPr>
                <w:rFonts w:ascii="Times New Roman" w:hAnsi="Times New Roman" w:cs="B Nazanin"/>
                <w:sz w:val="24"/>
                <w:szCs w:val="28"/>
                <w:u w:val="single"/>
              </w:rPr>
            </w:rPrChange>
          </w:rPr>
          <w:t xml:space="preserve"> E </w:t>
        </w:r>
        <w:r w:rsidRPr="00D85B28">
          <w:rPr>
            <w:rFonts w:ascii="Times New Roman" w:hAnsi="Times New Roman" w:cs="B Nazanin"/>
            <w:sz w:val="24"/>
            <w:szCs w:val="28"/>
            <w:rtl/>
            <w:rPrChange w:id="785" w:author="Lenovo" w:date="2026-09-23T00:04:00Z">
              <w:rPr>
                <w:rFonts w:ascii="Times New Roman" w:hAnsi="Times New Roman" w:cs="B Nazanin"/>
                <w:sz w:val="24"/>
                <w:szCs w:val="28"/>
                <w:u w:val="single"/>
                <w:rtl/>
              </w:rPr>
            </w:rPrChange>
          </w:rPr>
          <w:t>در اغلب مطالعات واکسن‌ساز</w:t>
        </w:r>
        <w:r w:rsidRPr="00D85B28">
          <w:rPr>
            <w:rFonts w:ascii="Times New Roman" w:hAnsi="Times New Roman" w:cs="B Nazanin" w:hint="cs"/>
            <w:sz w:val="24"/>
            <w:szCs w:val="28"/>
            <w:rtl/>
            <w:rPrChange w:id="786"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787" w:author="Lenovo" w:date="2026-09-23T00:04:00Z">
              <w:rPr>
                <w:rFonts w:ascii="Times New Roman" w:hAnsi="Times New Roman" w:cs="B Nazanin"/>
                <w:sz w:val="24"/>
                <w:szCs w:val="28"/>
                <w:u w:val="single"/>
                <w:rtl/>
              </w:rPr>
            </w:rPrChange>
          </w:rPr>
          <w:t xml:space="preserve"> و</w:t>
        </w:r>
        <w:r w:rsidRPr="00D85B28">
          <w:rPr>
            <w:rFonts w:ascii="Times New Roman" w:hAnsi="Times New Roman" w:cs="B Nazanin" w:hint="cs"/>
            <w:sz w:val="24"/>
            <w:szCs w:val="28"/>
            <w:rtl/>
            <w:rPrChange w:id="788" w:author="Lenovo" w:date="2026-09-23T00:04:00Z">
              <w:rPr>
                <w:rFonts w:ascii="Times New Roman" w:hAnsi="Times New Roman" w:cs="B Nazanin" w:hint="cs"/>
                <w:sz w:val="24"/>
                <w:szCs w:val="28"/>
                <w:u w:val="single"/>
                <w:rtl/>
              </w:rPr>
            </w:rPrChange>
          </w:rPr>
          <w:t>یروس</w:t>
        </w:r>
        <w:r w:rsidRPr="00D85B28">
          <w:rPr>
            <w:rFonts w:ascii="Times New Roman" w:hAnsi="Times New Roman" w:cs="B Nazanin"/>
            <w:sz w:val="24"/>
            <w:szCs w:val="28"/>
            <w:rtl/>
            <w:rPrChange w:id="789" w:author="Lenovo" w:date="2026-09-23T00:04:00Z">
              <w:rPr>
                <w:rFonts w:ascii="Times New Roman" w:hAnsi="Times New Roman" w:cs="B Nazanin"/>
                <w:sz w:val="24"/>
                <w:szCs w:val="28"/>
                <w:u w:val="single"/>
                <w:rtl/>
              </w:rPr>
            </w:rPrChange>
          </w:rPr>
          <w:t xml:space="preserve"> ن</w:t>
        </w:r>
        <w:r w:rsidRPr="00D85B28">
          <w:rPr>
            <w:rFonts w:ascii="Times New Roman" w:hAnsi="Times New Roman" w:cs="B Nazanin" w:hint="cs"/>
            <w:sz w:val="24"/>
            <w:szCs w:val="28"/>
            <w:rtl/>
            <w:rPrChange w:id="790" w:author="Lenovo" w:date="2026-09-23T00:04:00Z">
              <w:rPr>
                <w:rFonts w:ascii="Times New Roman" w:hAnsi="Times New Roman" w:cs="B Nazanin" w:hint="cs"/>
                <w:sz w:val="24"/>
                <w:szCs w:val="28"/>
                <w:u w:val="single"/>
                <w:rtl/>
              </w:rPr>
            </w:rPrChange>
          </w:rPr>
          <w:t>یل</w:t>
        </w:r>
        <w:r w:rsidRPr="00D85B28">
          <w:rPr>
            <w:rFonts w:ascii="Times New Roman" w:hAnsi="Times New Roman" w:cs="B Nazanin"/>
            <w:sz w:val="24"/>
            <w:szCs w:val="28"/>
            <w:rtl/>
            <w:rPrChange w:id="791" w:author="Lenovo" w:date="2026-09-23T00:04:00Z">
              <w:rPr>
                <w:rFonts w:ascii="Times New Roman" w:hAnsi="Times New Roman" w:cs="B Nazanin"/>
                <w:sz w:val="24"/>
                <w:szCs w:val="28"/>
                <w:u w:val="single"/>
                <w:rtl/>
              </w:rPr>
            </w:rPrChange>
          </w:rPr>
          <w:t xml:space="preserve"> غرب</w:t>
        </w:r>
        <w:r w:rsidRPr="00D85B28">
          <w:rPr>
            <w:rFonts w:ascii="Times New Roman" w:hAnsi="Times New Roman" w:cs="B Nazanin" w:hint="cs"/>
            <w:sz w:val="24"/>
            <w:szCs w:val="28"/>
            <w:rtl/>
            <w:rPrChange w:id="792"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793" w:author="Lenovo" w:date="2026-09-23T00:04:00Z">
              <w:rPr>
                <w:rFonts w:ascii="Times New Roman" w:hAnsi="Times New Roman" w:cs="B Nazanin"/>
                <w:sz w:val="24"/>
                <w:szCs w:val="28"/>
                <w:u w:val="single"/>
                <w:rtl/>
              </w:rPr>
            </w:rPrChange>
          </w:rPr>
          <w:t xml:space="preserve"> به</w:t>
        </w:r>
      </w:ins>
      <w:ins w:id="794" w:author="Lenovo" w:date="2026-09-23T00:04:00Z">
        <w:r w:rsidR="00D85B28">
          <w:rPr>
            <w:rFonts w:ascii="Times New Roman" w:hAnsi="Times New Roman" w:cs="B Nazanin" w:hint="cs"/>
            <w:sz w:val="24"/>
            <w:szCs w:val="28"/>
            <w:rtl/>
          </w:rPr>
          <w:t xml:space="preserve"> </w:t>
        </w:r>
      </w:ins>
      <w:ins w:id="795" w:author="Lenovo" w:date="2026-09-23T08:33:00Z">
        <w:r w:rsidRPr="00D85B28">
          <w:rPr>
            <w:rFonts w:ascii="Times New Roman" w:hAnsi="Times New Roman" w:cs="B Nazanin"/>
            <w:sz w:val="24"/>
            <w:szCs w:val="28"/>
            <w:rtl/>
            <w:rPrChange w:id="796" w:author="Lenovo" w:date="2026-09-23T00:04:00Z">
              <w:rPr>
                <w:rFonts w:ascii="Times New Roman" w:hAnsi="Times New Roman" w:cs="B Nazanin"/>
                <w:sz w:val="24"/>
                <w:szCs w:val="28"/>
                <w:u w:val="single"/>
                <w:rtl/>
              </w:rPr>
            </w:rPrChange>
          </w:rPr>
          <w:t>‌عنوان آنت</w:t>
        </w:r>
        <w:r w:rsidRPr="00D85B28">
          <w:rPr>
            <w:rFonts w:ascii="Times New Roman" w:hAnsi="Times New Roman" w:cs="B Nazanin" w:hint="cs"/>
            <w:sz w:val="24"/>
            <w:szCs w:val="28"/>
            <w:rtl/>
            <w:rPrChange w:id="797" w:author="Lenovo" w:date="2026-09-23T00:04:00Z">
              <w:rPr>
                <w:rFonts w:ascii="Times New Roman" w:hAnsi="Times New Roman" w:cs="B Nazanin" w:hint="cs"/>
                <w:sz w:val="24"/>
                <w:szCs w:val="28"/>
                <w:u w:val="single"/>
                <w:rtl/>
              </w:rPr>
            </w:rPrChange>
          </w:rPr>
          <w:t>ی‌ژن</w:t>
        </w:r>
        <w:r w:rsidRPr="00D85B28">
          <w:rPr>
            <w:rFonts w:ascii="Times New Roman" w:hAnsi="Times New Roman" w:cs="B Nazanin"/>
            <w:sz w:val="24"/>
            <w:szCs w:val="28"/>
            <w:rtl/>
            <w:rPrChange w:id="798" w:author="Lenovo" w:date="2026-09-23T00:04:00Z">
              <w:rPr>
                <w:rFonts w:ascii="Times New Roman" w:hAnsi="Times New Roman" w:cs="B Nazanin"/>
                <w:sz w:val="24"/>
                <w:szCs w:val="28"/>
                <w:u w:val="single"/>
                <w:rtl/>
              </w:rPr>
            </w:rPrChange>
          </w:rPr>
          <w:t xml:space="preserve"> اصل</w:t>
        </w:r>
        <w:r w:rsidRPr="00D85B28">
          <w:rPr>
            <w:rFonts w:ascii="Times New Roman" w:hAnsi="Times New Roman" w:cs="B Nazanin" w:hint="cs"/>
            <w:sz w:val="24"/>
            <w:szCs w:val="28"/>
            <w:rtl/>
            <w:rPrChange w:id="799"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800" w:author="Lenovo" w:date="2026-09-23T00:04:00Z">
              <w:rPr>
                <w:rFonts w:ascii="Times New Roman" w:hAnsi="Times New Roman" w:cs="B Nazanin"/>
                <w:sz w:val="24"/>
                <w:szCs w:val="28"/>
                <w:u w:val="single"/>
                <w:rtl/>
              </w:rPr>
            </w:rPrChange>
          </w:rPr>
          <w:t xml:space="preserve"> مورد استفاده قرار گرفته است؛ چرا که ا</w:t>
        </w:r>
        <w:r w:rsidRPr="00D85B28">
          <w:rPr>
            <w:rFonts w:ascii="Times New Roman" w:hAnsi="Times New Roman" w:cs="B Nazanin" w:hint="cs"/>
            <w:sz w:val="24"/>
            <w:szCs w:val="28"/>
            <w:rtl/>
            <w:rPrChange w:id="801" w:author="Lenovo" w:date="2026-09-23T00:04: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802" w:author="Lenovo" w:date="2026-09-23T00:04:00Z">
              <w:rPr>
                <w:rFonts w:ascii="Times New Roman" w:hAnsi="Times New Roman" w:cs="B Nazanin"/>
                <w:sz w:val="24"/>
                <w:szCs w:val="28"/>
                <w:u w:val="single"/>
                <w:rtl/>
              </w:rPr>
            </w:rPrChange>
          </w:rPr>
          <w:t xml:space="preserve"> پروتئ</w:t>
        </w:r>
        <w:r w:rsidRPr="00D85B28">
          <w:rPr>
            <w:rFonts w:ascii="Times New Roman" w:hAnsi="Times New Roman" w:cs="B Nazanin" w:hint="cs"/>
            <w:sz w:val="24"/>
            <w:szCs w:val="28"/>
            <w:rtl/>
            <w:rPrChange w:id="803" w:author="Lenovo" w:date="2026-09-23T00:04: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804" w:author="Lenovo" w:date="2026-09-23T00:04:00Z">
              <w:rPr>
                <w:rFonts w:ascii="Times New Roman" w:hAnsi="Times New Roman" w:cs="B Nazanin"/>
                <w:sz w:val="24"/>
                <w:szCs w:val="28"/>
                <w:u w:val="single"/>
                <w:rtl/>
              </w:rPr>
            </w:rPrChange>
          </w:rPr>
          <w:t xml:space="preserve"> نقش کل</w:t>
        </w:r>
        <w:r w:rsidRPr="00D85B28">
          <w:rPr>
            <w:rFonts w:ascii="Times New Roman" w:hAnsi="Times New Roman" w:cs="B Nazanin" w:hint="cs"/>
            <w:sz w:val="24"/>
            <w:szCs w:val="28"/>
            <w:rtl/>
            <w:rPrChange w:id="805" w:author="Lenovo" w:date="2026-09-23T00:04:00Z">
              <w:rPr>
                <w:rFonts w:ascii="Times New Roman" w:hAnsi="Times New Roman" w:cs="B Nazanin" w:hint="cs"/>
                <w:sz w:val="24"/>
                <w:szCs w:val="28"/>
                <w:u w:val="single"/>
                <w:rtl/>
              </w:rPr>
            </w:rPrChange>
          </w:rPr>
          <w:t>یدی</w:t>
        </w:r>
        <w:r w:rsidRPr="00D85B28">
          <w:rPr>
            <w:rFonts w:ascii="Times New Roman" w:hAnsi="Times New Roman" w:cs="B Nazanin"/>
            <w:sz w:val="24"/>
            <w:szCs w:val="28"/>
            <w:rtl/>
            <w:rPrChange w:id="806" w:author="Lenovo" w:date="2026-09-23T00:04:00Z">
              <w:rPr>
                <w:rFonts w:ascii="Times New Roman" w:hAnsi="Times New Roman" w:cs="B Nazanin"/>
                <w:sz w:val="24"/>
                <w:szCs w:val="28"/>
                <w:u w:val="single"/>
                <w:rtl/>
              </w:rPr>
            </w:rPrChange>
          </w:rPr>
          <w:t xml:space="preserve"> در اتصال و</w:t>
        </w:r>
        <w:r w:rsidRPr="00D85B28">
          <w:rPr>
            <w:rFonts w:ascii="Times New Roman" w:hAnsi="Times New Roman" w:cs="B Nazanin" w:hint="cs"/>
            <w:sz w:val="24"/>
            <w:szCs w:val="28"/>
            <w:rtl/>
            <w:rPrChange w:id="807" w:author="Lenovo" w:date="2026-09-23T00:04:00Z">
              <w:rPr>
                <w:rFonts w:ascii="Times New Roman" w:hAnsi="Times New Roman" w:cs="B Nazanin" w:hint="cs"/>
                <w:sz w:val="24"/>
                <w:szCs w:val="28"/>
                <w:u w:val="single"/>
                <w:rtl/>
              </w:rPr>
            </w:rPrChange>
          </w:rPr>
          <w:t>یروس</w:t>
        </w:r>
        <w:r w:rsidRPr="00D85B28">
          <w:rPr>
            <w:rFonts w:ascii="Times New Roman" w:hAnsi="Times New Roman" w:cs="B Nazanin"/>
            <w:sz w:val="24"/>
            <w:szCs w:val="28"/>
            <w:rtl/>
            <w:rPrChange w:id="808" w:author="Lenovo" w:date="2026-09-23T00:04:00Z">
              <w:rPr>
                <w:rFonts w:ascii="Times New Roman" w:hAnsi="Times New Roman" w:cs="B Nazanin"/>
                <w:sz w:val="24"/>
                <w:szCs w:val="28"/>
                <w:u w:val="single"/>
                <w:rtl/>
              </w:rPr>
            </w:rPrChange>
          </w:rPr>
          <w:t xml:space="preserve"> به سلول م</w:t>
        </w:r>
        <w:r w:rsidRPr="00D85B28">
          <w:rPr>
            <w:rFonts w:ascii="Times New Roman" w:hAnsi="Times New Roman" w:cs="B Nazanin" w:hint="cs"/>
            <w:sz w:val="24"/>
            <w:szCs w:val="28"/>
            <w:rtl/>
            <w:rPrChange w:id="809" w:author="Lenovo" w:date="2026-09-23T00:04:00Z">
              <w:rPr>
                <w:rFonts w:ascii="Times New Roman" w:hAnsi="Times New Roman" w:cs="B Nazanin" w:hint="cs"/>
                <w:sz w:val="24"/>
                <w:szCs w:val="28"/>
                <w:u w:val="single"/>
                <w:rtl/>
              </w:rPr>
            </w:rPrChange>
          </w:rPr>
          <w:t>یزبان</w:t>
        </w:r>
        <w:r w:rsidRPr="00D85B28">
          <w:rPr>
            <w:rFonts w:ascii="Times New Roman" w:hAnsi="Times New Roman" w:cs="B Nazanin"/>
            <w:sz w:val="24"/>
            <w:szCs w:val="28"/>
            <w:rtl/>
            <w:rPrChange w:id="810" w:author="Lenovo" w:date="2026-09-23T00:04:00Z">
              <w:rPr>
                <w:rFonts w:ascii="Times New Roman" w:hAnsi="Times New Roman" w:cs="B Nazanin"/>
                <w:sz w:val="24"/>
                <w:szCs w:val="28"/>
                <w:u w:val="single"/>
                <w:rtl/>
              </w:rPr>
            </w:rPrChange>
          </w:rPr>
          <w:t xml:space="preserve"> و القا</w:t>
        </w:r>
        <w:r w:rsidRPr="00D85B28">
          <w:rPr>
            <w:rFonts w:ascii="Times New Roman" w:hAnsi="Times New Roman" w:cs="B Nazanin" w:hint="cs"/>
            <w:sz w:val="24"/>
            <w:szCs w:val="28"/>
            <w:rtl/>
            <w:rPrChange w:id="811"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812" w:author="Lenovo" w:date="2026-09-23T00:04:00Z">
              <w:rPr>
                <w:rFonts w:ascii="Times New Roman" w:hAnsi="Times New Roman" w:cs="B Nazanin"/>
                <w:sz w:val="24"/>
                <w:szCs w:val="28"/>
                <w:u w:val="single"/>
                <w:rtl/>
              </w:rPr>
            </w:rPrChange>
          </w:rPr>
          <w:t xml:space="preserve"> آنت</w:t>
        </w:r>
        <w:r w:rsidRPr="00D85B28">
          <w:rPr>
            <w:rFonts w:ascii="Times New Roman" w:hAnsi="Times New Roman" w:cs="B Nazanin" w:hint="cs"/>
            <w:sz w:val="24"/>
            <w:szCs w:val="28"/>
            <w:rtl/>
            <w:rPrChange w:id="813" w:author="Lenovo" w:date="2026-09-23T00:04:00Z">
              <w:rPr>
                <w:rFonts w:ascii="Times New Roman" w:hAnsi="Times New Roman" w:cs="B Nazanin" w:hint="cs"/>
                <w:sz w:val="24"/>
                <w:szCs w:val="28"/>
                <w:u w:val="single"/>
                <w:rtl/>
              </w:rPr>
            </w:rPrChange>
          </w:rPr>
          <w:t>ی‌بادی‌های</w:t>
        </w:r>
        <w:r w:rsidRPr="00D85B28">
          <w:rPr>
            <w:rFonts w:ascii="Times New Roman" w:hAnsi="Times New Roman" w:cs="B Nazanin"/>
            <w:sz w:val="24"/>
            <w:szCs w:val="28"/>
            <w:rtl/>
            <w:rPrChange w:id="814" w:author="Lenovo" w:date="2026-09-23T00:04:00Z">
              <w:rPr>
                <w:rFonts w:ascii="Times New Roman" w:hAnsi="Times New Roman" w:cs="B Nazanin"/>
                <w:sz w:val="24"/>
                <w:szCs w:val="28"/>
                <w:u w:val="single"/>
                <w:rtl/>
              </w:rPr>
            </w:rPrChange>
          </w:rPr>
          <w:t xml:space="preserve"> خنث</w:t>
        </w:r>
        <w:r w:rsidRPr="00D85B28">
          <w:rPr>
            <w:rFonts w:ascii="Times New Roman" w:hAnsi="Times New Roman" w:cs="B Nazanin" w:hint="cs"/>
            <w:sz w:val="24"/>
            <w:szCs w:val="28"/>
            <w:rtl/>
            <w:rPrChange w:id="815" w:author="Lenovo" w:date="2026-09-23T00:04:00Z">
              <w:rPr>
                <w:rFonts w:ascii="Times New Roman" w:hAnsi="Times New Roman" w:cs="B Nazanin" w:hint="cs"/>
                <w:sz w:val="24"/>
                <w:szCs w:val="28"/>
                <w:u w:val="single"/>
                <w:rtl/>
              </w:rPr>
            </w:rPrChange>
          </w:rPr>
          <w:t>ی‌کننده</w:t>
        </w:r>
        <w:r w:rsidRPr="00D85B28">
          <w:rPr>
            <w:rFonts w:ascii="Times New Roman" w:hAnsi="Times New Roman" w:cs="B Nazanin"/>
            <w:sz w:val="24"/>
            <w:szCs w:val="28"/>
            <w:rtl/>
            <w:rPrChange w:id="816" w:author="Lenovo" w:date="2026-09-23T00:04:00Z">
              <w:rPr>
                <w:rFonts w:ascii="Times New Roman" w:hAnsi="Times New Roman" w:cs="B Nazanin"/>
                <w:sz w:val="24"/>
                <w:szCs w:val="28"/>
                <w:u w:val="single"/>
                <w:rtl/>
              </w:rPr>
            </w:rPrChange>
          </w:rPr>
          <w:t xml:space="preserve"> ا</w:t>
        </w:r>
        <w:r w:rsidRPr="00D85B28">
          <w:rPr>
            <w:rFonts w:ascii="Times New Roman" w:hAnsi="Times New Roman" w:cs="B Nazanin" w:hint="cs"/>
            <w:sz w:val="24"/>
            <w:szCs w:val="28"/>
            <w:rtl/>
            <w:rPrChange w:id="817" w:author="Lenovo" w:date="2026-09-23T00:04:00Z">
              <w:rPr>
                <w:rFonts w:ascii="Times New Roman" w:hAnsi="Times New Roman" w:cs="B Nazanin" w:hint="cs"/>
                <w:sz w:val="24"/>
                <w:szCs w:val="28"/>
                <w:u w:val="single"/>
                <w:rtl/>
              </w:rPr>
            </w:rPrChange>
          </w:rPr>
          <w:t>یفا</w:t>
        </w:r>
        <w:r w:rsidRPr="00D85B28">
          <w:rPr>
            <w:rFonts w:ascii="Times New Roman" w:hAnsi="Times New Roman" w:cs="B Nazanin"/>
            <w:sz w:val="24"/>
            <w:szCs w:val="28"/>
            <w:rtl/>
            <w:rPrChange w:id="818" w:author="Lenovo" w:date="2026-09-23T00:04:00Z">
              <w:rPr>
                <w:rFonts w:ascii="Times New Roman" w:hAnsi="Times New Roman" w:cs="B Nazanin"/>
                <w:sz w:val="24"/>
                <w:szCs w:val="28"/>
                <w:u w:val="single"/>
                <w:rtl/>
              </w:rPr>
            </w:rPrChange>
          </w:rPr>
          <w:t xml:space="preserve"> م</w:t>
        </w:r>
        <w:r w:rsidRPr="00D85B28">
          <w:rPr>
            <w:rFonts w:ascii="Times New Roman" w:hAnsi="Times New Roman" w:cs="B Nazanin" w:hint="cs"/>
            <w:sz w:val="24"/>
            <w:szCs w:val="28"/>
            <w:rtl/>
            <w:rPrChange w:id="819" w:author="Lenovo" w:date="2026-09-23T00:04:00Z">
              <w:rPr>
                <w:rFonts w:ascii="Times New Roman" w:hAnsi="Times New Roman" w:cs="B Nazanin" w:hint="cs"/>
                <w:sz w:val="24"/>
                <w:szCs w:val="28"/>
                <w:u w:val="single"/>
                <w:rtl/>
              </w:rPr>
            </w:rPrChange>
          </w:rPr>
          <w:t>ی‌کند</w:t>
        </w:r>
        <w:r w:rsidRPr="00D85B28">
          <w:rPr>
            <w:rFonts w:ascii="Times New Roman" w:hAnsi="Times New Roman" w:cs="B Nazanin"/>
            <w:sz w:val="24"/>
            <w:szCs w:val="28"/>
            <w:rtl/>
            <w:rPrChange w:id="820"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21" w:author="Lenovo" w:date="2026-09-23T00:04:00Z">
              <w:rPr>
                <w:rFonts w:ascii="Times New Roman" w:hAnsi="Times New Roman" w:cs="B Nazanin" w:hint="cs"/>
                <w:sz w:val="24"/>
                <w:szCs w:val="28"/>
                <w:u w:val="single"/>
                <w:rtl/>
              </w:rPr>
            </w:rPrChange>
          </w:rPr>
          <w:t>با</w:t>
        </w:r>
        <w:r w:rsidRPr="00D85B28">
          <w:rPr>
            <w:rFonts w:ascii="Times New Roman" w:hAnsi="Times New Roman" w:cs="B Nazanin"/>
            <w:sz w:val="24"/>
            <w:szCs w:val="28"/>
            <w:rtl/>
            <w:rPrChange w:id="822"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23" w:author="Lenovo" w:date="2026-09-23T00:04:00Z">
              <w:rPr>
                <w:rFonts w:ascii="Times New Roman" w:hAnsi="Times New Roman" w:cs="B Nazanin" w:hint="cs"/>
                <w:sz w:val="24"/>
                <w:szCs w:val="28"/>
                <w:u w:val="single"/>
                <w:rtl/>
              </w:rPr>
            </w:rPrChange>
          </w:rPr>
          <w:t>این</w:t>
        </w:r>
        <w:r w:rsidRPr="00D85B28">
          <w:rPr>
            <w:rFonts w:ascii="Times New Roman" w:hAnsi="Times New Roman" w:cs="B Nazanin"/>
            <w:sz w:val="24"/>
            <w:szCs w:val="28"/>
            <w:rtl/>
            <w:rPrChange w:id="824"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25" w:author="Lenovo" w:date="2026-09-23T00:04:00Z">
              <w:rPr>
                <w:rFonts w:ascii="Times New Roman" w:hAnsi="Times New Roman" w:cs="B Nazanin" w:hint="cs"/>
                <w:sz w:val="24"/>
                <w:szCs w:val="28"/>
                <w:u w:val="single"/>
                <w:rtl/>
              </w:rPr>
            </w:rPrChange>
          </w:rPr>
          <w:t>حال،</w:t>
        </w:r>
        <w:r w:rsidRPr="00D85B28">
          <w:rPr>
            <w:rFonts w:ascii="Times New Roman" w:hAnsi="Times New Roman" w:cs="B Nazanin"/>
            <w:sz w:val="24"/>
            <w:szCs w:val="28"/>
            <w:rtl/>
            <w:rPrChange w:id="826"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27" w:author="Lenovo" w:date="2026-09-23T00:04:00Z">
              <w:rPr>
                <w:rFonts w:ascii="Times New Roman" w:hAnsi="Times New Roman" w:cs="B Nazanin" w:hint="cs"/>
                <w:sz w:val="24"/>
                <w:szCs w:val="28"/>
                <w:u w:val="single"/>
                <w:rtl/>
              </w:rPr>
            </w:rPrChange>
          </w:rPr>
          <w:t>شواهد</w:t>
        </w:r>
        <w:r w:rsidRPr="00D85B28">
          <w:rPr>
            <w:rFonts w:ascii="Times New Roman" w:hAnsi="Times New Roman" w:cs="B Nazanin"/>
            <w:sz w:val="24"/>
            <w:szCs w:val="28"/>
            <w:rtl/>
            <w:rPrChange w:id="828"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29" w:author="Lenovo" w:date="2026-09-23T00:04:00Z">
              <w:rPr>
                <w:rFonts w:ascii="Times New Roman" w:hAnsi="Times New Roman" w:cs="B Nazanin" w:hint="cs"/>
                <w:sz w:val="24"/>
                <w:szCs w:val="28"/>
                <w:u w:val="single"/>
                <w:rtl/>
              </w:rPr>
            </w:rPrChange>
          </w:rPr>
          <w:t>تجربی</w:t>
        </w:r>
        <w:r w:rsidRPr="00D85B28">
          <w:rPr>
            <w:rFonts w:ascii="Times New Roman" w:hAnsi="Times New Roman" w:cs="B Nazanin"/>
            <w:sz w:val="24"/>
            <w:szCs w:val="28"/>
            <w:rtl/>
            <w:rPrChange w:id="830"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31" w:author="Lenovo" w:date="2026-09-23T00:04:00Z">
              <w:rPr>
                <w:rFonts w:ascii="Times New Roman" w:hAnsi="Times New Roman" w:cs="B Nazanin" w:hint="cs"/>
                <w:sz w:val="24"/>
                <w:szCs w:val="28"/>
                <w:u w:val="single"/>
                <w:rtl/>
              </w:rPr>
            </w:rPrChange>
          </w:rPr>
          <w:t>متعددی</w:t>
        </w:r>
        <w:r w:rsidRPr="00D85B28">
          <w:rPr>
            <w:rFonts w:ascii="Times New Roman" w:hAnsi="Times New Roman" w:cs="B Nazanin"/>
            <w:sz w:val="24"/>
            <w:szCs w:val="28"/>
            <w:rtl/>
            <w:rPrChange w:id="832"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33" w:author="Lenovo" w:date="2026-09-23T00:04:00Z">
              <w:rPr>
                <w:rFonts w:ascii="Times New Roman" w:hAnsi="Times New Roman" w:cs="B Nazanin" w:hint="cs"/>
                <w:sz w:val="24"/>
                <w:szCs w:val="28"/>
                <w:u w:val="single"/>
                <w:rtl/>
              </w:rPr>
            </w:rPrChange>
          </w:rPr>
          <w:t>نشان</w:t>
        </w:r>
        <w:r w:rsidRPr="00D85B28">
          <w:rPr>
            <w:rFonts w:ascii="Times New Roman" w:hAnsi="Times New Roman" w:cs="B Nazanin"/>
            <w:sz w:val="24"/>
            <w:szCs w:val="28"/>
            <w:rtl/>
            <w:rPrChange w:id="834"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35" w:author="Lenovo" w:date="2026-09-23T00:04:00Z">
              <w:rPr>
                <w:rFonts w:ascii="Times New Roman" w:hAnsi="Times New Roman" w:cs="B Nazanin" w:hint="cs"/>
                <w:sz w:val="24"/>
                <w:szCs w:val="28"/>
                <w:u w:val="single"/>
                <w:rtl/>
              </w:rPr>
            </w:rPrChange>
          </w:rPr>
          <w:t>داده‌اند</w:t>
        </w:r>
        <w:r w:rsidRPr="00D85B28">
          <w:rPr>
            <w:rFonts w:ascii="Times New Roman" w:hAnsi="Times New Roman" w:cs="B Nazanin"/>
            <w:sz w:val="24"/>
            <w:szCs w:val="28"/>
            <w:rtl/>
            <w:rPrChange w:id="836"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37" w:author="Lenovo" w:date="2026-09-23T00:04:00Z">
              <w:rPr>
                <w:rFonts w:ascii="Times New Roman" w:hAnsi="Times New Roman" w:cs="B Nazanin" w:hint="cs"/>
                <w:sz w:val="24"/>
                <w:szCs w:val="28"/>
                <w:u w:val="single"/>
                <w:rtl/>
              </w:rPr>
            </w:rPrChange>
          </w:rPr>
          <w:t>که</w:t>
        </w:r>
        <w:r w:rsidRPr="00D85B28">
          <w:rPr>
            <w:rFonts w:ascii="Times New Roman" w:hAnsi="Times New Roman" w:cs="B Nazanin"/>
            <w:sz w:val="24"/>
            <w:szCs w:val="28"/>
            <w:rtl/>
            <w:rPrChange w:id="838"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39" w:author="Lenovo" w:date="2026-09-23T00:04:00Z">
              <w:rPr>
                <w:rFonts w:ascii="Times New Roman" w:hAnsi="Times New Roman" w:cs="B Nazanin" w:hint="cs"/>
                <w:sz w:val="24"/>
                <w:szCs w:val="28"/>
                <w:u w:val="single"/>
                <w:rtl/>
              </w:rPr>
            </w:rPrChange>
          </w:rPr>
          <w:t>تمرکز</w:t>
        </w:r>
        <w:r w:rsidRPr="00D85B28">
          <w:rPr>
            <w:rFonts w:ascii="Times New Roman" w:hAnsi="Times New Roman" w:cs="B Nazanin"/>
            <w:sz w:val="24"/>
            <w:szCs w:val="28"/>
            <w:rtl/>
            <w:rPrChange w:id="840"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41" w:author="Lenovo" w:date="2026-09-23T00:04:00Z">
              <w:rPr>
                <w:rFonts w:ascii="Times New Roman" w:hAnsi="Times New Roman" w:cs="B Nazanin" w:hint="cs"/>
                <w:sz w:val="24"/>
                <w:szCs w:val="28"/>
                <w:u w:val="single"/>
                <w:rtl/>
              </w:rPr>
            </w:rPrChange>
          </w:rPr>
          <w:t>انحصاری</w:t>
        </w:r>
        <w:r w:rsidRPr="00D85B28">
          <w:rPr>
            <w:rFonts w:ascii="Times New Roman" w:hAnsi="Times New Roman" w:cs="B Nazanin"/>
            <w:sz w:val="24"/>
            <w:szCs w:val="28"/>
            <w:rtl/>
            <w:rPrChange w:id="842"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43" w:author="Lenovo" w:date="2026-09-23T00:04:00Z">
              <w:rPr>
                <w:rFonts w:ascii="Times New Roman" w:hAnsi="Times New Roman" w:cs="B Nazanin" w:hint="cs"/>
                <w:sz w:val="24"/>
                <w:szCs w:val="28"/>
                <w:u w:val="single"/>
                <w:rtl/>
              </w:rPr>
            </w:rPrChange>
          </w:rPr>
          <w:t>بر</w:t>
        </w:r>
        <w:r w:rsidRPr="00D85B28">
          <w:rPr>
            <w:rFonts w:ascii="Times New Roman" w:hAnsi="Times New Roman" w:cs="B Nazanin"/>
            <w:sz w:val="24"/>
            <w:szCs w:val="28"/>
            <w:rtl/>
            <w:rPrChange w:id="844"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845" w:author="Lenovo" w:date="2026-09-23T00:04:00Z">
              <w:rPr>
                <w:rFonts w:ascii="Times New Roman" w:hAnsi="Times New Roman" w:cs="B Nazanin" w:hint="cs"/>
                <w:sz w:val="24"/>
                <w:szCs w:val="28"/>
                <w:u w:val="single"/>
                <w:rtl/>
              </w:rPr>
            </w:rPrChange>
          </w:rPr>
          <w:t>پروتئین</w:t>
        </w:r>
        <w:r w:rsidRPr="00D85B28">
          <w:rPr>
            <w:rFonts w:ascii="Times New Roman" w:hAnsi="Times New Roman" w:cs="B Nazanin"/>
            <w:sz w:val="24"/>
            <w:szCs w:val="28"/>
            <w:rPrChange w:id="846" w:author="Lenovo" w:date="2026-09-23T00:04:00Z">
              <w:rPr>
                <w:rFonts w:ascii="Times New Roman" w:hAnsi="Times New Roman" w:cs="B Nazanin"/>
                <w:sz w:val="24"/>
                <w:szCs w:val="28"/>
                <w:u w:val="single"/>
              </w:rPr>
            </w:rPrChange>
          </w:rPr>
          <w:t xml:space="preserve"> E </w:t>
        </w:r>
        <w:r w:rsidRPr="00D85B28">
          <w:rPr>
            <w:rFonts w:ascii="Times New Roman" w:hAnsi="Times New Roman" w:cs="B Nazanin"/>
            <w:sz w:val="24"/>
            <w:szCs w:val="28"/>
            <w:rtl/>
            <w:rPrChange w:id="847" w:author="Lenovo" w:date="2026-09-23T00:04:00Z">
              <w:rPr>
                <w:rFonts w:ascii="Times New Roman" w:hAnsi="Times New Roman" w:cs="B Nazanin"/>
                <w:sz w:val="24"/>
                <w:szCs w:val="28"/>
                <w:u w:val="single"/>
                <w:rtl/>
              </w:rPr>
            </w:rPrChange>
          </w:rPr>
          <w:t>م</w:t>
        </w:r>
        <w:r w:rsidRPr="00D85B28">
          <w:rPr>
            <w:rFonts w:ascii="Times New Roman" w:hAnsi="Times New Roman" w:cs="B Nazanin" w:hint="cs"/>
            <w:sz w:val="24"/>
            <w:szCs w:val="28"/>
            <w:rtl/>
            <w:rPrChange w:id="848" w:author="Lenovo" w:date="2026-09-23T00:04:00Z">
              <w:rPr>
                <w:rFonts w:ascii="Times New Roman" w:hAnsi="Times New Roman" w:cs="B Nazanin" w:hint="cs"/>
                <w:sz w:val="24"/>
                <w:szCs w:val="28"/>
                <w:u w:val="single"/>
                <w:rtl/>
              </w:rPr>
            </w:rPrChange>
          </w:rPr>
          <w:t>ی‌تواند</w:t>
        </w:r>
        <w:r w:rsidRPr="00D85B28">
          <w:rPr>
            <w:rFonts w:ascii="Times New Roman" w:hAnsi="Times New Roman" w:cs="B Nazanin"/>
            <w:sz w:val="24"/>
            <w:szCs w:val="28"/>
            <w:rtl/>
            <w:rPrChange w:id="849" w:author="Lenovo" w:date="2026-09-23T00:04:00Z">
              <w:rPr>
                <w:rFonts w:ascii="Times New Roman" w:hAnsi="Times New Roman" w:cs="B Nazanin"/>
                <w:sz w:val="24"/>
                <w:szCs w:val="28"/>
                <w:u w:val="single"/>
                <w:rtl/>
              </w:rPr>
            </w:rPrChange>
          </w:rPr>
          <w:t xml:space="preserve"> خطر بروز «پد</w:t>
        </w:r>
        <w:r w:rsidRPr="00D85B28">
          <w:rPr>
            <w:rFonts w:ascii="Times New Roman" w:hAnsi="Times New Roman" w:cs="B Nazanin" w:hint="cs"/>
            <w:sz w:val="24"/>
            <w:szCs w:val="28"/>
            <w:rtl/>
            <w:rPrChange w:id="850" w:author="Lenovo" w:date="2026-09-23T00:04:00Z">
              <w:rPr>
                <w:rFonts w:ascii="Times New Roman" w:hAnsi="Times New Roman" w:cs="B Nazanin" w:hint="cs"/>
                <w:sz w:val="24"/>
                <w:szCs w:val="28"/>
                <w:u w:val="single"/>
                <w:rtl/>
              </w:rPr>
            </w:rPrChange>
          </w:rPr>
          <w:t>یده</w:t>
        </w:r>
        <w:r w:rsidRPr="00D85B28">
          <w:rPr>
            <w:rFonts w:ascii="Times New Roman" w:hAnsi="Times New Roman" w:cs="B Nazanin"/>
            <w:sz w:val="24"/>
            <w:szCs w:val="28"/>
            <w:rtl/>
            <w:rPrChange w:id="851" w:author="Lenovo" w:date="2026-09-23T00:04:00Z">
              <w:rPr>
                <w:rFonts w:ascii="Times New Roman" w:hAnsi="Times New Roman" w:cs="B Nazanin"/>
                <w:sz w:val="24"/>
                <w:szCs w:val="28"/>
                <w:u w:val="single"/>
                <w:rtl/>
              </w:rPr>
            </w:rPrChange>
          </w:rPr>
          <w:t xml:space="preserve"> تقو</w:t>
        </w:r>
        <w:r w:rsidRPr="00D85B28">
          <w:rPr>
            <w:rFonts w:ascii="Times New Roman" w:hAnsi="Times New Roman" w:cs="B Nazanin" w:hint="cs"/>
            <w:sz w:val="24"/>
            <w:szCs w:val="28"/>
            <w:rtl/>
            <w:rPrChange w:id="852" w:author="Lenovo" w:date="2026-09-23T00:04:00Z">
              <w:rPr>
                <w:rFonts w:ascii="Times New Roman" w:hAnsi="Times New Roman" w:cs="B Nazanin" w:hint="cs"/>
                <w:sz w:val="24"/>
                <w:szCs w:val="28"/>
                <w:u w:val="single"/>
                <w:rtl/>
              </w:rPr>
            </w:rPrChange>
          </w:rPr>
          <w:t>یت</w:t>
        </w:r>
        <w:r w:rsidRPr="00D85B28">
          <w:rPr>
            <w:rFonts w:ascii="Times New Roman" w:hAnsi="Times New Roman" w:cs="B Nazanin"/>
            <w:sz w:val="24"/>
            <w:szCs w:val="28"/>
            <w:rtl/>
            <w:rPrChange w:id="853" w:author="Lenovo" w:date="2026-09-23T00:04:00Z">
              <w:rPr>
                <w:rFonts w:ascii="Times New Roman" w:hAnsi="Times New Roman" w:cs="B Nazanin"/>
                <w:sz w:val="24"/>
                <w:szCs w:val="28"/>
                <w:u w:val="single"/>
                <w:rtl/>
              </w:rPr>
            </w:rPrChange>
          </w:rPr>
          <w:t xml:space="preserve"> وابسته به آنت</w:t>
        </w:r>
        <w:r w:rsidRPr="00D85B28">
          <w:rPr>
            <w:rFonts w:ascii="Times New Roman" w:hAnsi="Times New Roman" w:cs="B Nazanin" w:hint="cs"/>
            <w:sz w:val="24"/>
            <w:szCs w:val="28"/>
            <w:rtl/>
            <w:rPrChange w:id="854" w:author="Lenovo" w:date="2026-09-23T00:04:00Z">
              <w:rPr>
                <w:rFonts w:ascii="Times New Roman" w:hAnsi="Times New Roman" w:cs="B Nazanin" w:hint="cs"/>
                <w:sz w:val="24"/>
                <w:szCs w:val="28"/>
                <w:u w:val="single"/>
                <w:rtl/>
              </w:rPr>
            </w:rPrChange>
          </w:rPr>
          <w:t>ی‌بادی</w:t>
        </w:r>
        <w:r w:rsidRPr="00D85B28">
          <w:rPr>
            <w:rFonts w:ascii="Times New Roman" w:hAnsi="Times New Roman" w:cs="B Nazanin"/>
            <w:sz w:val="24"/>
            <w:szCs w:val="28"/>
            <w:rPrChange w:id="855" w:author="Lenovo" w:date="2026-09-23T00:04:00Z">
              <w:rPr>
                <w:rFonts w:ascii="Times New Roman" w:hAnsi="Times New Roman" w:cs="B Nazanin"/>
                <w:sz w:val="24"/>
                <w:szCs w:val="28"/>
                <w:u w:val="single"/>
              </w:rPr>
            </w:rPrChange>
          </w:rPr>
          <w:t xml:space="preserve">» (ADE) </w:t>
        </w:r>
        <w:r w:rsidRPr="00D85B28">
          <w:rPr>
            <w:rFonts w:ascii="Times New Roman" w:hAnsi="Times New Roman" w:cs="B Nazanin"/>
            <w:sz w:val="24"/>
            <w:szCs w:val="28"/>
            <w:rtl/>
            <w:rPrChange w:id="856" w:author="Lenovo" w:date="2026-09-23T00:04:00Z">
              <w:rPr>
                <w:rFonts w:ascii="Times New Roman" w:hAnsi="Times New Roman" w:cs="B Nazanin"/>
                <w:sz w:val="24"/>
                <w:szCs w:val="28"/>
                <w:u w:val="single"/>
                <w:rtl/>
              </w:rPr>
            </w:rPrChange>
          </w:rPr>
          <w:t>را در عفونت‌ها</w:t>
        </w:r>
        <w:r w:rsidRPr="00D85B28">
          <w:rPr>
            <w:rFonts w:ascii="Times New Roman" w:hAnsi="Times New Roman" w:cs="B Nazanin" w:hint="cs"/>
            <w:sz w:val="24"/>
            <w:szCs w:val="28"/>
            <w:rtl/>
            <w:rPrChange w:id="857"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858" w:author="Lenovo" w:date="2026-09-23T00:04:00Z">
              <w:rPr>
                <w:rFonts w:ascii="Times New Roman" w:hAnsi="Times New Roman" w:cs="B Nazanin"/>
                <w:sz w:val="24"/>
                <w:szCs w:val="28"/>
                <w:u w:val="single"/>
                <w:rtl/>
              </w:rPr>
            </w:rPrChange>
          </w:rPr>
          <w:t xml:space="preserve"> فلاو</w:t>
        </w:r>
        <w:r w:rsidRPr="00D85B28">
          <w:rPr>
            <w:rFonts w:ascii="Times New Roman" w:hAnsi="Times New Roman" w:cs="B Nazanin" w:hint="cs"/>
            <w:sz w:val="24"/>
            <w:szCs w:val="28"/>
            <w:rtl/>
            <w:rPrChange w:id="859" w:author="Lenovo" w:date="2026-09-23T00:04:00Z">
              <w:rPr>
                <w:rFonts w:ascii="Times New Roman" w:hAnsi="Times New Roman" w:cs="B Nazanin" w:hint="cs"/>
                <w:sz w:val="24"/>
                <w:szCs w:val="28"/>
                <w:u w:val="single"/>
                <w:rtl/>
              </w:rPr>
            </w:rPrChange>
          </w:rPr>
          <w:t>ی‌ویروسی</w:t>
        </w:r>
        <w:r w:rsidRPr="00D85B28">
          <w:rPr>
            <w:rFonts w:ascii="Times New Roman" w:hAnsi="Times New Roman" w:cs="B Nazanin"/>
            <w:sz w:val="24"/>
            <w:szCs w:val="28"/>
            <w:rtl/>
            <w:rPrChange w:id="860" w:author="Lenovo" w:date="2026-09-23T00:04:00Z">
              <w:rPr>
                <w:rFonts w:ascii="Times New Roman" w:hAnsi="Times New Roman" w:cs="B Nazanin"/>
                <w:sz w:val="24"/>
                <w:szCs w:val="28"/>
                <w:u w:val="single"/>
                <w:rtl/>
              </w:rPr>
            </w:rPrChange>
          </w:rPr>
          <w:t xml:space="preserve"> به شکل قابل توجه</w:t>
        </w:r>
        <w:r w:rsidRPr="00D85B28">
          <w:rPr>
            <w:rFonts w:ascii="Times New Roman" w:hAnsi="Times New Roman" w:cs="B Nazanin" w:hint="cs"/>
            <w:sz w:val="24"/>
            <w:szCs w:val="28"/>
            <w:rtl/>
            <w:rPrChange w:id="861"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862" w:author="Lenovo" w:date="2026-09-23T00:04:00Z">
              <w:rPr>
                <w:rFonts w:ascii="Times New Roman" w:hAnsi="Times New Roman" w:cs="B Nazanin"/>
                <w:sz w:val="24"/>
                <w:szCs w:val="28"/>
                <w:u w:val="single"/>
                <w:rtl/>
              </w:rPr>
            </w:rPrChange>
          </w:rPr>
          <w:t xml:space="preserve"> افزا</w:t>
        </w:r>
        <w:r w:rsidRPr="00D85B28">
          <w:rPr>
            <w:rFonts w:ascii="Times New Roman" w:hAnsi="Times New Roman" w:cs="B Nazanin" w:hint="cs"/>
            <w:sz w:val="24"/>
            <w:szCs w:val="28"/>
            <w:rtl/>
            <w:rPrChange w:id="863" w:author="Lenovo" w:date="2026-09-23T00:04:00Z">
              <w:rPr>
                <w:rFonts w:ascii="Times New Roman" w:hAnsi="Times New Roman" w:cs="B Nazanin" w:hint="cs"/>
                <w:sz w:val="24"/>
                <w:szCs w:val="28"/>
                <w:u w:val="single"/>
                <w:rtl/>
              </w:rPr>
            </w:rPrChange>
          </w:rPr>
          <w:t>یش</w:t>
        </w:r>
        <w:r w:rsidRPr="00D85B28">
          <w:rPr>
            <w:rFonts w:ascii="Times New Roman" w:hAnsi="Times New Roman" w:cs="B Nazanin"/>
            <w:sz w:val="24"/>
            <w:szCs w:val="28"/>
            <w:rtl/>
            <w:rPrChange w:id="864" w:author="Lenovo" w:date="2026-09-23T00:04:00Z">
              <w:rPr>
                <w:rFonts w:ascii="Times New Roman" w:hAnsi="Times New Roman" w:cs="B Nazanin"/>
                <w:sz w:val="24"/>
                <w:szCs w:val="28"/>
                <w:u w:val="single"/>
                <w:rtl/>
              </w:rPr>
            </w:rPrChange>
          </w:rPr>
          <w:t xml:space="preserve"> دهد</w:t>
        </w:r>
      </w:ins>
      <w:del w:id="865" w:author="Lenovo" w:date="2026-09-23T08:33:00Z">
        <w:r w:rsidR="001F056E" w:rsidRPr="00D85B28" w:rsidDel="003D6165">
          <w:rPr>
            <w:rFonts w:ascii="Times New Roman" w:hAnsi="Times New Roman" w:cs="B Nazanin" w:hint="cs"/>
            <w:sz w:val="24"/>
            <w:szCs w:val="28"/>
            <w:rtl/>
          </w:rPr>
          <w:delText>پروتئین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E</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اغلب</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مطالعات</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واکسن‌سازی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ویروس</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نیل</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غربی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به‌عنوان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آنتی‌ژن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اصلی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مورد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استفاده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قرار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گرفته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است،</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چراکه</w:delText>
        </w:r>
      </w:del>
      <w:ins w:id="866" w:author="SALMANIAN MOHAMMADHASSAN" w:date="2026-09-05T22:07:00Z">
        <w:del w:id="867" w:author="Lenovo" w:date="2026-09-23T08:33:00Z">
          <w:r w:rsidR="00DA62F6" w:rsidRPr="00D85B28" w:rsidDel="003D6165">
            <w:rPr>
              <w:rFonts w:ascii="Times New Roman" w:hAnsi="Times New Roman" w:cs="B Nazanin"/>
              <w:sz w:val="24"/>
              <w:szCs w:val="28"/>
              <w:rtl/>
            </w:rPr>
            <w:delText xml:space="preserve">. </w:delText>
          </w:r>
          <w:r w:rsidR="00DA62F6" w:rsidRPr="00D85B28" w:rsidDel="003D6165">
            <w:rPr>
              <w:rFonts w:ascii="Times New Roman" w:hAnsi="Times New Roman" w:cs="B Nazanin" w:hint="cs"/>
              <w:sz w:val="24"/>
              <w:szCs w:val="28"/>
              <w:rtl/>
            </w:rPr>
            <w:delText>زیرا</w:delText>
          </w:r>
          <w:r w:rsidR="00DA62F6" w:rsidRPr="00D85B28" w:rsidDel="003D6165">
            <w:rPr>
              <w:rFonts w:ascii="Times New Roman" w:hAnsi="Times New Roman" w:cs="B Nazanin"/>
              <w:sz w:val="24"/>
              <w:szCs w:val="28"/>
              <w:rtl/>
            </w:rPr>
            <w:delText xml:space="preserve"> </w:delText>
          </w:r>
          <w:r w:rsidR="00DA62F6" w:rsidRPr="00D85B28" w:rsidDel="003D6165">
            <w:rPr>
              <w:rFonts w:ascii="Times New Roman" w:hAnsi="Times New Roman" w:cs="B Nazanin" w:hint="cs"/>
              <w:sz w:val="24"/>
              <w:szCs w:val="28"/>
              <w:rtl/>
            </w:rPr>
            <w:delText>این</w:delText>
          </w:r>
          <w:r w:rsidR="00DA62F6" w:rsidRPr="00D85B28" w:rsidDel="003D6165">
            <w:rPr>
              <w:rFonts w:ascii="Times New Roman" w:hAnsi="Times New Roman" w:cs="B Nazanin"/>
              <w:sz w:val="24"/>
              <w:szCs w:val="28"/>
              <w:rtl/>
            </w:rPr>
            <w:delText xml:space="preserve"> </w:delText>
          </w:r>
          <w:r w:rsidR="00DA62F6" w:rsidRPr="00D85B28" w:rsidDel="003D6165">
            <w:rPr>
              <w:rFonts w:ascii="Times New Roman" w:hAnsi="Times New Roman" w:cs="B Nazanin" w:hint="cs"/>
              <w:sz w:val="24"/>
              <w:szCs w:val="28"/>
              <w:rtl/>
            </w:rPr>
            <w:delText>پروتئین</w:delText>
          </w:r>
        </w:del>
      </w:ins>
      <w:del w:id="868" w:author="Lenovo" w:date="2026-09-23T08:33:00Z">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نقش</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کلیدی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اتصال</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ویروس</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سلول</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میزبان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القای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آنتی‌بادی‌های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خنثی‌کننده</w:delText>
        </w:r>
        <w:r w:rsidR="001F056E" w:rsidRPr="00D85B28" w:rsidDel="003D6165">
          <w:rPr>
            <w:rFonts w:ascii="Times New Roman" w:hAnsi="Times New Roman" w:cs="B Nazanin"/>
            <w:sz w:val="24"/>
            <w:szCs w:val="28"/>
            <w:rtl/>
          </w:rPr>
          <w:delText xml:space="preserve"> </w:delText>
        </w:r>
      </w:del>
      <w:ins w:id="869" w:author="SALMANIAN MOHAMMADHASSAN" w:date="2026-09-05T22:07:00Z">
        <w:del w:id="870" w:author="Lenovo" w:date="2026-09-23T08:33:00Z">
          <w:r w:rsidR="0005625D" w:rsidRPr="00D85B28" w:rsidDel="003D6165">
            <w:rPr>
              <w:rFonts w:ascii="Times New Roman" w:hAnsi="Times New Roman" w:cs="B Nazanin" w:hint="cs"/>
              <w:sz w:val="24"/>
              <w:szCs w:val="28"/>
              <w:rtl/>
            </w:rPr>
            <w:delText>را</w:delText>
          </w:r>
          <w:r w:rsidR="0005625D" w:rsidRPr="00D85B28" w:rsidDel="003D6165">
            <w:rPr>
              <w:rFonts w:ascii="Times New Roman" w:hAnsi="Times New Roman" w:cs="B Nazanin"/>
              <w:sz w:val="24"/>
              <w:szCs w:val="28"/>
              <w:rtl/>
            </w:rPr>
            <w:delText xml:space="preserve"> </w:delText>
          </w:r>
          <w:r w:rsidR="0005625D" w:rsidRPr="00D85B28" w:rsidDel="003D6165">
            <w:rPr>
              <w:rFonts w:ascii="Times New Roman" w:hAnsi="Times New Roman" w:cs="B Nazanin" w:hint="cs"/>
              <w:sz w:val="24"/>
              <w:szCs w:val="28"/>
              <w:rtl/>
            </w:rPr>
            <w:delText>بر</w:delText>
          </w:r>
          <w:r w:rsidR="0005625D" w:rsidRPr="00D85B28" w:rsidDel="003D6165">
            <w:rPr>
              <w:rFonts w:ascii="Times New Roman" w:hAnsi="Times New Roman" w:cs="B Nazanin"/>
              <w:sz w:val="24"/>
              <w:szCs w:val="28"/>
              <w:rtl/>
            </w:rPr>
            <w:delText xml:space="preserve"> </w:delText>
          </w:r>
          <w:r w:rsidR="0005625D" w:rsidRPr="00D85B28" w:rsidDel="003D6165">
            <w:rPr>
              <w:rFonts w:ascii="Times New Roman" w:hAnsi="Times New Roman" w:cs="B Nazanin" w:hint="cs"/>
              <w:sz w:val="24"/>
              <w:szCs w:val="28"/>
              <w:rtl/>
            </w:rPr>
            <w:delText>عه</w:delText>
          </w:r>
        </w:del>
      </w:ins>
      <w:ins w:id="871" w:author="SALMANIAN MOHAMMADHASSAN" w:date="2026-09-05T22:08:00Z">
        <w:del w:id="872" w:author="Lenovo" w:date="2026-09-23T08:33:00Z">
          <w:r w:rsidR="0005625D" w:rsidRPr="00D85B28" w:rsidDel="003D6165">
            <w:rPr>
              <w:rFonts w:ascii="Times New Roman" w:hAnsi="Times New Roman" w:cs="B Nazanin" w:hint="cs"/>
              <w:sz w:val="24"/>
              <w:szCs w:val="28"/>
              <w:rtl/>
            </w:rPr>
            <w:delText>ده</w:delText>
          </w:r>
          <w:r w:rsidR="0005625D" w:rsidRPr="00D85B28" w:rsidDel="003D6165">
            <w:rPr>
              <w:rFonts w:ascii="Times New Roman" w:hAnsi="Times New Roman" w:cs="B Nazanin"/>
              <w:sz w:val="24"/>
              <w:szCs w:val="28"/>
              <w:rtl/>
            </w:rPr>
            <w:delText xml:space="preserve"> </w:delText>
          </w:r>
        </w:del>
      </w:ins>
      <w:del w:id="873" w:author="Lenovo" w:date="2026-09-23T08:33:00Z">
        <w:r w:rsidR="001F056E" w:rsidRPr="00D85B28" w:rsidDel="003D6165">
          <w:rPr>
            <w:rFonts w:ascii="Times New Roman" w:hAnsi="Times New Roman" w:cs="B Nazanin" w:hint="cs"/>
            <w:sz w:val="24"/>
            <w:szCs w:val="28"/>
            <w:rtl/>
          </w:rPr>
          <w:delText>دارد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با</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این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حال،</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برخی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مطالعات</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نشان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داده‌اند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که</w:delText>
        </w:r>
      </w:del>
      <w:ins w:id="874" w:author="SALMANIAN MOHAMMADHASSAN" w:date="2026-09-05T22:41:00Z">
        <w:del w:id="875" w:author="Lenovo" w:date="2026-09-23T08:33:00Z">
          <w:r w:rsidR="00FA7F7F" w:rsidRPr="00D85B28" w:rsidDel="003D6165">
            <w:rPr>
              <w:rFonts w:ascii="Times New Roman" w:hAnsi="Times New Roman" w:cs="B Nazanin"/>
              <w:sz w:val="24"/>
              <w:szCs w:val="28"/>
            </w:rPr>
            <w:delText xml:space="preserve"> </w:delText>
          </w:r>
          <w:r w:rsidR="00FA7F7F" w:rsidRPr="00D85B28" w:rsidDel="003D6165">
            <w:rPr>
              <w:rFonts w:ascii="Times New Roman" w:hAnsi="Times New Roman" w:cs="B Nazanin"/>
              <w:sz w:val="24"/>
              <w:szCs w:val="28"/>
              <w:rtl/>
            </w:rPr>
            <w:delText xml:space="preserve"> تاک</w:delText>
          </w:r>
          <w:r w:rsidR="00FA7F7F" w:rsidRPr="00D85B28" w:rsidDel="003D6165">
            <w:rPr>
              <w:rFonts w:ascii="Times New Roman" w:hAnsi="Times New Roman" w:cs="B Nazanin" w:hint="cs"/>
              <w:sz w:val="24"/>
              <w:szCs w:val="28"/>
              <w:rtl/>
            </w:rPr>
            <w:delText>ید</w:delText>
          </w:r>
          <w:r w:rsidR="00FA7F7F" w:rsidRPr="00D85B28" w:rsidDel="003D6165">
            <w:rPr>
              <w:rFonts w:ascii="Times New Roman" w:hAnsi="Times New Roman" w:cs="B Nazanin"/>
              <w:sz w:val="24"/>
              <w:szCs w:val="28"/>
              <w:rtl/>
            </w:rPr>
            <w:delText xml:space="preserve"> و </w:delText>
          </w:r>
        </w:del>
      </w:ins>
      <w:del w:id="876" w:author="Lenovo" w:date="2026-09-23T08:33:00Z">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تمرکز</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صرف</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پروتئین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E</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می‌تواند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خطر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بروز</w:delText>
        </w:r>
        <w:r w:rsidR="001F056E" w:rsidRPr="00D85B28" w:rsidDel="003D6165">
          <w:rPr>
            <w:rFonts w:ascii="Times New Roman" w:hAnsi="Times New Roman" w:cs="B Nazanin"/>
            <w:sz w:val="24"/>
            <w:szCs w:val="28"/>
            <w:rtl/>
          </w:rPr>
          <w:delText xml:space="preserve"> </w:delText>
        </w:r>
      </w:del>
      <w:ins w:id="877" w:author="SALMANIAN MOHAMMADHASSAN" w:date="2026-09-05T22:42:00Z">
        <w:del w:id="878" w:author="Lenovo" w:date="2026-09-23T08:33:00Z">
          <w:r w:rsidR="00FA7F7F" w:rsidRPr="00D85B28" w:rsidDel="003D6165">
            <w:rPr>
              <w:rFonts w:ascii="Times New Roman" w:hAnsi="Times New Roman" w:cs="Times New Roman"/>
              <w:sz w:val="24"/>
              <w:szCs w:val="28"/>
              <w:rtl/>
            </w:rPr>
            <w:delText>"</w:delText>
          </w:r>
        </w:del>
      </w:ins>
      <w:del w:id="879" w:author="Lenovo" w:date="2026-09-23T08:33:00Z">
        <w:r w:rsidR="001F056E" w:rsidRPr="00D85B28" w:rsidDel="003D6165">
          <w:rPr>
            <w:rFonts w:ascii="Times New Roman" w:hAnsi="Times New Roman" w:cs="B Nazanin" w:hint="cs"/>
            <w:sz w:val="24"/>
            <w:szCs w:val="28"/>
            <w:rtl/>
          </w:rPr>
          <w:delText>پدیده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تقویت</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وابسته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آنتی‌بادی</w:delText>
        </w:r>
      </w:del>
      <w:ins w:id="880" w:author="SALMANIAN MOHAMMADHASSAN" w:date="2026-09-05T22:42:00Z">
        <w:del w:id="881" w:author="Lenovo" w:date="2026-09-23T08:33:00Z">
          <w:r w:rsidR="00FA7F7F" w:rsidRPr="00D85B28" w:rsidDel="003D6165">
            <w:rPr>
              <w:rFonts w:ascii="Times New Roman" w:hAnsi="Times New Roman" w:cs="Times New Roman"/>
              <w:sz w:val="24"/>
              <w:szCs w:val="28"/>
              <w:rtl/>
            </w:rPr>
            <w:delText>"</w:delText>
          </w:r>
        </w:del>
      </w:ins>
      <w:del w:id="882" w:author="Lenovo" w:date="2026-09-23T08:33:00Z">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ADE</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را</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برخی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فلاوی‌ویروس‌ها</w:delText>
        </w:r>
        <w:r w:rsidR="001F056E" w:rsidRPr="00D85B28" w:rsidDel="003D6165">
          <w:rPr>
            <w:rFonts w:ascii="Times New Roman" w:hAnsi="Times New Roman" w:cs="B Nazanin"/>
            <w:sz w:val="24"/>
            <w:szCs w:val="28"/>
            <w:rtl/>
          </w:rPr>
          <w:delText xml:space="preserve"> </w:delText>
        </w:r>
      </w:del>
      <w:ins w:id="883" w:author="SALMANIAN MOHAMMADHASSAN" w:date="2026-09-05T22:42:00Z">
        <w:del w:id="884" w:author="Lenovo" w:date="2026-09-23T08:33:00Z">
          <w:r w:rsidR="00FA7F7F" w:rsidRPr="00D85B28" w:rsidDel="003D6165">
            <w:rPr>
              <w:rFonts w:ascii="Times New Roman" w:hAnsi="Times New Roman" w:cs="B Nazanin"/>
              <w:sz w:val="24"/>
              <w:szCs w:val="28"/>
              <w:rtl/>
            </w:rPr>
            <w:delText xml:space="preserve"> </w:delText>
          </w:r>
        </w:del>
      </w:ins>
      <w:del w:id="885" w:author="Lenovo" w:date="2026-09-23T08:33:00Z">
        <w:r w:rsidR="001F056E" w:rsidRPr="00D85B28" w:rsidDel="003D6165">
          <w:rPr>
            <w:rFonts w:ascii="Times New Roman" w:hAnsi="Times New Roman" w:cs="B Nazanin" w:hint="cs"/>
            <w:sz w:val="24"/>
            <w:szCs w:val="28"/>
            <w:rtl/>
          </w:rPr>
          <w:delText>افزایش</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دهد</w:delText>
        </w:r>
      </w:del>
      <w:r w:rsidR="001F056E" w:rsidRPr="00D85B28">
        <w:rPr>
          <w:rFonts w:ascii="Times New Roman" w:hAnsi="Times New Roman" w:cs="B Nazanin"/>
          <w:sz w:val="24"/>
          <w:szCs w:val="28"/>
          <w:rtl/>
          <w:rPrChange w:id="886" w:author="Lenovo" w:date="2026-09-23T00:04:00Z">
            <w:rPr>
              <w:rFonts w:ascii="Times New Roman" w:hAnsi="Times New Roman" w:cs="B Nazanin"/>
              <w:sz w:val="24"/>
              <w:szCs w:val="28"/>
              <w:rtl/>
            </w:rPr>
          </w:rPrChange>
        </w:rPr>
        <w:fldChar w:fldCharType="begin"/>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Pr>
        <w:instrText>ADDIN EN.CITE &lt;EndNote&gt;&lt;Cite&gt;&lt;Author&gt;Berneck&lt;/Author&gt;&lt;Year&gt;2020&lt;/Year&gt;&lt;RecNum&gt;687&lt;/RecNum&gt;&lt;DisplayText&gt;[337, 338]&lt;/DisplayText&gt;&lt;record&gt;&lt;rec-number&gt;687&lt;/rec-number&gt;&lt;foreign-keys&gt;&lt;key app="EN" db-id="ewe5e5wze5az2vea52gxefvgf0pfvxd0dfet" timestamp="1769366</w:instrText>
      </w:r>
      <w:r w:rsidR="001F056E" w:rsidRPr="00D85B28">
        <w:rPr>
          <w:rFonts w:ascii="Times New Roman" w:hAnsi="Times New Roman" w:cs="B Nazanin"/>
          <w:sz w:val="24"/>
          <w:szCs w:val="28"/>
          <w:rtl/>
        </w:rPr>
        <w:instrText>199"&gt;687&lt;/</w:instrText>
      </w:r>
      <w:r w:rsidR="001F056E" w:rsidRPr="00D85B28">
        <w:rPr>
          <w:rFonts w:ascii="Times New Roman" w:hAnsi="Times New Roman" w:cs="B Nazanin"/>
          <w:sz w:val="24"/>
          <w:szCs w:val="28"/>
        </w:rPr>
        <w:instrText>key&gt;&lt;/foreign-keys&gt;&lt;ref-type name="Journal Article"&gt;17&lt;/ref-type&gt;&lt;contributors&gt;&lt;authors&gt;&lt;author&gt;Berneck, Beatrice Sarah&lt;/author&gt;&lt;author&gt;Rockstroh, Alexandra&lt;/author&gt;&lt;author&gt;Fertey, Jasmin&lt;/author&gt;&lt;author&gt;Grunwald, Thomas&lt;/author&gt;&lt;author&gt;Ulbert</w:instrText>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Pr>
        <w:instrText>Sebastian&lt;/author&gt;&lt;/authors&gt;&lt;/contributors&gt;&lt;titles&gt;&lt;title&gt;A recombinant Zika virus envelope protein with mutations in the conserved fusion loop leads to reduced antibody cross-reactivity upon vaccination&lt;/title&gt;&lt;secondary-title&gt;Vaccines&lt;/secondary-title</w:instrText>
      </w:r>
      <w:r w:rsidR="001F056E" w:rsidRPr="00D85B28">
        <w:rPr>
          <w:rFonts w:ascii="Times New Roman" w:hAnsi="Times New Roman" w:cs="B Nazanin"/>
          <w:sz w:val="24"/>
          <w:szCs w:val="28"/>
          <w:rtl/>
        </w:rPr>
        <w:instrText>&gt;&lt;/</w:instrText>
      </w:r>
      <w:r w:rsidR="001F056E" w:rsidRPr="00D85B28">
        <w:rPr>
          <w:rFonts w:ascii="Times New Roman" w:hAnsi="Times New Roman" w:cs="B Nazanin"/>
          <w:sz w:val="24"/>
          <w:szCs w:val="28"/>
        </w:rPr>
        <w:instrText>titles&gt;&lt;periodical&gt;&lt;full-title&gt;Vaccines&lt;/full-title&gt;&lt;/periodical&gt;&lt;pages&gt;603&lt;/pages&gt;&lt;volume&gt;8&lt;/volume&gt;&lt;number&gt;4&lt;/number&gt;&lt;dates&gt;&lt;year&gt;2020&lt;/year&gt;&lt;/dates&gt;&lt;isbn&gt;2076-393X&lt;/isbn&gt;&lt;urls&gt;&lt;/urls&gt;&lt;/record&gt;&lt;/Cite&gt;&lt;Cite&gt;&lt;Author&gt;Weiß&lt;/Author&gt;&lt;Year&gt;2023&lt;/Year&gt;&lt;RecNum</w:instrText>
      </w:r>
      <w:r w:rsidR="001F056E" w:rsidRPr="00D85B28">
        <w:rPr>
          <w:rFonts w:ascii="Times New Roman" w:hAnsi="Times New Roman" w:cs="B Nazanin"/>
          <w:sz w:val="24"/>
          <w:szCs w:val="28"/>
          <w:rtl/>
        </w:rPr>
        <w:instrText>&gt;686&lt;/</w:instrText>
      </w:r>
      <w:r w:rsidR="001F056E" w:rsidRPr="00D85B28">
        <w:rPr>
          <w:rFonts w:ascii="Times New Roman" w:hAnsi="Times New Roman" w:cs="B Nazanin"/>
          <w:sz w:val="24"/>
          <w:szCs w:val="28"/>
        </w:rPr>
        <w:instrText>RecNum&gt;&lt;record&gt;&lt;rec-number&gt;686&lt;/rec-number&gt;&lt;foreign-keys&gt;&lt;key app="EN" db-id="ewe5e5wze5az2vea52gxefvgf0pfvxd0dfet" timestamp="1769366117"&gt;686&lt;/key&gt;&lt;/foreign-keys&gt;&lt;ref-type name="Journal Article"&gt;17&lt;/ref-type&gt;&lt;contributors&gt;&lt;authors&gt;&lt;author&gt;Weiß, Rebecca&lt;/author&gt;&lt;author&gt;Issmail, Leila&lt;/author&gt;&lt;author&gt;Rockstroh, Alexandra&lt;/author&gt;&lt;author&gt;Grunwald, Thomas&lt;/author&gt;&lt;author&gt;Fertey, Jasmin&lt;/author&gt;&lt;author&gt;Ulbert, Sebastian&lt;/author&gt;&lt;/authors&gt;&lt;/contributors&gt;&lt;titles&gt;&lt;title&gt;Immunization with different recombinant West Nile virus envelope proteins induces varying levels of serological cross-reactivity and protection from infection&lt;/title&gt;&lt;secondary-title&gt;Frontiers in Cellular and Infection Microbiology&lt;/secondary-title&gt;&lt;/titles&gt;&lt;periodical&gt;&lt;full-title&gt;Frontiers</w:instrText>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Pr>
        <w:instrText>in Cellular and Infection Microbiology&lt;/full-title&gt;&lt;/periodical&gt;&lt;pages&gt;1279147&lt;/pages&gt;&lt;volume&gt;13&lt;/volume&gt;&lt;dates&gt;&lt;year&gt;2023&lt;/year&gt;&lt;/dates&gt;&lt;isbn&gt;2235-2988&lt;/isbn&gt;&lt;urls&gt;&lt;/urls&gt;&lt;/record&gt;&lt;/Cite&gt;&lt;/EndNote</w:instrText>
      </w:r>
      <w:r w:rsidR="001F056E" w:rsidRPr="00D85B28">
        <w:rPr>
          <w:rFonts w:ascii="Times New Roman" w:hAnsi="Times New Roman" w:cs="B Nazanin"/>
          <w:sz w:val="24"/>
          <w:szCs w:val="28"/>
          <w:rtl/>
        </w:rPr>
        <w:instrText>&gt;</w:instrText>
      </w:r>
      <w:r w:rsidR="001F056E" w:rsidRPr="00D85B28">
        <w:rPr>
          <w:rFonts w:ascii="Times New Roman" w:hAnsi="Times New Roman" w:cs="B Nazanin"/>
          <w:sz w:val="24"/>
          <w:szCs w:val="28"/>
          <w:rtl/>
          <w:rPrChange w:id="887" w:author="Lenovo" w:date="2026-09-23T00:04:00Z">
            <w:rPr>
              <w:rFonts w:ascii="Times New Roman" w:hAnsi="Times New Roman" w:cs="B Nazanin"/>
              <w:sz w:val="24"/>
              <w:szCs w:val="28"/>
              <w:rtl/>
            </w:rPr>
          </w:rPrChange>
        </w:rPr>
        <w:fldChar w:fldCharType="separate"/>
      </w:r>
      <w:r w:rsidR="001F056E" w:rsidRPr="00D85B28">
        <w:rPr>
          <w:rFonts w:ascii="Times New Roman" w:hAnsi="Times New Roman" w:cs="B Nazanin"/>
          <w:noProof/>
          <w:sz w:val="24"/>
          <w:szCs w:val="28"/>
          <w:rtl/>
        </w:rPr>
        <w:t>[337, 338]</w:t>
      </w:r>
      <w:r w:rsidR="001F056E" w:rsidRPr="00D85B28">
        <w:rPr>
          <w:rFonts w:ascii="Times New Roman" w:hAnsi="Times New Roman" w:cs="B Nazanin"/>
          <w:sz w:val="24"/>
          <w:szCs w:val="28"/>
          <w:rtl/>
          <w:rPrChange w:id="888" w:author="Lenovo" w:date="2026-09-23T00:04:00Z">
            <w:rPr>
              <w:rFonts w:ascii="Times New Roman" w:hAnsi="Times New Roman" w:cs="B Nazanin"/>
              <w:sz w:val="24"/>
              <w:szCs w:val="28"/>
              <w:rtl/>
            </w:rPr>
          </w:rPrChange>
        </w:rPr>
        <w:fldChar w:fldCharType="end"/>
      </w:r>
      <w:r w:rsidR="001F056E" w:rsidRPr="00D85B28">
        <w:rPr>
          <w:rFonts w:ascii="Times New Roman" w:hAnsi="Times New Roman" w:cs="B Nazanin"/>
          <w:sz w:val="24"/>
          <w:szCs w:val="28"/>
          <w:rtl/>
        </w:rPr>
        <w:t xml:space="preserve">. </w:t>
      </w:r>
      <w:ins w:id="889" w:author="Lenovo" w:date="2026-09-23T08:33:00Z">
        <w:r w:rsidRPr="00D85B28">
          <w:rPr>
            <w:rFonts w:ascii="Times New Roman" w:hAnsi="Times New Roman" w:cs="B Nazanin"/>
            <w:sz w:val="24"/>
            <w:szCs w:val="28"/>
            <w:rtl/>
            <w:rPrChange w:id="890" w:author="Lenovo" w:date="2026-09-23T00:04:00Z">
              <w:rPr>
                <w:rFonts w:ascii="Times New Roman" w:hAnsi="Times New Roman" w:cs="B Nazanin"/>
                <w:sz w:val="24"/>
                <w:szCs w:val="28"/>
                <w:u w:val="single"/>
                <w:rtl/>
              </w:rPr>
            </w:rPrChange>
          </w:rPr>
          <w:t>در هم</w:t>
        </w:r>
        <w:r w:rsidRPr="00D85B28">
          <w:rPr>
            <w:rFonts w:ascii="Times New Roman" w:hAnsi="Times New Roman" w:cs="B Nazanin" w:hint="cs"/>
            <w:sz w:val="24"/>
            <w:szCs w:val="28"/>
            <w:rtl/>
            <w:rPrChange w:id="891" w:author="Lenovo" w:date="2026-09-23T00:04: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892" w:author="Lenovo" w:date="2026-09-23T00:04:00Z">
              <w:rPr>
                <w:rFonts w:ascii="Times New Roman" w:hAnsi="Times New Roman" w:cs="B Nazanin"/>
                <w:sz w:val="24"/>
                <w:szCs w:val="28"/>
                <w:u w:val="single"/>
                <w:rtl/>
              </w:rPr>
            </w:rPrChange>
          </w:rPr>
          <w:t xml:space="preserve"> راستا، افزودن پروتئ</w:t>
        </w:r>
        <w:r w:rsidRPr="00D85B28">
          <w:rPr>
            <w:rFonts w:ascii="Times New Roman" w:hAnsi="Times New Roman" w:cs="B Nazanin" w:hint="cs"/>
            <w:sz w:val="24"/>
            <w:szCs w:val="28"/>
            <w:rtl/>
            <w:rPrChange w:id="893" w:author="Lenovo" w:date="2026-09-23T00:04:00Z">
              <w:rPr>
                <w:rFonts w:ascii="Times New Roman" w:hAnsi="Times New Roman" w:cs="B Nazanin" w:hint="cs"/>
                <w:sz w:val="24"/>
                <w:szCs w:val="28"/>
                <w:u w:val="single"/>
                <w:rtl/>
              </w:rPr>
            </w:rPrChange>
          </w:rPr>
          <w:t>ین</w:t>
        </w:r>
        <w:r w:rsidRPr="00D85B28">
          <w:rPr>
            <w:rFonts w:ascii="Times New Roman" w:hAnsi="Times New Roman" w:cs="B Nazanin"/>
            <w:sz w:val="24"/>
            <w:szCs w:val="28"/>
            <w:rPrChange w:id="894" w:author="Lenovo" w:date="2026-09-23T00:04:00Z">
              <w:rPr>
                <w:rFonts w:ascii="Times New Roman" w:hAnsi="Times New Roman" w:cs="B Nazanin"/>
                <w:sz w:val="24"/>
                <w:szCs w:val="28"/>
                <w:u w:val="single"/>
              </w:rPr>
            </w:rPrChange>
          </w:rPr>
          <w:t xml:space="preserve"> NS1 </w:t>
        </w:r>
        <w:r w:rsidRPr="00D85B28">
          <w:rPr>
            <w:rFonts w:ascii="Times New Roman" w:hAnsi="Times New Roman" w:cs="B Nazanin"/>
            <w:sz w:val="24"/>
            <w:szCs w:val="28"/>
            <w:rtl/>
            <w:rPrChange w:id="895" w:author="Lenovo" w:date="2026-09-23T00:04:00Z">
              <w:rPr>
                <w:rFonts w:ascii="Times New Roman" w:hAnsi="Times New Roman" w:cs="B Nazanin"/>
                <w:sz w:val="24"/>
                <w:szCs w:val="28"/>
                <w:u w:val="single"/>
                <w:rtl/>
              </w:rPr>
            </w:rPrChange>
          </w:rPr>
          <w:t>به ترک</w:t>
        </w:r>
        <w:r w:rsidRPr="00D85B28">
          <w:rPr>
            <w:rFonts w:ascii="Times New Roman" w:hAnsi="Times New Roman" w:cs="B Nazanin" w:hint="cs"/>
            <w:sz w:val="24"/>
            <w:szCs w:val="28"/>
            <w:rtl/>
            <w:rPrChange w:id="896" w:author="Lenovo" w:date="2026-09-23T00:04:00Z">
              <w:rPr>
                <w:rFonts w:ascii="Times New Roman" w:hAnsi="Times New Roman" w:cs="B Nazanin" w:hint="cs"/>
                <w:sz w:val="24"/>
                <w:szCs w:val="28"/>
                <w:u w:val="single"/>
                <w:rtl/>
              </w:rPr>
            </w:rPrChange>
          </w:rPr>
          <w:t>یب</w:t>
        </w:r>
        <w:r w:rsidRPr="00D85B28">
          <w:rPr>
            <w:rFonts w:ascii="Times New Roman" w:hAnsi="Times New Roman" w:cs="B Nazanin"/>
            <w:sz w:val="24"/>
            <w:szCs w:val="28"/>
            <w:rtl/>
            <w:rPrChange w:id="897" w:author="Lenovo" w:date="2026-09-23T00:04:00Z">
              <w:rPr>
                <w:rFonts w:ascii="Times New Roman" w:hAnsi="Times New Roman" w:cs="B Nazanin"/>
                <w:sz w:val="24"/>
                <w:szCs w:val="28"/>
                <w:u w:val="single"/>
                <w:rtl/>
              </w:rPr>
            </w:rPrChange>
          </w:rPr>
          <w:t xml:space="preserve"> واکسن، به‌عنوان راهکار</w:t>
        </w:r>
        <w:r w:rsidRPr="00D85B28">
          <w:rPr>
            <w:rFonts w:ascii="Times New Roman" w:hAnsi="Times New Roman" w:cs="B Nazanin" w:hint="cs"/>
            <w:sz w:val="24"/>
            <w:szCs w:val="28"/>
            <w:rtl/>
            <w:rPrChange w:id="898"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899" w:author="Lenovo" w:date="2026-09-23T00:04:00Z">
              <w:rPr>
                <w:rFonts w:ascii="Times New Roman" w:hAnsi="Times New Roman" w:cs="B Nazanin"/>
                <w:sz w:val="24"/>
                <w:szCs w:val="28"/>
                <w:u w:val="single"/>
                <w:rtl/>
              </w:rPr>
            </w:rPrChange>
          </w:rPr>
          <w:t xml:space="preserve"> کارآمد برا</w:t>
        </w:r>
        <w:r w:rsidRPr="00D85B28">
          <w:rPr>
            <w:rFonts w:ascii="Times New Roman" w:hAnsi="Times New Roman" w:cs="B Nazanin" w:hint="cs"/>
            <w:sz w:val="24"/>
            <w:szCs w:val="28"/>
            <w:rtl/>
            <w:rPrChange w:id="900"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01" w:author="Lenovo" w:date="2026-09-23T00:04:00Z">
              <w:rPr>
                <w:rFonts w:ascii="Times New Roman" w:hAnsi="Times New Roman" w:cs="B Nazanin"/>
                <w:sz w:val="24"/>
                <w:szCs w:val="28"/>
                <w:u w:val="single"/>
                <w:rtl/>
              </w:rPr>
            </w:rPrChange>
          </w:rPr>
          <w:t xml:space="preserve"> القا</w:t>
        </w:r>
        <w:r w:rsidRPr="00D85B28">
          <w:rPr>
            <w:rFonts w:ascii="Times New Roman" w:hAnsi="Times New Roman" w:cs="B Nazanin" w:hint="cs"/>
            <w:sz w:val="24"/>
            <w:szCs w:val="28"/>
            <w:rtl/>
            <w:rPrChange w:id="902"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03" w:author="Lenovo" w:date="2026-09-23T00:04:00Z">
              <w:rPr>
                <w:rFonts w:ascii="Times New Roman" w:hAnsi="Times New Roman" w:cs="B Nazanin"/>
                <w:sz w:val="24"/>
                <w:szCs w:val="28"/>
                <w:u w:val="single"/>
                <w:rtl/>
              </w:rPr>
            </w:rPrChange>
          </w:rPr>
          <w:t xml:space="preserve"> ا</w:t>
        </w:r>
        <w:r w:rsidRPr="00D85B28">
          <w:rPr>
            <w:rFonts w:ascii="Times New Roman" w:hAnsi="Times New Roman" w:cs="B Nazanin" w:hint="cs"/>
            <w:sz w:val="24"/>
            <w:szCs w:val="28"/>
            <w:rtl/>
            <w:rPrChange w:id="904" w:author="Lenovo" w:date="2026-09-23T00:04:00Z">
              <w:rPr>
                <w:rFonts w:ascii="Times New Roman" w:hAnsi="Times New Roman" w:cs="B Nazanin" w:hint="cs"/>
                <w:sz w:val="24"/>
                <w:szCs w:val="28"/>
                <w:u w:val="single"/>
                <w:rtl/>
              </w:rPr>
            </w:rPrChange>
          </w:rPr>
          <w:t>یمنی</w:t>
        </w:r>
        <w:r w:rsidRPr="00D85B28">
          <w:rPr>
            <w:rFonts w:ascii="Times New Roman" w:hAnsi="Times New Roman" w:cs="B Nazanin"/>
            <w:sz w:val="24"/>
            <w:szCs w:val="28"/>
            <w:rtl/>
            <w:rPrChange w:id="905" w:author="Lenovo" w:date="2026-09-23T00:04:00Z">
              <w:rPr>
                <w:rFonts w:ascii="Times New Roman" w:hAnsi="Times New Roman" w:cs="B Nazanin"/>
                <w:sz w:val="24"/>
                <w:szCs w:val="28"/>
                <w:u w:val="single"/>
                <w:rtl/>
              </w:rPr>
            </w:rPrChange>
          </w:rPr>
          <w:t xml:space="preserve"> محافظت</w:t>
        </w:r>
        <w:r w:rsidRPr="00D85B28">
          <w:rPr>
            <w:rFonts w:ascii="Times New Roman" w:hAnsi="Times New Roman" w:cs="B Nazanin" w:hint="cs"/>
            <w:sz w:val="24"/>
            <w:szCs w:val="28"/>
            <w:rtl/>
            <w:rPrChange w:id="906"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07" w:author="Lenovo" w:date="2026-09-23T00:04:00Z">
              <w:rPr>
                <w:rFonts w:ascii="Times New Roman" w:hAnsi="Times New Roman" w:cs="B Nazanin"/>
                <w:sz w:val="24"/>
                <w:szCs w:val="28"/>
                <w:u w:val="single"/>
                <w:rtl/>
              </w:rPr>
            </w:rPrChange>
          </w:rPr>
          <w:t xml:space="preserve"> بدون افزا</w:t>
        </w:r>
        <w:r w:rsidRPr="00D85B28">
          <w:rPr>
            <w:rFonts w:ascii="Times New Roman" w:hAnsi="Times New Roman" w:cs="B Nazanin" w:hint="cs"/>
            <w:sz w:val="24"/>
            <w:szCs w:val="28"/>
            <w:rtl/>
            <w:rPrChange w:id="908" w:author="Lenovo" w:date="2026-09-23T00:04:00Z">
              <w:rPr>
                <w:rFonts w:ascii="Times New Roman" w:hAnsi="Times New Roman" w:cs="B Nazanin" w:hint="cs"/>
                <w:sz w:val="24"/>
                <w:szCs w:val="28"/>
                <w:u w:val="single"/>
                <w:rtl/>
              </w:rPr>
            </w:rPrChange>
          </w:rPr>
          <w:t>یش</w:t>
        </w:r>
        <w:r w:rsidRPr="00D85B28">
          <w:rPr>
            <w:rFonts w:ascii="Times New Roman" w:hAnsi="Times New Roman" w:cs="B Nazanin"/>
            <w:sz w:val="24"/>
            <w:szCs w:val="28"/>
            <w:rtl/>
            <w:rPrChange w:id="909" w:author="Lenovo" w:date="2026-09-23T00:04:00Z">
              <w:rPr>
                <w:rFonts w:ascii="Times New Roman" w:hAnsi="Times New Roman" w:cs="B Nazanin"/>
                <w:sz w:val="24"/>
                <w:szCs w:val="28"/>
                <w:u w:val="single"/>
                <w:rtl/>
              </w:rPr>
            </w:rPrChange>
          </w:rPr>
          <w:t xml:space="preserve"> ر</w:t>
        </w:r>
        <w:r w:rsidRPr="00D85B28">
          <w:rPr>
            <w:rFonts w:ascii="Times New Roman" w:hAnsi="Times New Roman" w:cs="B Nazanin" w:hint="cs"/>
            <w:sz w:val="24"/>
            <w:szCs w:val="28"/>
            <w:rtl/>
            <w:rPrChange w:id="910" w:author="Lenovo" w:date="2026-09-23T00:04:00Z">
              <w:rPr>
                <w:rFonts w:ascii="Times New Roman" w:hAnsi="Times New Roman" w:cs="B Nazanin" w:hint="cs"/>
                <w:sz w:val="24"/>
                <w:szCs w:val="28"/>
                <w:u w:val="single"/>
                <w:rtl/>
              </w:rPr>
            </w:rPrChange>
          </w:rPr>
          <w:t>یسک</w:t>
        </w:r>
        <w:r w:rsidRPr="00D85B28">
          <w:rPr>
            <w:rFonts w:ascii="Times New Roman" w:hAnsi="Times New Roman" w:cs="B Nazanin"/>
            <w:sz w:val="24"/>
            <w:szCs w:val="28"/>
            <w:rPrChange w:id="911" w:author="Lenovo" w:date="2026-09-23T00:04:00Z">
              <w:rPr>
                <w:rFonts w:ascii="Times New Roman" w:hAnsi="Times New Roman" w:cs="B Nazanin"/>
                <w:sz w:val="24"/>
                <w:szCs w:val="28"/>
                <w:u w:val="single"/>
              </w:rPr>
            </w:rPrChange>
          </w:rPr>
          <w:t xml:space="preserve"> ADE </w:t>
        </w:r>
        <w:r w:rsidRPr="00D85B28">
          <w:rPr>
            <w:rFonts w:ascii="Times New Roman" w:hAnsi="Times New Roman" w:cs="B Nazanin"/>
            <w:sz w:val="24"/>
            <w:szCs w:val="28"/>
            <w:rtl/>
            <w:rPrChange w:id="912" w:author="Lenovo" w:date="2026-09-23T00:04:00Z">
              <w:rPr>
                <w:rFonts w:ascii="Times New Roman" w:hAnsi="Times New Roman" w:cs="B Nazanin"/>
                <w:sz w:val="24"/>
                <w:szCs w:val="28"/>
                <w:u w:val="single"/>
                <w:rtl/>
              </w:rPr>
            </w:rPrChange>
          </w:rPr>
          <w:t>پ</w:t>
        </w:r>
        <w:r w:rsidRPr="00D85B28">
          <w:rPr>
            <w:rFonts w:ascii="Times New Roman" w:hAnsi="Times New Roman" w:cs="B Nazanin" w:hint="cs"/>
            <w:sz w:val="24"/>
            <w:szCs w:val="28"/>
            <w:rtl/>
            <w:rPrChange w:id="913" w:author="Lenovo" w:date="2026-09-23T00:04:00Z">
              <w:rPr>
                <w:rFonts w:ascii="Times New Roman" w:hAnsi="Times New Roman" w:cs="B Nazanin" w:hint="cs"/>
                <w:sz w:val="24"/>
                <w:szCs w:val="28"/>
                <w:u w:val="single"/>
                <w:rtl/>
              </w:rPr>
            </w:rPrChange>
          </w:rPr>
          <w:t>یشنهاد</w:t>
        </w:r>
        <w:r w:rsidRPr="00D85B28">
          <w:rPr>
            <w:rFonts w:ascii="Times New Roman" w:hAnsi="Times New Roman" w:cs="B Nazanin"/>
            <w:sz w:val="24"/>
            <w:szCs w:val="28"/>
            <w:rtl/>
            <w:rPrChange w:id="914" w:author="Lenovo" w:date="2026-09-23T00:04:00Z">
              <w:rPr>
                <w:rFonts w:ascii="Times New Roman" w:hAnsi="Times New Roman" w:cs="B Nazanin"/>
                <w:sz w:val="24"/>
                <w:szCs w:val="28"/>
                <w:u w:val="single"/>
                <w:rtl/>
              </w:rPr>
            </w:rPrChange>
          </w:rPr>
          <w:t xml:space="preserve"> شده است</w:t>
        </w:r>
      </w:ins>
      <w:del w:id="915" w:author="Lenovo" w:date="2026-09-23T08:33:00Z">
        <w:r w:rsidR="001F056E" w:rsidRPr="00D85B28" w:rsidDel="003D6165">
          <w:rPr>
            <w:rFonts w:ascii="Times New Roman" w:hAnsi="Times New Roman" w:cs="B Nazanin" w:hint="cs"/>
            <w:sz w:val="24"/>
            <w:szCs w:val="28"/>
            <w:rtl/>
          </w:rPr>
          <w:delText>در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همین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راستا،</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افزودن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پروتئین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NS1</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ترکیب</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واکسن،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به‌عنوان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راهکاری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برای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تقویت</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پاسخ‌های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ایمنی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بدون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افزایش</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خطر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ADE</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پیشنهاد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شده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است</w:delText>
        </w:r>
      </w:del>
      <w:r w:rsidR="001F056E" w:rsidRPr="00D85B28">
        <w:rPr>
          <w:rFonts w:ascii="Times New Roman" w:hAnsi="Times New Roman" w:cs="B Nazanin"/>
          <w:sz w:val="24"/>
          <w:szCs w:val="28"/>
          <w:rtl/>
          <w:rPrChange w:id="916" w:author="Lenovo" w:date="2026-09-23T00:04:00Z">
            <w:rPr>
              <w:rFonts w:ascii="Times New Roman" w:hAnsi="Times New Roman" w:cs="B Nazanin"/>
              <w:sz w:val="24"/>
              <w:szCs w:val="28"/>
              <w:rtl/>
            </w:rPr>
          </w:rPrChange>
        </w:rPr>
        <w:fldChar w:fldCharType="begin">
          <w:fldData xml:space="preserve">PEVuZE5vdGU+PENpdGU+PEF1dGhvcj5CZWxsbzwvQXV0aG9yPjxZZWFyPjIwMjU8L1llYXI+PFJl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</w:fldData>
        </w:fldChar>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Pr>
        <w:instrText>ADDIN EN.CITE</w:instrText>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tl/>
          <w:rPrChange w:id="917" w:author="Lenovo" w:date="2026-09-23T00:04:00Z">
            <w:rPr>
              <w:rFonts w:ascii="Times New Roman" w:hAnsi="Times New Roman" w:cs="B Nazanin"/>
              <w:sz w:val="24"/>
              <w:szCs w:val="28"/>
              <w:rtl/>
            </w:rPr>
          </w:rPrChange>
        </w:rPr>
        <w:fldChar w:fldCharType="begin">
          <w:fldData xml:space="preserve">PEVuZE5vdGU+PENpdGU+PEF1dGhvcj5CZWxsbzwvQXV0aG9yPjxZZWFyPjIwMjU8L1llYXI+PFJl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</w:fldData>
        </w:fldChar>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Pr>
        <w:instrText>ADDIN EN.CITE.DATA</w:instrText>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tl/>
          <w:rPrChange w:id="918" w:author="Lenovo" w:date="2026-09-23T00:04:00Z">
            <w:rPr>
              <w:rFonts w:ascii="Times New Roman" w:hAnsi="Times New Roman" w:cs="B Nazanin"/>
              <w:sz w:val="24"/>
              <w:szCs w:val="28"/>
              <w:rtl/>
            </w:rPr>
          </w:rPrChange>
        </w:rPr>
      </w:r>
      <w:r w:rsidR="001F056E" w:rsidRPr="00D85B28">
        <w:rPr>
          <w:rFonts w:ascii="Times New Roman" w:hAnsi="Times New Roman" w:cs="B Nazanin"/>
          <w:sz w:val="24"/>
          <w:szCs w:val="28"/>
          <w:rtl/>
          <w:rPrChange w:id="919" w:author="Lenovo" w:date="2026-09-23T00:04:00Z">
            <w:rPr>
              <w:rFonts w:ascii="Times New Roman" w:hAnsi="Times New Roman" w:cs="B Nazanin"/>
              <w:sz w:val="24"/>
              <w:szCs w:val="28"/>
              <w:rtl/>
            </w:rPr>
          </w:rPrChange>
        </w:rPr>
        <w:fldChar w:fldCharType="end"/>
      </w:r>
      <w:r w:rsidR="001F056E" w:rsidRPr="00D85B28">
        <w:rPr>
          <w:rFonts w:ascii="Times New Roman" w:hAnsi="Times New Roman" w:cs="B Nazanin"/>
          <w:sz w:val="24"/>
          <w:szCs w:val="28"/>
          <w:rtl/>
          <w:rPrChange w:id="920" w:author="Lenovo" w:date="2026-09-23T00:04:00Z">
            <w:rPr>
              <w:rFonts w:ascii="Times New Roman" w:hAnsi="Times New Roman" w:cs="B Nazanin"/>
              <w:sz w:val="24"/>
              <w:szCs w:val="28"/>
              <w:rtl/>
            </w:rPr>
          </w:rPrChange>
        </w:rPr>
      </w:r>
      <w:r w:rsidR="001F056E" w:rsidRPr="00D85B28">
        <w:rPr>
          <w:rFonts w:ascii="Times New Roman" w:hAnsi="Times New Roman" w:cs="B Nazanin"/>
          <w:sz w:val="24"/>
          <w:szCs w:val="28"/>
          <w:rtl/>
          <w:rPrChange w:id="921" w:author="Lenovo" w:date="2026-09-23T00:04:00Z">
            <w:rPr>
              <w:rFonts w:ascii="Times New Roman" w:hAnsi="Times New Roman" w:cs="B Nazanin"/>
              <w:sz w:val="24"/>
              <w:szCs w:val="28"/>
              <w:rtl/>
            </w:rPr>
          </w:rPrChange>
        </w:rPr>
        <w:fldChar w:fldCharType="separate"/>
      </w:r>
      <w:r w:rsidR="001F056E" w:rsidRPr="00D85B28">
        <w:rPr>
          <w:rFonts w:ascii="Times New Roman" w:hAnsi="Times New Roman" w:cs="B Nazanin"/>
          <w:noProof/>
          <w:sz w:val="24"/>
          <w:szCs w:val="28"/>
          <w:rtl/>
        </w:rPr>
        <w:t>[339-341]</w:t>
      </w:r>
      <w:r w:rsidR="001F056E" w:rsidRPr="00D85B28">
        <w:rPr>
          <w:rFonts w:ascii="Times New Roman" w:hAnsi="Times New Roman" w:cs="B Nazanin"/>
          <w:sz w:val="24"/>
          <w:szCs w:val="28"/>
          <w:rtl/>
          <w:rPrChange w:id="922" w:author="Lenovo" w:date="2026-09-23T00:04:00Z">
            <w:rPr>
              <w:rFonts w:ascii="Times New Roman" w:hAnsi="Times New Roman" w:cs="B Nazanin"/>
              <w:sz w:val="24"/>
              <w:szCs w:val="28"/>
              <w:rtl/>
            </w:rPr>
          </w:rPrChange>
        </w:rPr>
        <w:fldChar w:fldCharType="end"/>
      </w:r>
      <w:r w:rsidR="001F056E" w:rsidRPr="00D85B28">
        <w:rPr>
          <w:rFonts w:ascii="Times New Roman" w:hAnsi="Times New Roman" w:cs="B Nazanin"/>
          <w:sz w:val="24"/>
          <w:szCs w:val="28"/>
          <w:rtl/>
        </w:rPr>
        <w:t xml:space="preserve">. </w:t>
      </w:r>
    </w:p>
    <w:p w14:paraId="54858176" w14:textId="2C364321" w:rsidR="003D6165" w:rsidRPr="00D85B28" w:rsidRDefault="003D6165">
      <w:pPr>
        <w:spacing w:line="360" w:lineRule="auto"/>
        <w:ind w:left="26" w:hanging="26"/>
        <w:jc w:val="both"/>
        <w:rPr>
          <w:ins w:id="923" w:author="Lenovo" w:date="2026-09-23T08:33:00Z"/>
          <w:rFonts w:ascii="Times New Roman" w:hAnsi="Times New Roman" w:cs="B Nazanin"/>
          <w:sz w:val="24"/>
          <w:szCs w:val="28"/>
          <w:rtl/>
          <w:rPrChange w:id="924" w:author="Lenovo" w:date="2026-09-23T00:04:00Z">
            <w:rPr>
              <w:ins w:id="925" w:author="Lenovo" w:date="2026-09-23T08:33:00Z"/>
              <w:rFonts w:ascii="Times New Roman" w:hAnsi="Times New Roman" w:cs="B Nazanin"/>
              <w:sz w:val="24"/>
              <w:szCs w:val="28"/>
              <w:u w:val="single"/>
              <w:rtl/>
            </w:rPr>
          </w:rPrChange>
        </w:rPr>
        <w:pPrChange w:id="926" w:author="Lenovo" w:date="2026-09-23T08:34:00Z">
          <w:pPr>
            <w:spacing w:line="360" w:lineRule="auto"/>
            <w:jc w:val="both"/>
          </w:pPr>
        </w:pPrChange>
      </w:pPr>
      <w:ins w:id="927" w:author="Lenovo" w:date="2026-09-23T08:33:00Z">
        <w:r w:rsidRPr="00D85B28">
          <w:rPr>
            <w:rFonts w:ascii="Times New Roman" w:hAnsi="Times New Roman" w:cs="B Nazanin"/>
            <w:sz w:val="24"/>
            <w:szCs w:val="28"/>
            <w:rtl/>
            <w:rPrChange w:id="928" w:author="Lenovo" w:date="2026-09-23T00:04:00Z">
              <w:rPr>
                <w:rFonts w:ascii="Times New Roman" w:hAnsi="Times New Roman" w:cs="B Nazanin"/>
                <w:sz w:val="24"/>
                <w:szCs w:val="28"/>
                <w:u w:val="single"/>
                <w:rtl/>
              </w:rPr>
            </w:rPrChange>
          </w:rPr>
          <w:t>در مطالعه حاضر، ادغام اپ</w:t>
        </w:r>
        <w:r w:rsidRPr="00D85B28">
          <w:rPr>
            <w:rFonts w:ascii="Times New Roman" w:hAnsi="Times New Roman" w:cs="B Nazanin" w:hint="cs"/>
            <w:sz w:val="24"/>
            <w:szCs w:val="28"/>
            <w:rtl/>
            <w:rPrChange w:id="929" w:author="Lenovo" w:date="2026-09-23T00:04:00Z">
              <w:rPr>
                <w:rFonts w:ascii="Times New Roman" w:hAnsi="Times New Roman" w:cs="B Nazanin" w:hint="cs"/>
                <w:sz w:val="24"/>
                <w:szCs w:val="28"/>
                <w:u w:val="single"/>
                <w:rtl/>
              </w:rPr>
            </w:rPrChange>
          </w:rPr>
          <w:t>ی‌توپ‌های</w:t>
        </w:r>
        <w:r w:rsidRPr="00D85B28">
          <w:rPr>
            <w:rFonts w:ascii="Times New Roman" w:hAnsi="Times New Roman" w:cs="B Nazanin"/>
            <w:sz w:val="24"/>
            <w:szCs w:val="28"/>
            <w:rtl/>
            <w:rPrChange w:id="930" w:author="Lenovo" w:date="2026-09-23T00:04:00Z">
              <w:rPr>
                <w:rFonts w:ascii="Times New Roman" w:hAnsi="Times New Roman" w:cs="B Nazanin"/>
                <w:sz w:val="24"/>
                <w:szCs w:val="28"/>
                <w:u w:val="single"/>
                <w:rtl/>
              </w:rPr>
            </w:rPrChange>
          </w:rPr>
          <w:t xml:space="preserve"> منتخب از پروتئ</w:t>
        </w:r>
        <w:r w:rsidRPr="00D85B28">
          <w:rPr>
            <w:rFonts w:ascii="Times New Roman" w:hAnsi="Times New Roman" w:cs="B Nazanin" w:hint="cs"/>
            <w:sz w:val="24"/>
            <w:szCs w:val="28"/>
            <w:rtl/>
            <w:rPrChange w:id="931" w:author="Lenovo" w:date="2026-09-23T00:04:00Z">
              <w:rPr>
                <w:rFonts w:ascii="Times New Roman" w:hAnsi="Times New Roman" w:cs="B Nazanin" w:hint="cs"/>
                <w:sz w:val="24"/>
                <w:szCs w:val="28"/>
                <w:u w:val="single"/>
                <w:rtl/>
              </w:rPr>
            </w:rPrChange>
          </w:rPr>
          <w:t>ین‌های</w:t>
        </w:r>
        <w:r w:rsidRPr="00D85B28">
          <w:rPr>
            <w:rFonts w:ascii="Times New Roman" w:hAnsi="Times New Roman" w:cs="B Nazanin"/>
            <w:sz w:val="24"/>
            <w:szCs w:val="28"/>
            <w:rPrChange w:id="932" w:author="Lenovo" w:date="2026-09-23T00:04:00Z">
              <w:rPr>
                <w:rFonts w:ascii="Times New Roman" w:hAnsi="Times New Roman" w:cs="B Nazanin"/>
                <w:sz w:val="24"/>
                <w:szCs w:val="28"/>
                <w:u w:val="single"/>
              </w:rPr>
            </w:rPrChange>
          </w:rPr>
          <w:t xml:space="preserve"> E </w:t>
        </w:r>
        <w:r w:rsidRPr="00D85B28">
          <w:rPr>
            <w:rFonts w:ascii="Times New Roman" w:hAnsi="Times New Roman" w:cs="B Nazanin"/>
            <w:sz w:val="24"/>
            <w:szCs w:val="28"/>
            <w:rtl/>
            <w:rPrChange w:id="933" w:author="Lenovo" w:date="2026-09-23T00:04:00Z">
              <w:rPr>
                <w:rFonts w:ascii="Times New Roman" w:hAnsi="Times New Roman" w:cs="B Nazanin"/>
                <w:sz w:val="24"/>
                <w:szCs w:val="28"/>
                <w:u w:val="single"/>
                <w:rtl/>
              </w:rPr>
            </w:rPrChange>
          </w:rPr>
          <w:t>و</w:t>
        </w:r>
        <w:r w:rsidRPr="00D85B28">
          <w:rPr>
            <w:rFonts w:ascii="Times New Roman" w:hAnsi="Times New Roman" w:cs="B Nazanin"/>
            <w:sz w:val="24"/>
            <w:szCs w:val="28"/>
            <w:rPrChange w:id="934" w:author="Lenovo" w:date="2026-09-23T00:04:00Z">
              <w:rPr>
                <w:rFonts w:ascii="Times New Roman" w:hAnsi="Times New Roman" w:cs="B Nazanin"/>
                <w:sz w:val="24"/>
                <w:szCs w:val="28"/>
                <w:u w:val="single"/>
              </w:rPr>
            </w:rPrChange>
          </w:rPr>
          <w:t xml:space="preserve"> NS1</w:t>
        </w:r>
        <w:r w:rsidRPr="00D85B28">
          <w:rPr>
            <w:rFonts w:ascii="Times New Roman" w:hAnsi="Times New Roman" w:cs="B Nazanin"/>
            <w:sz w:val="24"/>
            <w:szCs w:val="28"/>
            <w:rtl/>
            <w:rPrChange w:id="935" w:author="Lenovo" w:date="2026-09-23T00:04:00Z">
              <w:rPr>
                <w:rFonts w:ascii="Times New Roman" w:hAnsi="Times New Roman" w:cs="B Nazanin"/>
                <w:sz w:val="24"/>
                <w:szCs w:val="28"/>
                <w:u w:val="single"/>
                <w:rtl/>
              </w:rPr>
            </w:rPrChange>
          </w:rPr>
          <w:t>، رو</w:t>
        </w:r>
        <w:r w:rsidRPr="00D85B28">
          <w:rPr>
            <w:rFonts w:ascii="Times New Roman" w:hAnsi="Times New Roman" w:cs="B Nazanin" w:hint="cs"/>
            <w:sz w:val="24"/>
            <w:szCs w:val="28"/>
            <w:rtl/>
            <w:rPrChange w:id="936" w:author="Lenovo" w:date="2026-09-23T00:04:00Z">
              <w:rPr>
                <w:rFonts w:ascii="Times New Roman" w:hAnsi="Times New Roman" w:cs="B Nazanin" w:hint="cs"/>
                <w:sz w:val="24"/>
                <w:szCs w:val="28"/>
                <w:u w:val="single"/>
                <w:rtl/>
              </w:rPr>
            </w:rPrChange>
          </w:rPr>
          <w:t>یکردی</w:t>
        </w:r>
        <w:r w:rsidRPr="00D85B28">
          <w:rPr>
            <w:rFonts w:ascii="Times New Roman" w:hAnsi="Times New Roman" w:cs="B Nazanin"/>
            <w:sz w:val="24"/>
            <w:szCs w:val="28"/>
            <w:rtl/>
            <w:rPrChange w:id="937" w:author="Lenovo" w:date="2026-09-23T00:04:00Z">
              <w:rPr>
                <w:rFonts w:ascii="Times New Roman" w:hAnsi="Times New Roman" w:cs="B Nazanin"/>
                <w:sz w:val="24"/>
                <w:szCs w:val="28"/>
                <w:u w:val="single"/>
                <w:rtl/>
              </w:rPr>
            </w:rPrChange>
          </w:rPr>
          <w:t xml:space="preserve"> مشابه با تحق</w:t>
        </w:r>
        <w:r w:rsidRPr="00D85B28">
          <w:rPr>
            <w:rFonts w:ascii="Times New Roman" w:hAnsi="Times New Roman" w:cs="B Nazanin" w:hint="cs"/>
            <w:sz w:val="24"/>
            <w:szCs w:val="28"/>
            <w:rtl/>
            <w:rPrChange w:id="938" w:author="Lenovo" w:date="2026-09-23T00:04:00Z">
              <w:rPr>
                <w:rFonts w:ascii="Times New Roman" w:hAnsi="Times New Roman" w:cs="B Nazanin" w:hint="cs"/>
                <w:sz w:val="24"/>
                <w:szCs w:val="28"/>
                <w:u w:val="single"/>
                <w:rtl/>
              </w:rPr>
            </w:rPrChange>
          </w:rPr>
          <w:t>یقات</w:t>
        </w:r>
        <w:r w:rsidRPr="00D85B28">
          <w:rPr>
            <w:rFonts w:ascii="Times New Roman" w:hAnsi="Times New Roman" w:cs="B Nazanin"/>
            <w:sz w:val="24"/>
            <w:szCs w:val="28"/>
            <w:rtl/>
            <w:rPrChange w:id="939" w:author="Lenovo" w:date="2026-09-23T00:04:00Z">
              <w:rPr>
                <w:rFonts w:ascii="Times New Roman" w:hAnsi="Times New Roman" w:cs="B Nazanin"/>
                <w:sz w:val="24"/>
                <w:szCs w:val="28"/>
                <w:u w:val="single"/>
                <w:rtl/>
              </w:rPr>
            </w:rPrChange>
          </w:rPr>
          <w:t xml:space="preserve"> موفق در زم</w:t>
        </w:r>
        <w:r w:rsidRPr="00D85B28">
          <w:rPr>
            <w:rFonts w:ascii="Times New Roman" w:hAnsi="Times New Roman" w:cs="B Nazanin" w:hint="cs"/>
            <w:sz w:val="24"/>
            <w:szCs w:val="28"/>
            <w:rtl/>
            <w:rPrChange w:id="940" w:author="Lenovo" w:date="2026-09-23T00:04:00Z">
              <w:rPr>
                <w:rFonts w:ascii="Times New Roman" w:hAnsi="Times New Roman" w:cs="B Nazanin" w:hint="cs"/>
                <w:sz w:val="24"/>
                <w:szCs w:val="28"/>
                <w:u w:val="single"/>
                <w:rtl/>
              </w:rPr>
            </w:rPrChange>
          </w:rPr>
          <w:t>ینه</w:t>
        </w:r>
        <w:r w:rsidRPr="00D85B28">
          <w:rPr>
            <w:rFonts w:ascii="Times New Roman" w:hAnsi="Times New Roman" w:cs="B Nazanin"/>
            <w:sz w:val="24"/>
            <w:szCs w:val="28"/>
            <w:rtl/>
            <w:rPrChange w:id="941" w:author="Lenovo" w:date="2026-09-23T00:04:00Z">
              <w:rPr>
                <w:rFonts w:ascii="Times New Roman" w:hAnsi="Times New Roman" w:cs="B Nazanin"/>
                <w:sz w:val="24"/>
                <w:szCs w:val="28"/>
                <w:u w:val="single"/>
                <w:rtl/>
              </w:rPr>
            </w:rPrChange>
          </w:rPr>
          <w:t xml:space="preserve"> واکسن‌ها</w:t>
        </w:r>
        <w:r w:rsidRPr="00D85B28">
          <w:rPr>
            <w:rFonts w:ascii="Times New Roman" w:hAnsi="Times New Roman" w:cs="B Nazanin" w:hint="cs"/>
            <w:sz w:val="24"/>
            <w:szCs w:val="28"/>
            <w:rtl/>
            <w:rPrChange w:id="942"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43" w:author="Lenovo" w:date="2026-09-23T00:04:00Z">
              <w:rPr>
                <w:rFonts w:ascii="Times New Roman" w:hAnsi="Times New Roman" w:cs="B Nazanin"/>
                <w:sz w:val="24"/>
                <w:szCs w:val="28"/>
                <w:u w:val="single"/>
                <w:rtl/>
              </w:rPr>
            </w:rPrChange>
          </w:rPr>
          <w:t xml:space="preserve"> نسل جد</w:t>
        </w:r>
        <w:r w:rsidRPr="00D85B28">
          <w:rPr>
            <w:rFonts w:ascii="Times New Roman" w:hAnsi="Times New Roman" w:cs="B Nazanin" w:hint="cs"/>
            <w:sz w:val="24"/>
            <w:szCs w:val="28"/>
            <w:rtl/>
            <w:rPrChange w:id="944" w:author="Lenovo" w:date="2026-09-23T00:04:00Z">
              <w:rPr>
                <w:rFonts w:ascii="Times New Roman" w:hAnsi="Times New Roman" w:cs="B Nazanin" w:hint="cs"/>
                <w:sz w:val="24"/>
                <w:szCs w:val="28"/>
                <w:u w:val="single"/>
                <w:rtl/>
              </w:rPr>
            </w:rPrChange>
          </w:rPr>
          <w:t>ید</w:t>
        </w:r>
        <w:r w:rsidRPr="00D85B28">
          <w:rPr>
            <w:rFonts w:ascii="Times New Roman" w:hAnsi="Times New Roman" w:cs="B Nazanin"/>
            <w:sz w:val="24"/>
            <w:szCs w:val="28"/>
            <w:rtl/>
            <w:rPrChange w:id="945" w:author="Lenovo" w:date="2026-09-23T00:04:00Z">
              <w:rPr>
                <w:rFonts w:ascii="Times New Roman" w:hAnsi="Times New Roman" w:cs="B Nazanin"/>
                <w:sz w:val="24"/>
                <w:szCs w:val="28"/>
                <w:u w:val="single"/>
                <w:rtl/>
              </w:rPr>
            </w:rPrChange>
          </w:rPr>
          <w:t xml:space="preserve"> دنگ</w:t>
        </w:r>
        <w:r w:rsidRPr="00D85B28">
          <w:rPr>
            <w:rFonts w:ascii="Times New Roman" w:hAnsi="Times New Roman" w:cs="B Nazanin" w:hint="cs"/>
            <w:sz w:val="24"/>
            <w:szCs w:val="28"/>
            <w:rtl/>
            <w:rPrChange w:id="946"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47" w:author="Lenovo" w:date="2026-09-23T00:04:00Z">
              <w:rPr>
                <w:rFonts w:ascii="Times New Roman" w:hAnsi="Times New Roman" w:cs="B Nazanin"/>
                <w:sz w:val="24"/>
                <w:szCs w:val="28"/>
                <w:u w:val="single"/>
                <w:rtl/>
              </w:rPr>
            </w:rPrChange>
          </w:rPr>
          <w:t xml:space="preserve"> و ز</w:t>
        </w:r>
        <w:r w:rsidRPr="00D85B28">
          <w:rPr>
            <w:rFonts w:ascii="Times New Roman" w:hAnsi="Times New Roman" w:cs="B Nazanin" w:hint="cs"/>
            <w:sz w:val="24"/>
            <w:szCs w:val="28"/>
            <w:rtl/>
            <w:rPrChange w:id="948" w:author="Lenovo" w:date="2026-09-23T00:04:00Z">
              <w:rPr>
                <w:rFonts w:ascii="Times New Roman" w:hAnsi="Times New Roman" w:cs="B Nazanin" w:hint="cs"/>
                <w:sz w:val="24"/>
                <w:szCs w:val="28"/>
                <w:u w:val="single"/>
                <w:rtl/>
              </w:rPr>
            </w:rPrChange>
          </w:rPr>
          <w:t>یکا</w:t>
        </w:r>
        <w:r w:rsidRPr="00D85B28">
          <w:rPr>
            <w:rFonts w:ascii="Times New Roman" w:hAnsi="Times New Roman" w:cs="B Nazanin"/>
            <w:sz w:val="24"/>
            <w:szCs w:val="28"/>
            <w:rtl/>
            <w:rPrChange w:id="949" w:author="Lenovo" w:date="2026-09-23T00:04:00Z">
              <w:rPr>
                <w:rFonts w:ascii="Times New Roman" w:hAnsi="Times New Roman" w:cs="B Nazanin"/>
                <w:sz w:val="24"/>
                <w:szCs w:val="28"/>
                <w:u w:val="single"/>
                <w:rtl/>
              </w:rPr>
            </w:rPrChange>
          </w:rPr>
          <w:t xml:space="preserve"> را دنبال م</w:t>
        </w:r>
        <w:r w:rsidRPr="00D85B28">
          <w:rPr>
            <w:rFonts w:ascii="Times New Roman" w:hAnsi="Times New Roman" w:cs="B Nazanin" w:hint="cs"/>
            <w:sz w:val="24"/>
            <w:szCs w:val="28"/>
            <w:rtl/>
            <w:rPrChange w:id="950" w:author="Lenovo" w:date="2026-09-23T00:04:00Z">
              <w:rPr>
                <w:rFonts w:ascii="Times New Roman" w:hAnsi="Times New Roman" w:cs="B Nazanin" w:hint="cs"/>
                <w:sz w:val="24"/>
                <w:szCs w:val="28"/>
                <w:u w:val="single"/>
                <w:rtl/>
              </w:rPr>
            </w:rPrChange>
          </w:rPr>
          <w:t>ی‌کند؛</w:t>
        </w:r>
        <w:r w:rsidRPr="00D85B28">
          <w:rPr>
            <w:rFonts w:ascii="Times New Roman" w:hAnsi="Times New Roman" w:cs="B Nazanin"/>
            <w:sz w:val="24"/>
            <w:szCs w:val="28"/>
            <w:rtl/>
            <w:rPrChange w:id="951" w:author="Lenovo" w:date="2026-09-23T00:04:00Z">
              <w:rPr>
                <w:rFonts w:ascii="Times New Roman" w:hAnsi="Times New Roman" w:cs="B Nazanin"/>
                <w:sz w:val="24"/>
                <w:szCs w:val="28"/>
                <w:u w:val="single"/>
                <w:rtl/>
              </w:rPr>
            </w:rPrChange>
          </w:rPr>
          <w:t xml:space="preserve"> پژوهش‌ها</w:t>
        </w:r>
        <w:r w:rsidRPr="00D85B28">
          <w:rPr>
            <w:rFonts w:ascii="Times New Roman" w:hAnsi="Times New Roman" w:cs="B Nazanin" w:hint="cs"/>
            <w:sz w:val="24"/>
            <w:szCs w:val="28"/>
            <w:rtl/>
            <w:rPrChange w:id="952" w:author="Lenovo" w:date="2026-09-23T00:04:00Z">
              <w:rPr>
                <w:rFonts w:ascii="Times New Roman" w:hAnsi="Times New Roman" w:cs="B Nazanin" w:hint="cs"/>
                <w:sz w:val="24"/>
                <w:szCs w:val="28"/>
                <w:u w:val="single"/>
                <w:rtl/>
              </w:rPr>
            </w:rPrChange>
          </w:rPr>
          <w:t>یی</w:t>
        </w:r>
        <w:r w:rsidRPr="00D85B28">
          <w:rPr>
            <w:rFonts w:ascii="Times New Roman" w:hAnsi="Times New Roman" w:cs="B Nazanin"/>
            <w:sz w:val="24"/>
            <w:szCs w:val="28"/>
            <w:rtl/>
            <w:rPrChange w:id="953" w:author="Lenovo" w:date="2026-09-23T00:04:00Z">
              <w:rPr>
                <w:rFonts w:ascii="Times New Roman" w:hAnsi="Times New Roman" w:cs="B Nazanin"/>
                <w:sz w:val="24"/>
                <w:szCs w:val="28"/>
                <w:u w:val="single"/>
                <w:rtl/>
              </w:rPr>
            </w:rPrChange>
          </w:rPr>
          <w:t xml:space="preserve"> که اثبات کرده‌اند پاسخ ا</w:t>
        </w:r>
        <w:r w:rsidRPr="00D85B28">
          <w:rPr>
            <w:rFonts w:ascii="Times New Roman" w:hAnsi="Times New Roman" w:cs="B Nazanin" w:hint="cs"/>
            <w:sz w:val="24"/>
            <w:szCs w:val="28"/>
            <w:rtl/>
            <w:rPrChange w:id="954" w:author="Lenovo" w:date="2026-09-23T00:04:00Z">
              <w:rPr>
                <w:rFonts w:ascii="Times New Roman" w:hAnsi="Times New Roman" w:cs="B Nazanin" w:hint="cs"/>
                <w:sz w:val="24"/>
                <w:szCs w:val="28"/>
                <w:u w:val="single"/>
                <w:rtl/>
              </w:rPr>
            </w:rPrChange>
          </w:rPr>
          <w:t>یمنی</w:t>
        </w:r>
        <w:r w:rsidRPr="00D85B28">
          <w:rPr>
            <w:rFonts w:ascii="Times New Roman" w:hAnsi="Times New Roman" w:cs="B Nazanin"/>
            <w:sz w:val="24"/>
            <w:szCs w:val="28"/>
            <w:rtl/>
            <w:rPrChange w:id="955" w:author="Lenovo" w:date="2026-09-23T00:04:00Z">
              <w:rPr>
                <w:rFonts w:ascii="Times New Roman" w:hAnsi="Times New Roman" w:cs="B Nazanin"/>
                <w:sz w:val="24"/>
                <w:szCs w:val="28"/>
                <w:u w:val="single"/>
                <w:rtl/>
              </w:rPr>
            </w:rPrChange>
          </w:rPr>
          <w:t xml:space="preserve"> القاشده عل</w:t>
        </w:r>
        <w:r w:rsidRPr="00D85B28">
          <w:rPr>
            <w:rFonts w:ascii="Times New Roman" w:hAnsi="Times New Roman" w:cs="B Nazanin" w:hint="cs"/>
            <w:sz w:val="24"/>
            <w:szCs w:val="28"/>
            <w:rtl/>
            <w:rPrChange w:id="956" w:author="Lenovo" w:date="2026-09-23T00:04:00Z">
              <w:rPr>
                <w:rFonts w:ascii="Times New Roman" w:hAnsi="Times New Roman" w:cs="B Nazanin" w:hint="cs"/>
                <w:sz w:val="24"/>
                <w:szCs w:val="28"/>
                <w:u w:val="single"/>
                <w:rtl/>
              </w:rPr>
            </w:rPrChange>
          </w:rPr>
          <w:t>یه</w:t>
        </w:r>
        <w:r w:rsidRPr="00D85B28">
          <w:rPr>
            <w:rFonts w:ascii="Times New Roman" w:hAnsi="Times New Roman" w:cs="B Nazanin"/>
            <w:sz w:val="24"/>
            <w:szCs w:val="28"/>
            <w:rPrChange w:id="957" w:author="Lenovo" w:date="2026-09-23T00:04:00Z">
              <w:rPr>
                <w:rFonts w:ascii="Times New Roman" w:hAnsi="Times New Roman" w:cs="B Nazanin"/>
                <w:sz w:val="24"/>
                <w:szCs w:val="28"/>
                <w:u w:val="single"/>
              </w:rPr>
            </w:rPrChange>
          </w:rPr>
          <w:t xml:space="preserve"> NS1 </w:t>
        </w:r>
        <w:r w:rsidRPr="00D85B28">
          <w:rPr>
            <w:rFonts w:ascii="Times New Roman" w:hAnsi="Times New Roman" w:cs="B Nazanin"/>
            <w:sz w:val="24"/>
            <w:szCs w:val="28"/>
            <w:rtl/>
            <w:rPrChange w:id="958" w:author="Lenovo" w:date="2026-09-23T00:04:00Z">
              <w:rPr>
                <w:rFonts w:ascii="Times New Roman" w:hAnsi="Times New Roman" w:cs="B Nazanin"/>
                <w:sz w:val="24"/>
                <w:szCs w:val="28"/>
                <w:u w:val="single"/>
                <w:rtl/>
              </w:rPr>
            </w:rPrChange>
          </w:rPr>
          <w:t>نقش</w:t>
        </w:r>
        <w:r w:rsidRPr="00D85B28">
          <w:rPr>
            <w:rFonts w:ascii="Times New Roman" w:hAnsi="Times New Roman" w:cs="B Nazanin" w:hint="cs"/>
            <w:sz w:val="24"/>
            <w:szCs w:val="28"/>
            <w:rtl/>
            <w:rPrChange w:id="959"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60" w:author="Lenovo" w:date="2026-09-23T00:04:00Z">
              <w:rPr>
                <w:rFonts w:ascii="Times New Roman" w:hAnsi="Times New Roman" w:cs="B Nazanin"/>
                <w:sz w:val="24"/>
                <w:szCs w:val="28"/>
                <w:u w:val="single"/>
                <w:rtl/>
              </w:rPr>
            </w:rPrChange>
          </w:rPr>
          <w:t xml:space="preserve"> کاملاً محافظت</w:t>
        </w:r>
        <w:r w:rsidRPr="00D85B28">
          <w:rPr>
            <w:rFonts w:ascii="Times New Roman" w:hAnsi="Times New Roman" w:cs="B Nazanin" w:hint="cs"/>
            <w:sz w:val="24"/>
            <w:szCs w:val="28"/>
            <w:rtl/>
            <w:rPrChange w:id="961"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62" w:author="Lenovo" w:date="2026-09-23T00:04:00Z">
              <w:rPr>
                <w:rFonts w:ascii="Times New Roman" w:hAnsi="Times New Roman" w:cs="B Nazanin"/>
                <w:sz w:val="24"/>
                <w:szCs w:val="28"/>
                <w:u w:val="single"/>
                <w:rtl/>
              </w:rPr>
            </w:rPrChange>
          </w:rPr>
          <w:t xml:space="preserve"> و مستقل از آنت</w:t>
        </w:r>
        <w:r w:rsidRPr="00D85B28">
          <w:rPr>
            <w:rFonts w:ascii="Times New Roman" w:hAnsi="Times New Roman" w:cs="B Nazanin" w:hint="cs"/>
            <w:sz w:val="24"/>
            <w:szCs w:val="28"/>
            <w:rtl/>
            <w:rPrChange w:id="963" w:author="Lenovo" w:date="2026-09-23T00:04:00Z">
              <w:rPr>
                <w:rFonts w:ascii="Times New Roman" w:hAnsi="Times New Roman" w:cs="B Nazanin" w:hint="cs"/>
                <w:sz w:val="24"/>
                <w:szCs w:val="28"/>
                <w:u w:val="single"/>
                <w:rtl/>
              </w:rPr>
            </w:rPrChange>
          </w:rPr>
          <w:t>ی‌بادی‌های</w:t>
        </w:r>
        <w:r w:rsidRPr="00D85B28">
          <w:rPr>
            <w:rFonts w:ascii="Times New Roman" w:hAnsi="Times New Roman" w:cs="B Nazanin"/>
            <w:sz w:val="24"/>
            <w:szCs w:val="28"/>
            <w:rtl/>
            <w:rPrChange w:id="964" w:author="Lenovo" w:date="2026-09-23T00:04:00Z">
              <w:rPr>
                <w:rFonts w:ascii="Times New Roman" w:hAnsi="Times New Roman" w:cs="B Nazanin"/>
                <w:sz w:val="24"/>
                <w:szCs w:val="28"/>
                <w:u w:val="single"/>
                <w:rtl/>
              </w:rPr>
            </w:rPrChange>
          </w:rPr>
          <w:t xml:space="preserve"> خنث</w:t>
        </w:r>
        <w:r w:rsidRPr="00D85B28">
          <w:rPr>
            <w:rFonts w:ascii="Times New Roman" w:hAnsi="Times New Roman" w:cs="B Nazanin" w:hint="cs"/>
            <w:sz w:val="24"/>
            <w:szCs w:val="28"/>
            <w:rtl/>
            <w:rPrChange w:id="965" w:author="Lenovo" w:date="2026-09-23T00:04:00Z">
              <w:rPr>
                <w:rFonts w:ascii="Times New Roman" w:hAnsi="Times New Roman" w:cs="B Nazanin" w:hint="cs"/>
                <w:sz w:val="24"/>
                <w:szCs w:val="28"/>
                <w:u w:val="single"/>
                <w:rtl/>
              </w:rPr>
            </w:rPrChange>
          </w:rPr>
          <w:t>ی‌کننده</w:t>
        </w:r>
        <w:r w:rsidRPr="00D85B28">
          <w:rPr>
            <w:rFonts w:ascii="Times New Roman" w:hAnsi="Times New Roman" w:cs="B Nazanin"/>
            <w:sz w:val="24"/>
            <w:szCs w:val="28"/>
            <w:rtl/>
            <w:rPrChange w:id="966" w:author="Lenovo" w:date="2026-09-23T00:04:00Z">
              <w:rPr>
                <w:rFonts w:ascii="Times New Roman" w:hAnsi="Times New Roman" w:cs="B Nazanin"/>
                <w:sz w:val="24"/>
                <w:szCs w:val="28"/>
                <w:u w:val="single"/>
                <w:rtl/>
              </w:rPr>
            </w:rPrChange>
          </w:rPr>
          <w:t xml:space="preserve"> ا</w:t>
        </w:r>
        <w:r w:rsidRPr="00D85B28">
          <w:rPr>
            <w:rFonts w:ascii="Times New Roman" w:hAnsi="Times New Roman" w:cs="B Nazanin" w:hint="cs"/>
            <w:sz w:val="24"/>
            <w:szCs w:val="28"/>
            <w:rtl/>
            <w:rPrChange w:id="967" w:author="Lenovo" w:date="2026-09-23T00:04:00Z">
              <w:rPr>
                <w:rFonts w:ascii="Times New Roman" w:hAnsi="Times New Roman" w:cs="B Nazanin" w:hint="cs"/>
                <w:sz w:val="24"/>
                <w:szCs w:val="28"/>
                <w:u w:val="single"/>
                <w:rtl/>
              </w:rPr>
            </w:rPrChange>
          </w:rPr>
          <w:t>یفا</w:t>
        </w:r>
        <w:r w:rsidRPr="00D85B28">
          <w:rPr>
            <w:rFonts w:ascii="Times New Roman" w:hAnsi="Times New Roman" w:cs="B Nazanin"/>
            <w:sz w:val="24"/>
            <w:szCs w:val="28"/>
            <w:rtl/>
            <w:rPrChange w:id="968" w:author="Lenovo" w:date="2026-09-23T00:04:00Z">
              <w:rPr>
                <w:rFonts w:ascii="Times New Roman" w:hAnsi="Times New Roman" w:cs="B Nazanin"/>
                <w:sz w:val="24"/>
                <w:szCs w:val="28"/>
                <w:u w:val="single"/>
                <w:rtl/>
              </w:rPr>
            </w:rPrChange>
          </w:rPr>
          <w:t xml:space="preserve"> م</w:t>
        </w:r>
        <w:r w:rsidRPr="00D85B28">
          <w:rPr>
            <w:rFonts w:ascii="Times New Roman" w:hAnsi="Times New Roman" w:cs="B Nazanin" w:hint="cs"/>
            <w:sz w:val="24"/>
            <w:szCs w:val="28"/>
            <w:rtl/>
            <w:rPrChange w:id="969" w:author="Lenovo" w:date="2026-09-23T00:04:00Z">
              <w:rPr>
                <w:rFonts w:ascii="Times New Roman" w:hAnsi="Times New Roman" w:cs="B Nazanin" w:hint="cs"/>
                <w:sz w:val="24"/>
                <w:szCs w:val="28"/>
                <w:u w:val="single"/>
                <w:rtl/>
              </w:rPr>
            </w:rPrChange>
          </w:rPr>
          <w:t>ی‌نماید</w:t>
        </w:r>
        <w:r w:rsidRPr="00D85B28">
          <w:rPr>
            <w:rFonts w:ascii="Times New Roman" w:hAnsi="Times New Roman" w:cs="B Nazanin"/>
            <w:sz w:val="24"/>
            <w:szCs w:val="28"/>
            <w:rtl/>
            <w:rPrChange w:id="970"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971" w:author="Lenovo" w:date="2026-09-23T00:04:00Z">
              <w:rPr>
                <w:rFonts w:ascii="Times New Roman" w:hAnsi="Times New Roman" w:cs="B Nazanin" w:hint="cs"/>
                <w:sz w:val="24"/>
                <w:szCs w:val="28"/>
                <w:u w:val="single"/>
                <w:rtl/>
              </w:rPr>
            </w:rPrChange>
          </w:rPr>
          <w:t>ایمنی</w:t>
        </w:r>
        <w:r w:rsidRPr="00D85B28">
          <w:rPr>
            <w:rFonts w:ascii="Times New Roman" w:hAnsi="Times New Roman" w:cs="B Nazanin"/>
            <w:sz w:val="24"/>
            <w:szCs w:val="28"/>
            <w:rtl/>
            <w:rPrChange w:id="972"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973" w:author="Lenovo" w:date="2026-09-23T00:04:00Z">
              <w:rPr>
                <w:rFonts w:ascii="Times New Roman" w:hAnsi="Times New Roman" w:cs="B Nazanin" w:hint="cs"/>
                <w:sz w:val="24"/>
                <w:szCs w:val="28"/>
                <w:u w:val="single"/>
                <w:rtl/>
              </w:rPr>
            </w:rPrChange>
          </w:rPr>
          <w:t>علیه</w:t>
        </w:r>
        <w:r w:rsidRPr="00D85B28">
          <w:rPr>
            <w:rFonts w:ascii="Times New Roman" w:hAnsi="Times New Roman" w:cs="B Nazanin"/>
            <w:sz w:val="24"/>
            <w:szCs w:val="28"/>
            <w:rtl/>
            <w:rPrChange w:id="974" w:author="Lenovo" w:date="2026-09-23T00:04: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975" w:author="Lenovo" w:date="2026-09-23T00:04:00Z">
              <w:rPr>
                <w:rFonts w:ascii="Times New Roman" w:hAnsi="Times New Roman" w:cs="B Nazanin" w:hint="cs"/>
                <w:sz w:val="24"/>
                <w:szCs w:val="28"/>
                <w:u w:val="single"/>
                <w:rtl/>
              </w:rPr>
            </w:rPrChange>
          </w:rPr>
          <w:t>پروتئین</w:t>
        </w:r>
        <w:r w:rsidRPr="00D85B28">
          <w:rPr>
            <w:rFonts w:ascii="Times New Roman" w:hAnsi="Times New Roman" w:cs="B Nazanin"/>
            <w:sz w:val="24"/>
            <w:szCs w:val="28"/>
            <w:rPrChange w:id="976" w:author="Lenovo" w:date="2026-09-23T00:04:00Z">
              <w:rPr>
                <w:rFonts w:ascii="Times New Roman" w:hAnsi="Times New Roman" w:cs="B Nazanin"/>
                <w:sz w:val="24"/>
                <w:szCs w:val="28"/>
                <w:u w:val="single"/>
              </w:rPr>
            </w:rPrChange>
          </w:rPr>
          <w:t xml:space="preserve"> NS1 </w:t>
        </w:r>
        <w:r w:rsidRPr="00D85B28">
          <w:rPr>
            <w:rFonts w:ascii="Times New Roman" w:hAnsi="Times New Roman" w:cs="B Nazanin"/>
            <w:sz w:val="24"/>
            <w:szCs w:val="28"/>
            <w:rtl/>
            <w:rPrChange w:id="977" w:author="Lenovo" w:date="2026-09-23T00:04:00Z">
              <w:rPr>
                <w:rFonts w:ascii="Times New Roman" w:hAnsi="Times New Roman" w:cs="B Nazanin"/>
                <w:sz w:val="24"/>
                <w:szCs w:val="28"/>
                <w:u w:val="single"/>
                <w:rtl/>
              </w:rPr>
            </w:rPrChange>
          </w:rPr>
          <w:t>عمدتاً از طر</w:t>
        </w:r>
        <w:r w:rsidRPr="00D85B28">
          <w:rPr>
            <w:rFonts w:ascii="Times New Roman" w:hAnsi="Times New Roman" w:cs="B Nazanin" w:hint="cs"/>
            <w:sz w:val="24"/>
            <w:szCs w:val="28"/>
            <w:rtl/>
            <w:rPrChange w:id="978" w:author="Lenovo" w:date="2026-09-23T00:04:00Z">
              <w:rPr>
                <w:rFonts w:ascii="Times New Roman" w:hAnsi="Times New Roman" w:cs="B Nazanin" w:hint="cs"/>
                <w:sz w:val="24"/>
                <w:szCs w:val="28"/>
                <w:u w:val="single"/>
                <w:rtl/>
              </w:rPr>
            </w:rPrChange>
          </w:rPr>
          <w:t>یق</w:t>
        </w:r>
        <w:r w:rsidRPr="00D85B28">
          <w:rPr>
            <w:rFonts w:ascii="Times New Roman" w:hAnsi="Times New Roman" w:cs="B Nazanin"/>
            <w:sz w:val="24"/>
            <w:szCs w:val="28"/>
            <w:rtl/>
            <w:rPrChange w:id="979" w:author="Lenovo" w:date="2026-09-23T00:04:00Z">
              <w:rPr>
                <w:rFonts w:ascii="Times New Roman" w:hAnsi="Times New Roman" w:cs="B Nazanin"/>
                <w:sz w:val="24"/>
                <w:szCs w:val="28"/>
                <w:u w:val="single"/>
                <w:rtl/>
              </w:rPr>
            </w:rPrChange>
          </w:rPr>
          <w:t xml:space="preserve"> فعال‌ساز</w:t>
        </w:r>
        <w:r w:rsidRPr="00D85B28">
          <w:rPr>
            <w:rFonts w:ascii="Times New Roman" w:hAnsi="Times New Roman" w:cs="B Nazanin" w:hint="cs"/>
            <w:sz w:val="24"/>
            <w:szCs w:val="28"/>
            <w:rtl/>
            <w:rPrChange w:id="980"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81" w:author="Lenovo" w:date="2026-09-23T00:04:00Z">
              <w:rPr>
                <w:rFonts w:ascii="Times New Roman" w:hAnsi="Times New Roman" w:cs="B Nazanin"/>
                <w:sz w:val="24"/>
                <w:szCs w:val="28"/>
                <w:u w:val="single"/>
                <w:rtl/>
              </w:rPr>
            </w:rPrChange>
          </w:rPr>
          <w:t xml:space="preserve"> مس</w:t>
        </w:r>
        <w:r w:rsidRPr="00D85B28">
          <w:rPr>
            <w:rFonts w:ascii="Times New Roman" w:hAnsi="Times New Roman" w:cs="B Nazanin" w:hint="cs"/>
            <w:sz w:val="24"/>
            <w:szCs w:val="28"/>
            <w:rtl/>
            <w:rPrChange w:id="982" w:author="Lenovo" w:date="2026-09-23T00:04:00Z">
              <w:rPr>
                <w:rFonts w:ascii="Times New Roman" w:hAnsi="Times New Roman" w:cs="B Nazanin" w:hint="cs"/>
                <w:sz w:val="24"/>
                <w:szCs w:val="28"/>
                <w:u w:val="single"/>
                <w:rtl/>
              </w:rPr>
            </w:rPrChange>
          </w:rPr>
          <w:t>یر</w:t>
        </w:r>
        <w:r w:rsidRPr="00D85B28">
          <w:rPr>
            <w:rFonts w:ascii="Times New Roman" w:hAnsi="Times New Roman" w:cs="B Nazanin"/>
            <w:sz w:val="24"/>
            <w:szCs w:val="28"/>
            <w:rtl/>
            <w:rPrChange w:id="983" w:author="Lenovo" w:date="2026-09-23T00:04:00Z">
              <w:rPr>
                <w:rFonts w:ascii="Times New Roman" w:hAnsi="Times New Roman" w:cs="B Nazanin"/>
                <w:sz w:val="24"/>
                <w:szCs w:val="28"/>
                <w:u w:val="single"/>
                <w:rtl/>
              </w:rPr>
            </w:rPrChange>
          </w:rPr>
          <w:t xml:space="preserve"> کلاس</w:t>
        </w:r>
        <w:r w:rsidRPr="00D85B28">
          <w:rPr>
            <w:rFonts w:ascii="Times New Roman" w:hAnsi="Times New Roman" w:cs="B Nazanin" w:hint="cs"/>
            <w:sz w:val="24"/>
            <w:szCs w:val="28"/>
            <w:rtl/>
            <w:rPrChange w:id="984" w:author="Lenovo" w:date="2026-09-23T00:04:00Z">
              <w:rPr>
                <w:rFonts w:ascii="Times New Roman" w:hAnsi="Times New Roman" w:cs="B Nazanin" w:hint="cs"/>
                <w:sz w:val="24"/>
                <w:szCs w:val="28"/>
                <w:u w:val="single"/>
                <w:rtl/>
              </w:rPr>
            </w:rPrChange>
          </w:rPr>
          <w:t>یک</w:t>
        </w:r>
        <w:r w:rsidRPr="00D85B28">
          <w:rPr>
            <w:rFonts w:ascii="Times New Roman" w:hAnsi="Times New Roman" w:cs="B Nazanin"/>
            <w:sz w:val="24"/>
            <w:szCs w:val="28"/>
            <w:rtl/>
            <w:rPrChange w:id="985" w:author="Lenovo" w:date="2026-09-23T00:04:00Z">
              <w:rPr>
                <w:rFonts w:ascii="Times New Roman" w:hAnsi="Times New Roman" w:cs="B Nazanin"/>
                <w:sz w:val="24"/>
                <w:szCs w:val="28"/>
                <w:u w:val="single"/>
                <w:rtl/>
              </w:rPr>
            </w:rPrChange>
          </w:rPr>
          <w:t xml:space="preserve"> کمپلمان، حذف سلول‌ها</w:t>
        </w:r>
        <w:r w:rsidRPr="00D85B28">
          <w:rPr>
            <w:rFonts w:ascii="Times New Roman" w:hAnsi="Times New Roman" w:cs="B Nazanin" w:hint="cs"/>
            <w:sz w:val="24"/>
            <w:szCs w:val="28"/>
            <w:rtl/>
            <w:rPrChange w:id="986"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987" w:author="Lenovo" w:date="2026-09-23T00:04:00Z">
              <w:rPr>
                <w:rFonts w:ascii="Times New Roman" w:hAnsi="Times New Roman" w:cs="B Nazanin"/>
                <w:sz w:val="24"/>
                <w:szCs w:val="28"/>
                <w:u w:val="single"/>
                <w:rtl/>
              </w:rPr>
            </w:rPrChange>
          </w:rPr>
          <w:t xml:space="preserve"> آلوده و تحر</w:t>
        </w:r>
        <w:r w:rsidRPr="00D85B28">
          <w:rPr>
            <w:rFonts w:ascii="Times New Roman" w:hAnsi="Times New Roman" w:cs="B Nazanin" w:hint="cs"/>
            <w:sz w:val="24"/>
            <w:szCs w:val="28"/>
            <w:rtl/>
            <w:rPrChange w:id="988" w:author="Lenovo" w:date="2026-09-23T00:04:00Z">
              <w:rPr>
                <w:rFonts w:ascii="Times New Roman" w:hAnsi="Times New Roman" w:cs="B Nazanin" w:hint="cs"/>
                <w:sz w:val="24"/>
                <w:szCs w:val="28"/>
                <w:u w:val="single"/>
                <w:rtl/>
              </w:rPr>
            </w:rPrChange>
          </w:rPr>
          <w:t>یک</w:t>
        </w:r>
        <w:r w:rsidRPr="00D85B28">
          <w:rPr>
            <w:rFonts w:ascii="Times New Roman" w:hAnsi="Times New Roman" w:cs="B Nazanin"/>
            <w:sz w:val="24"/>
            <w:szCs w:val="28"/>
            <w:rtl/>
            <w:rPrChange w:id="989" w:author="Lenovo" w:date="2026-09-23T00:04:00Z">
              <w:rPr>
                <w:rFonts w:ascii="Times New Roman" w:hAnsi="Times New Roman" w:cs="B Nazanin"/>
                <w:sz w:val="24"/>
                <w:szCs w:val="28"/>
                <w:u w:val="single"/>
                <w:rtl/>
              </w:rPr>
            </w:rPrChange>
          </w:rPr>
          <w:t xml:space="preserve"> لنفوس</w:t>
        </w:r>
        <w:r w:rsidRPr="00D85B28">
          <w:rPr>
            <w:rFonts w:ascii="Times New Roman" w:hAnsi="Times New Roman" w:cs="B Nazanin" w:hint="cs"/>
            <w:sz w:val="24"/>
            <w:szCs w:val="28"/>
            <w:rtl/>
            <w:rPrChange w:id="990" w:author="Lenovo" w:date="2026-09-23T00:04:00Z">
              <w:rPr>
                <w:rFonts w:ascii="Times New Roman" w:hAnsi="Times New Roman" w:cs="B Nazanin" w:hint="cs"/>
                <w:sz w:val="24"/>
                <w:szCs w:val="28"/>
                <w:u w:val="single"/>
                <w:rtl/>
              </w:rPr>
            </w:rPrChange>
          </w:rPr>
          <w:t>یت‌های</w:t>
        </w:r>
        <w:r w:rsidRPr="00D85B28">
          <w:rPr>
            <w:rFonts w:ascii="Times New Roman" w:hAnsi="Times New Roman" w:cs="B Nazanin"/>
            <w:sz w:val="24"/>
            <w:szCs w:val="28"/>
            <w:rPrChange w:id="991" w:author="Lenovo" w:date="2026-09-23T00:04:00Z">
              <w:rPr>
                <w:rFonts w:ascii="Times New Roman" w:hAnsi="Times New Roman" w:cs="B Nazanin"/>
                <w:sz w:val="24"/>
                <w:szCs w:val="28"/>
                <w:u w:val="single"/>
              </w:rPr>
            </w:rPrChange>
          </w:rPr>
          <w:t xml:space="preserve"> T </w:t>
        </w:r>
        <w:r w:rsidRPr="00D85B28">
          <w:rPr>
            <w:rFonts w:ascii="Times New Roman" w:hAnsi="Times New Roman" w:cs="B Nazanin"/>
            <w:sz w:val="24"/>
            <w:szCs w:val="28"/>
            <w:rtl/>
            <w:rPrChange w:id="992" w:author="Lenovo" w:date="2026-09-23T00:04:00Z">
              <w:rPr>
                <w:rFonts w:ascii="Times New Roman" w:hAnsi="Times New Roman" w:cs="B Nazanin"/>
                <w:sz w:val="24"/>
                <w:szCs w:val="28"/>
                <w:u w:val="single"/>
                <w:rtl/>
              </w:rPr>
            </w:rPrChange>
          </w:rPr>
          <w:t>س</w:t>
        </w:r>
        <w:r w:rsidRPr="00D85B28">
          <w:rPr>
            <w:rFonts w:ascii="Times New Roman" w:hAnsi="Times New Roman" w:cs="B Nazanin" w:hint="cs"/>
            <w:sz w:val="24"/>
            <w:szCs w:val="28"/>
            <w:rtl/>
            <w:rPrChange w:id="993" w:author="Lenovo" w:date="2026-09-23T00:04:00Z">
              <w:rPr>
                <w:rFonts w:ascii="Times New Roman" w:hAnsi="Times New Roman" w:cs="B Nazanin" w:hint="cs"/>
                <w:sz w:val="24"/>
                <w:szCs w:val="28"/>
                <w:u w:val="single"/>
                <w:rtl/>
              </w:rPr>
            </w:rPrChange>
          </w:rPr>
          <w:t>یتوتوکسیک</w:t>
        </w:r>
        <w:r w:rsidRPr="00D85B28">
          <w:rPr>
            <w:rFonts w:ascii="Times New Roman" w:hAnsi="Times New Roman" w:cs="B Nazanin"/>
            <w:sz w:val="24"/>
            <w:szCs w:val="28"/>
            <w:rtl/>
            <w:rPrChange w:id="994" w:author="Lenovo" w:date="2026-09-23T00:04:00Z">
              <w:rPr>
                <w:rFonts w:ascii="Times New Roman" w:hAnsi="Times New Roman" w:cs="B Nazanin"/>
                <w:sz w:val="24"/>
                <w:szCs w:val="28"/>
                <w:u w:val="single"/>
                <w:rtl/>
              </w:rPr>
            </w:rPrChange>
          </w:rPr>
          <w:t xml:space="preserve"> عمل کرده و به کاهش چشمگ</w:t>
        </w:r>
        <w:r w:rsidRPr="00D85B28">
          <w:rPr>
            <w:rFonts w:ascii="Times New Roman" w:hAnsi="Times New Roman" w:cs="B Nazanin" w:hint="cs"/>
            <w:sz w:val="24"/>
            <w:szCs w:val="28"/>
            <w:rtl/>
            <w:rPrChange w:id="995" w:author="Lenovo" w:date="2026-09-23T00:04:00Z">
              <w:rPr>
                <w:rFonts w:ascii="Times New Roman" w:hAnsi="Times New Roman" w:cs="B Nazanin" w:hint="cs"/>
                <w:sz w:val="24"/>
                <w:szCs w:val="28"/>
                <w:u w:val="single"/>
                <w:rtl/>
              </w:rPr>
            </w:rPrChange>
          </w:rPr>
          <w:t>یر</w:t>
        </w:r>
        <w:r w:rsidRPr="00D85B28">
          <w:rPr>
            <w:rFonts w:ascii="Times New Roman" w:hAnsi="Times New Roman" w:cs="B Nazanin"/>
            <w:sz w:val="24"/>
            <w:szCs w:val="28"/>
            <w:rtl/>
            <w:rPrChange w:id="996" w:author="Lenovo" w:date="2026-09-23T00:04:00Z">
              <w:rPr>
                <w:rFonts w:ascii="Times New Roman" w:hAnsi="Times New Roman" w:cs="B Nazanin"/>
                <w:sz w:val="24"/>
                <w:szCs w:val="28"/>
                <w:u w:val="single"/>
                <w:rtl/>
              </w:rPr>
            </w:rPrChange>
          </w:rPr>
          <w:t xml:space="preserve"> بار و</w:t>
        </w:r>
        <w:r w:rsidRPr="00D85B28">
          <w:rPr>
            <w:rFonts w:ascii="Times New Roman" w:hAnsi="Times New Roman" w:cs="B Nazanin" w:hint="cs"/>
            <w:sz w:val="24"/>
            <w:szCs w:val="28"/>
            <w:rtl/>
            <w:rPrChange w:id="997" w:author="Lenovo" w:date="2026-09-23T00:04:00Z">
              <w:rPr>
                <w:rFonts w:ascii="Times New Roman" w:hAnsi="Times New Roman" w:cs="B Nazanin" w:hint="cs"/>
                <w:sz w:val="24"/>
                <w:szCs w:val="28"/>
                <w:u w:val="single"/>
                <w:rtl/>
              </w:rPr>
            </w:rPrChange>
          </w:rPr>
          <w:t>یروسی</w:t>
        </w:r>
        <w:r w:rsidRPr="00D85B28">
          <w:rPr>
            <w:rFonts w:ascii="Times New Roman" w:hAnsi="Times New Roman" w:cs="B Nazanin"/>
            <w:sz w:val="24"/>
            <w:szCs w:val="28"/>
            <w:rtl/>
            <w:rPrChange w:id="998" w:author="Lenovo" w:date="2026-09-23T00:04:00Z">
              <w:rPr>
                <w:rFonts w:ascii="Times New Roman" w:hAnsi="Times New Roman" w:cs="B Nazanin"/>
                <w:sz w:val="24"/>
                <w:szCs w:val="28"/>
                <w:u w:val="single"/>
                <w:rtl/>
              </w:rPr>
            </w:rPrChange>
          </w:rPr>
          <w:t xml:space="preserve"> و آس</w:t>
        </w:r>
        <w:r w:rsidRPr="00D85B28">
          <w:rPr>
            <w:rFonts w:ascii="Times New Roman" w:hAnsi="Times New Roman" w:cs="B Nazanin" w:hint="cs"/>
            <w:sz w:val="24"/>
            <w:szCs w:val="28"/>
            <w:rtl/>
            <w:rPrChange w:id="999" w:author="Lenovo" w:date="2026-09-23T00:04:00Z">
              <w:rPr>
                <w:rFonts w:ascii="Times New Roman" w:hAnsi="Times New Roman" w:cs="B Nazanin" w:hint="cs"/>
                <w:sz w:val="24"/>
                <w:szCs w:val="28"/>
                <w:u w:val="single"/>
                <w:rtl/>
              </w:rPr>
            </w:rPrChange>
          </w:rPr>
          <w:t>یب‌های</w:t>
        </w:r>
        <w:r w:rsidRPr="00D85B28">
          <w:rPr>
            <w:rFonts w:ascii="Times New Roman" w:hAnsi="Times New Roman" w:cs="B Nazanin"/>
            <w:sz w:val="24"/>
            <w:szCs w:val="28"/>
            <w:rtl/>
            <w:rPrChange w:id="1000" w:author="Lenovo" w:date="2026-09-23T00:04:00Z">
              <w:rPr>
                <w:rFonts w:ascii="Times New Roman" w:hAnsi="Times New Roman" w:cs="B Nazanin"/>
                <w:sz w:val="24"/>
                <w:szCs w:val="28"/>
                <w:u w:val="single"/>
                <w:rtl/>
              </w:rPr>
            </w:rPrChange>
          </w:rPr>
          <w:t xml:space="preserve"> بافت</w:t>
        </w:r>
        <w:r w:rsidRPr="00D85B28">
          <w:rPr>
            <w:rFonts w:ascii="Times New Roman" w:hAnsi="Times New Roman" w:cs="B Nazanin" w:hint="cs"/>
            <w:sz w:val="24"/>
            <w:szCs w:val="28"/>
            <w:rtl/>
            <w:rPrChange w:id="1001"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002" w:author="Lenovo" w:date="2026-09-23T00:04:00Z">
              <w:rPr>
                <w:rFonts w:ascii="Times New Roman" w:hAnsi="Times New Roman" w:cs="B Nazanin"/>
                <w:sz w:val="24"/>
                <w:szCs w:val="28"/>
                <w:u w:val="single"/>
                <w:rtl/>
              </w:rPr>
            </w:rPrChange>
          </w:rPr>
          <w:t xml:space="preserve"> منجر م</w:t>
        </w:r>
        <w:r w:rsidRPr="00D85B28">
          <w:rPr>
            <w:rFonts w:ascii="Times New Roman" w:hAnsi="Times New Roman" w:cs="B Nazanin" w:hint="cs"/>
            <w:sz w:val="24"/>
            <w:szCs w:val="28"/>
            <w:rtl/>
            <w:rPrChange w:id="1003" w:author="Lenovo" w:date="2026-09-23T00:04:00Z">
              <w:rPr>
                <w:rFonts w:ascii="Times New Roman" w:hAnsi="Times New Roman" w:cs="B Nazanin" w:hint="cs"/>
                <w:sz w:val="24"/>
                <w:szCs w:val="28"/>
                <w:u w:val="single"/>
                <w:rtl/>
              </w:rPr>
            </w:rPrChange>
          </w:rPr>
          <w:t>ی‌شود</w:t>
        </w:r>
      </w:ins>
      <w:del w:id="1004" w:author="Lenovo" w:date="2026-09-23T08:33:00Z">
        <w:r w:rsidR="001F056E" w:rsidRPr="00D85B28" w:rsidDel="003D6165">
          <w:rPr>
            <w:rFonts w:ascii="Times New Roman" w:hAnsi="Times New Roman" w:cs="B Nazanin" w:hint="cs"/>
            <w:sz w:val="24"/>
            <w:szCs w:val="28"/>
            <w:rtl/>
          </w:rPr>
          <w:delText>در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مطالعه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حاضر،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ترکیب</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اپی‌توپ‌های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منتخب</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از</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پروتئین‌های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E</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NS1</w:delText>
        </w:r>
        <w:r w:rsidR="001F056E" w:rsidRPr="00D85B28" w:rsidDel="003D6165">
          <w:rPr>
            <w:rFonts w:ascii="Times New Roman" w:hAnsi="Times New Roman" w:cs="B Nazanin" w:hint="cs"/>
            <w:sz w:val="24"/>
            <w:szCs w:val="28"/>
            <w:rtl/>
          </w:rPr>
          <w:delText>،</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رویکردی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مشابه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با</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برخی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تحقیقات</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موفق</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زمینه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واکسن‌های</w:delText>
        </w:r>
        <w:r w:rsidR="001F056E" w:rsidRPr="00D85B28" w:rsidDel="003D6165">
          <w:rPr>
            <w:rFonts w:ascii="Times New Roman" w:hAnsi="Times New Roman" w:cs="B Nazanin"/>
            <w:sz w:val="24"/>
            <w:szCs w:val="28"/>
            <w:rtl/>
          </w:rPr>
          <w:delText xml:space="preserve"> </w:delText>
        </w:r>
      </w:del>
      <w:ins w:id="1005" w:author="SALMANIAN MOHAMMADHASSAN" w:date="2026-09-05T22:42:00Z">
        <w:del w:id="1006" w:author="Lenovo" w:date="2026-09-23T08:33:00Z">
          <w:r w:rsidR="003B4DB9" w:rsidRPr="00D85B28" w:rsidDel="003D6165">
            <w:rPr>
              <w:rFonts w:ascii="Times New Roman" w:hAnsi="Times New Roman" w:cs="B Nazanin" w:hint="cs"/>
              <w:sz w:val="24"/>
              <w:szCs w:val="28"/>
              <w:rtl/>
            </w:rPr>
            <w:delText>تولید</w:delText>
          </w:r>
          <w:r w:rsidR="003B4DB9" w:rsidRPr="00D85B28" w:rsidDel="003D6165">
            <w:rPr>
              <w:rFonts w:ascii="Times New Roman" w:hAnsi="Times New Roman" w:cs="B Nazanin"/>
              <w:sz w:val="24"/>
              <w:szCs w:val="28"/>
              <w:rtl/>
            </w:rPr>
            <w:delText xml:space="preserve"> شده بر عل</w:delText>
          </w:r>
          <w:r w:rsidR="003B4DB9" w:rsidRPr="00D85B28" w:rsidDel="003D6165">
            <w:rPr>
              <w:rFonts w:ascii="Times New Roman" w:hAnsi="Times New Roman" w:cs="B Nazanin" w:hint="cs"/>
              <w:sz w:val="24"/>
              <w:szCs w:val="28"/>
              <w:rtl/>
            </w:rPr>
            <w:delText>یه</w:delText>
          </w:r>
          <w:r w:rsidR="003B4DB9" w:rsidRPr="00D85B28" w:rsidDel="003D6165">
            <w:rPr>
              <w:rFonts w:ascii="Times New Roman" w:hAnsi="Times New Roman" w:cs="B Nazanin"/>
              <w:sz w:val="24"/>
              <w:szCs w:val="28"/>
              <w:rtl/>
            </w:rPr>
            <w:delText xml:space="preserve"> و</w:delText>
          </w:r>
          <w:r w:rsidR="003B4DB9" w:rsidRPr="00D85B28" w:rsidDel="003D6165">
            <w:rPr>
              <w:rFonts w:ascii="Times New Roman" w:hAnsi="Times New Roman" w:cs="B Nazanin" w:hint="cs"/>
              <w:sz w:val="24"/>
              <w:szCs w:val="28"/>
              <w:rtl/>
            </w:rPr>
            <w:delText>یروس</w:delText>
          </w:r>
          <w:r w:rsidR="003B4DB9" w:rsidRPr="00D85B28" w:rsidDel="003D6165">
            <w:rPr>
              <w:rFonts w:ascii="Times New Roman" w:hAnsi="Times New Roman" w:cs="B Nazanin"/>
              <w:sz w:val="24"/>
              <w:szCs w:val="28"/>
              <w:rtl/>
            </w:rPr>
            <w:delText xml:space="preserve"> ها</w:delText>
          </w:r>
          <w:r w:rsidR="003B4DB9" w:rsidRPr="00D85B28" w:rsidDel="003D6165">
            <w:rPr>
              <w:rFonts w:ascii="Times New Roman" w:hAnsi="Times New Roman" w:cs="B Nazanin" w:hint="cs"/>
              <w:sz w:val="24"/>
              <w:szCs w:val="28"/>
              <w:rtl/>
            </w:rPr>
            <w:delText>ی</w:delText>
          </w:r>
          <w:r w:rsidR="003B4DB9" w:rsidRPr="00D85B28" w:rsidDel="003D6165">
            <w:rPr>
              <w:rFonts w:ascii="Times New Roman" w:hAnsi="Times New Roman" w:cs="B Nazanin"/>
              <w:sz w:val="24"/>
              <w:szCs w:val="28"/>
              <w:rtl/>
            </w:rPr>
            <w:delText xml:space="preserve"> </w:delText>
          </w:r>
        </w:del>
      </w:ins>
      <w:del w:id="1007" w:author="Lenovo" w:date="2026-09-23T08:33:00Z">
        <w:r w:rsidR="001F056E" w:rsidRPr="00D85B28" w:rsidDel="003D6165">
          <w:rPr>
            <w:rFonts w:ascii="Times New Roman" w:hAnsi="Times New Roman" w:cs="B Nazanin" w:hint="cs"/>
            <w:sz w:val="24"/>
            <w:szCs w:val="28"/>
            <w:rtl/>
          </w:rPr>
          <w:delText>دنگی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زیکا</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را</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دنبال</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می‌کند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نشان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داده‌اند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پاسخ‌های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ایمنی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القا</w:delText>
        </w:r>
      </w:del>
      <w:ins w:id="1008" w:author="SALMANIAN MOHAMMADHASSAN" w:date="2026-09-05T22:43:00Z">
        <w:del w:id="1009" w:author="Lenovo" w:date="2026-09-23T08:33:00Z">
          <w:r w:rsidR="00395708" w:rsidRPr="00D85B28" w:rsidDel="003D6165">
            <w:rPr>
              <w:rFonts w:ascii="Times New Roman" w:hAnsi="Times New Roman" w:cs="B Nazanin" w:hint="cs"/>
              <w:sz w:val="24"/>
              <w:szCs w:val="28"/>
              <w:rtl/>
            </w:rPr>
            <w:delText>ء</w:delText>
          </w:r>
          <w:r w:rsidR="00395708" w:rsidRPr="00D85B28" w:rsidDel="003D6165">
            <w:rPr>
              <w:rFonts w:ascii="Times New Roman" w:hAnsi="Times New Roman" w:cs="B Nazanin"/>
              <w:sz w:val="24"/>
              <w:szCs w:val="28"/>
              <w:rtl/>
            </w:rPr>
            <w:delText xml:space="preserve"> </w:delText>
          </w:r>
        </w:del>
      </w:ins>
      <w:del w:id="1010" w:author="Lenovo" w:date="2026-09-23T08:33:00Z">
        <w:r w:rsidR="001F056E" w:rsidRPr="00D85B28" w:rsidDel="003D6165">
          <w:rPr>
            <w:rFonts w:ascii="Times New Roman" w:hAnsi="Times New Roman" w:cs="B Nazanin" w:hint="cs"/>
            <w:sz w:val="24"/>
            <w:szCs w:val="28"/>
            <w:rtl/>
          </w:rPr>
          <w:delText>شده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علیه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NS1</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می‌تواند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نقش</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محافظتی</w:delText>
        </w:r>
      </w:del>
      <w:ins w:id="1011" w:author="SALMANIAN MOHAMMADHASSAN" w:date="2026-09-05T22:43:00Z">
        <w:del w:id="1012" w:author="Lenovo" w:date="2026-09-23T08:33:00Z">
          <w:r w:rsidR="00395708" w:rsidRPr="00D85B28" w:rsidDel="003D6165">
            <w:rPr>
              <w:rFonts w:ascii="Times New Roman" w:hAnsi="Times New Roman" w:cs="B Nazanin"/>
              <w:sz w:val="24"/>
              <w:szCs w:val="28"/>
              <w:rtl/>
            </w:rPr>
            <w:delText xml:space="preserve"> و </w:delText>
          </w:r>
        </w:del>
      </w:ins>
      <w:del w:id="1013" w:author="Lenovo" w:date="2026-09-23T08:33:00Z">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مستقل</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از</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آنتی‌بادی‌های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خنثی‌کننده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ایفا</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کند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گزارش‌های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متعددی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حاکی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از</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آن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است</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ایمنی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علیه</w:delText>
        </w:r>
      </w:del>
      <w:ins w:id="1014" w:author="SALMANIAN MOHAMMADHASSAN" w:date="2026-09-05T22:43:00Z">
        <w:del w:id="1015" w:author="Lenovo" w:date="2026-09-23T08:33:00Z">
          <w:r w:rsidR="00B74A10" w:rsidRPr="00D85B28" w:rsidDel="003D6165">
            <w:rPr>
              <w:rFonts w:ascii="Times New Roman" w:hAnsi="Times New Roman" w:cs="B Nazanin"/>
              <w:sz w:val="24"/>
              <w:szCs w:val="28"/>
              <w:rtl/>
            </w:rPr>
            <w:delText xml:space="preserve"> پروتئ</w:delText>
          </w:r>
          <w:r w:rsidR="00B74A10" w:rsidRPr="00D85B28" w:rsidDel="003D6165">
            <w:rPr>
              <w:rFonts w:ascii="Times New Roman" w:hAnsi="Times New Roman" w:cs="B Nazanin" w:hint="cs"/>
              <w:sz w:val="24"/>
              <w:szCs w:val="28"/>
              <w:rtl/>
            </w:rPr>
            <w:delText>ین</w:delText>
          </w:r>
        </w:del>
      </w:ins>
      <w:del w:id="1016" w:author="Lenovo" w:date="2026-09-23T08:33:00Z">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sz w:val="24"/>
            <w:szCs w:val="28"/>
          </w:rPr>
          <w:delText>NS1</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می‌تواند</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از</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طریق</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مکانیسم‌هایی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نظیر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فعال‌سازی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کمپلمان</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پاسخ‌های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سلولی،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به</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کاهش</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بار</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ویروسی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و</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آسیب</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بافتی</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کمک</w:delText>
        </w:r>
        <w:r w:rsidR="001F056E" w:rsidRPr="00D85B28" w:rsidDel="003D6165">
          <w:rPr>
            <w:rFonts w:ascii="Times New Roman" w:hAnsi="Times New Roman" w:cs="B Nazanin"/>
            <w:sz w:val="24"/>
            <w:szCs w:val="28"/>
            <w:rtl/>
          </w:rPr>
          <w:delText xml:space="preserve"> </w:delText>
        </w:r>
        <w:r w:rsidR="001F056E" w:rsidRPr="00D85B28" w:rsidDel="003D6165">
          <w:rPr>
            <w:rFonts w:ascii="Times New Roman" w:hAnsi="Times New Roman" w:cs="B Nazanin" w:hint="cs"/>
            <w:sz w:val="24"/>
            <w:szCs w:val="28"/>
            <w:rtl/>
          </w:rPr>
          <w:delText>کند</w:delText>
        </w:r>
      </w:del>
      <w:r w:rsidR="001F056E" w:rsidRPr="00D85B28">
        <w:rPr>
          <w:rFonts w:ascii="Times New Roman" w:hAnsi="Times New Roman" w:cs="B Nazanin"/>
          <w:sz w:val="24"/>
          <w:szCs w:val="28"/>
          <w:rtl/>
          <w:rPrChange w:id="1017" w:author="Lenovo" w:date="2026-09-23T00:04:00Z">
            <w:rPr>
              <w:rFonts w:ascii="Times New Roman" w:hAnsi="Times New Roman" w:cs="B Nazanin"/>
              <w:sz w:val="24"/>
              <w:szCs w:val="28"/>
              <w:rtl/>
            </w:rPr>
          </w:rPrChange>
        </w:rPr>
        <w:fldChar w:fldCharType="begin">
          <w:fldData xml:space="preserve">PEVuZE5vdGU+PENpdGU+PEF1dGhvcj5DYXJwaW88L0F1dGhvcj48WWVhcj4yMDIxPC9ZZWFyPjxS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</w:fldData>
        </w:fldChar>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Pr>
        <w:instrText>ADDIN EN.CITE</w:instrText>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tl/>
          <w:rPrChange w:id="1018" w:author="Lenovo" w:date="2026-09-23T00:04:00Z">
            <w:rPr>
              <w:rFonts w:ascii="Times New Roman" w:hAnsi="Times New Roman" w:cs="B Nazanin"/>
              <w:sz w:val="24"/>
              <w:szCs w:val="28"/>
              <w:rtl/>
            </w:rPr>
          </w:rPrChange>
        </w:rPr>
        <w:fldChar w:fldCharType="begin">
          <w:fldData xml:space="preserve">PEVuZE5vdGU+PENpdGU+PEF1dGhvcj5DYXJwaW88L0F1dGhvcj48WWVhcj4yMDIxPC9ZZWFyPjxS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</w:fldData>
        </w:fldChar>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Pr>
        <w:instrText>ADDIN EN.CITE.DATA</w:instrText>
      </w:r>
      <w:r w:rsidR="001F056E" w:rsidRPr="00D85B28">
        <w:rPr>
          <w:rFonts w:ascii="Times New Roman" w:hAnsi="Times New Roman" w:cs="B Nazanin"/>
          <w:sz w:val="24"/>
          <w:szCs w:val="28"/>
          <w:rtl/>
        </w:rPr>
        <w:instrText xml:space="preserve"> </w:instrText>
      </w:r>
      <w:r w:rsidR="001F056E" w:rsidRPr="00D85B28">
        <w:rPr>
          <w:rFonts w:ascii="Times New Roman" w:hAnsi="Times New Roman" w:cs="B Nazanin"/>
          <w:sz w:val="24"/>
          <w:szCs w:val="28"/>
          <w:rtl/>
          <w:rPrChange w:id="1019" w:author="Lenovo" w:date="2026-09-23T00:04:00Z">
            <w:rPr>
              <w:rFonts w:ascii="Times New Roman" w:hAnsi="Times New Roman" w:cs="B Nazanin"/>
              <w:sz w:val="24"/>
              <w:szCs w:val="28"/>
              <w:rtl/>
            </w:rPr>
          </w:rPrChange>
        </w:rPr>
      </w:r>
      <w:r w:rsidR="001F056E" w:rsidRPr="00D85B28">
        <w:rPr>
          <w:rFonts w:ascii="Times New Roman" w:hAnsi="Times New Roman" w:cs="B Nazanin"/>
          <w:sz w:val="24"/>
          <w:szCs w:val="28"/>
          <w:rtl/>
          <w:rPrChange w:id="1020" w:author="Lenovo" w:date="2026-09-23T00:04:00Z">
            <w:rPr>
              <w:rFonts w:ascii="Times New Roman" w:hAnsi="Times New Roman" w:cs="B Nazanin"/>
              <w:sz w:val="24"/>
              <w:szCs w:val="28"/>
              <w:rtl/>
            </w:rPr>
          </w:rPrChange>
        </w:rPr>
        <w:fldChar w:fldCharType="end"/>
      </w:r>
      <w:r w:rsidR="001F056E" w:rsidRPr="00D85B28">
        <w:rPr>
          <w:rFonts w:ascii="Times New Roman" w:hAnsi="Times New Roman" w:cs="B Nazanin"/>
          <w:sz w:val="24"/>
          <w:szCs w:val="28"/>
          <w:rtl/>
          <w:rPrChange w:id="1021" w:author="Lenovo" w:date="2026-09-23T00:04:00Z">
            <w:rPr>
              <w:rFonts w:ascii="Times New Roman" w:hAnsi="Times New Roman" w:cs="B Nazanin"/>
              <w:sz w:val="24"/>
              <w:szCs w:val="28"/>
              <w:rtl/>
            </w:rPr>
          </w:rPrChange>
        </w:rPr>
      </w:r>
      <w:r w:rsidR="001F056E" w:rsidRPr="00D85B28">
        <w:rPr>
          <w:rFonts w:ascii="Times New Roman" w:hAnsi="Times New Roman" w:cs="B Nazanin"/>
          <w:sz w:val="24"/>
          <w:szCs w:val="28"/>
          <w:rtl/>
          <w:rPrChange w:id="1022" w:author="Lenovo" w:date="2026-09-23T00:04:00Z">
            <w:rPr>
              <w:rFonts w:ascii="Times New Roman" w:hAnsi="Times New Roman" w:cs="B Nazanin"/>
              <w:sz w:val="24"/>
              <w:szCs w:val="28"/>
              <w:rtl/>
            </w:rPr>
          </w:rPrChange>
        </w:rPr>
        <w:fldChar w:fldCharType="separate"/>
      </w:r>
      <w:r w:rsidR="001F056E" w:rsidRPr="00D85B28">
        <w:rPr>
          <w:rFonts w:ascii="Times New Roman" w:hAnsi="Times New Roman" w:cs="B Nazanin"/>
          <w:noProof/>
          <w:sz w:val="24"/>
          <w:szCs w:val="28"/>
          <w:rtl/>
        </w:rPr>
        <w:t>[342-345]</w:t>
      </w:r>
      <w:r w:rsidR="001F056E" w:rsidRPr="00D85B28">
        <w:rPr>
          <w:rFonts w:ascii="Times New Roman" w:hAnsi="Times New Roman" w:cs="B Nazanin"/>
          <w:sz w:val="24"/>
          <w:szCs w:val="28"/>
          <w:rtl/>
          <w:rPrChange w:id="1023" w:author="Lenovo" w:date="2026-09-23T00:04:00Z">
            <w:rPr>
              <w:rFonts w:ascii="Times New Roman" w:hAnsi="Times New Roman" w:cs="B Nazanin"/>
              <w:sz w:val="24"/>
              <w:szCs w:val="28"/>
              <w:rtl/>
            </w:rPr>
          </w:rPrChange>
        </w:rPr>
        <w:fldChar w:fldCharType="end"/>
      </w:r>
      <w:r w:rsidR="001F056E" w:rsidRPr="00D85B28">
        <w:rPr>
          <w:rFonts w:ascii="Times New Roman" w:hAnsi="Times New Roman" w:cs="B Nazanin"/>
          <w:sz w:val="24"/>
          <w:szCs w:val="28"/>
          <w:rtl/>
        </w:rPr>
        <w:t xml:space="preserve">. </w:t>
      </w:r>
      <w:ins w:id="1024" w:author="Lenovo" w:date="2026-09-23T08:33:00Z">
        <w:r w:rsidRPr="00D85B28">
          <w:rPr>
            <w:rFonts w:ascii="Times New Roman" w:hAnsi="Times New Roman" w:cs="B Nazanin"/>
            <w:sz w:val="24"/>
            <w:szCs w:val="28"/>
            <w:rtl/>
            <w:rPrChange w:id="1025" w:author="Lenovo" w:date="2026-09-23T00:04:00Z">
              <w:rPr>
                <w:rFonts w:ascii="Times New Roman" w:hAnsi="Times New Roman" w:cs="B Nazanin"/>
                <w:sz w:val="24"/>
                <w:szCs w:val="28"/>
                <w:u w:val="single"/>
                <w:rtl/>
              </w:rPr>
            </w:rPrChange>
          </w:rPr>
          <w:t>بنابرا</w:t>
        </w:r>
        <w:r w:rsidRPr="00D85B28">
          <w:rPr>
            <w:rFonts w:ascii="Times New Roman" w:hAnsi="Times New Roman" w:cs="B Nazanin" w:hint="cs"/>
            <w:sz w:val="24"/>
            <w:szCs w:val="28"/>
            <w:rtl/>
            <w:rPrChange w:id="1026" w:author="Lenovo" w:date="2026-09-23T00:04: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1027" w:author="Lenovo" w:date="2026-09-23T00:04:00Z">
              <w:rPr>
                <w:rFonts w:ascii="Times New Roman" w:hAnsi="Times New Roman" w:cs="B Nazanin"/>
                <w:sz w:val="24"/>
                <w:szCs w:val="28"/>
                <w:u w:val="single"/>
                <w:rtl/>
              </w:rPr>
            </w:rPrChange>
          </w:rPr>
          <w:t xml:space="preserve"> ترک</w:t>
        </w:r>
        <w:r w:rsidRPr="00D85B28">
          <w:rPr>
            <w:rFonts w:ascii="Times New Roman" w:hAnsi="Times New Roman" w:cs="B Nazanin" w:hint="cs"/>
            <w:sz w:val="24"/>
            <w:szCs w:val="28"/>
            <w:rtl/>
            <w:rPrChange w:id="1028" w:author="Lenovo" w:date="2026-09-23T00:04:00Z">
              <w:rPr>
                <w:rFonts w:ascii="Times New Roman" w:hAnsi="Times New Roman" w:cs="B Nazanin" w:hint="cs"/>
                <w:sz w:val="24"/>
                <w:szCs w:val="28"/>
                <w:u w:val="single"/>
                <w:rtl/>
              </w:rPr>
            </w:rPrChange>
          </w:rPr>
          <w:t>یب</w:t>
        </w:r>
        <w:r w:rsidRPr="00D85B28">
          <w:rPr>
            <w:rFonts w:ascii="Times New Roman" w:hAnsi="Times New Roman" w:cs="B Nazanin"/>
            <w:sz w:val="24"/>
            <w:szCs w:val="28"/>
            <w:rtl/>
            <w:rPrChange w:id="1029" w:author="Lenovo" w:date="2026-09-23T00:04:00Z">
              <w:rPr>
                <w:rFonts w:ascii="Times New Roman" w:hAnsi="Times New Roman" w:cs="B Nazanin"/>
                <w:sz w:val="24"/>
                <w:szCs w:val="28"/>
                <w:u w:val="single"/>
                <w:rtl/>
              </w:rPr>
            </w:rPrChange>
          </w:rPr>
          <w:t xml:space="preserve"> ا</w:t>
        </w:r>
        <w:r w:rsidRPr="00D85B28">
          <w:rPr>
            <w:rFonts w:ascii="Times New Roman" w:hAnsi="Times New Roman" w:cs="B Nazanin" w:hint="cs"/>
            <w:sz w:val="24"/>
            <w:szCs w:val="28"/>
            <w:rtl/>
            <w:rPrChange w:id="1030" w:author="Lenovo" w:date="2026-09-23T00:04: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1031" w:author="Lenovo" w:date="2026-09-23T00:04:00Z">
              <w:rPr>
                <w:rFonts w:ascii="Times New Roman" w:hAnsi="Times New Roman" w:cs="B Nazanin"/>
                <w:sz w:val="24"/>
                <w:szCs w:val="28"/>
                <w:u w:val="single"/>
                <w:rtl/>
              </w:rPr>
            </w:rPrChange>
          </w:rPr>
          <w:t xml:space="preserve"> دو آنت</w:t>
        </w:r>
        <w:r w:rsidRPr="00D85B28">
          <w:rPr>
            <w:rFonts w:ascii="Times New Roman" w:hAnsi="Times New Roman" w:cs="B Nazanin" w:hint="cs"/>
            <w:sz w:val="24"/>
            <w:szCs w:val="28"/>
            <w:rtl/>
            <w:rPrChange w:id="1032" w:author="Lenovo" w:date="2026-09-23T00:04:00Z">
              <w:rPr>
                <w:rFonts w:ascii="Times New Roman" w:hAnsi="Times New Roman" w:cs="B Nazanin" w:hint="cs"/>
                <w:sz w:val="24"/>
                <w:szCs w:val="28"/>
                <w:u w:val="single"/>
                <w:rtl/>
              </w:rPr>
            </w:rPrChange>
          </w:rPr>
          <w:t>ی‌ژن</w:t>
        </w:r>
        <w:r w:rsidRPr="00D85B28">
          <w:rPr>
            <w:rFonts w:ascii="Times New Roman" w:hAnsi="Times New Roman" w:cs="B Nazanin"/>
            <w:sz w:val="24"/>
            <w:szCs w:val="28"/>
            <w:rtl/>
            <w:rPrChange w:id="1033" w:author="Lenovo" w:date="2026-09-23T00:04:00Z">
              <w:rPr>
                <w:rFonts w:ascii="Times New Roman" w:hAnsi="Times New Roman" w:cs="B Nazanin"/>
                <w:sz w:val="24"/>
                <w:szCs w:val="28"/>
                <w:u w:val="single"/>
                <w:rtl/>
              </w:rPr>
            </w:rPrChange>
          </w:rPr>
          <w:t xml:space="preserve"> در سازه نها</w:t>
        </w:r>
        <w:r w:rsidRPr="00D85B28">
          <w:rPr>
            <w:rFonts w:ascii="Times New Roman" w:hAnsi="Times New Roman" w:cs="B Nazanin" w:hint="cs"/>
            <w:sz w:val="24"/>
            <w:szCs w:val="28"/>
            <w:rtl/>
            <w:rPrChange w:id="1034" w:author="Lenovo" w:date="2026-09-23T00:04:00Z">
              <w:rPr>
                <w:rFonts w:ascii="Times New Roman" w:hAnsi="Times New Roman" w:cs="B Nazanin" w:hint="cs"/>
                <w:sz w:val="24"/>
                <w:szCs w:val="28"/>
                <w:u w:val="single"/>
                <w:rtl/>
              </w:rPr>
            </w:rPrChange>
          </w:rPr>
          <w:t>یی،</w:t>
        </w:r>
        <w:r w:rsidRPr="00D85B28">
          <w:rPr>
            <w:rFonts w:ascii="Times New Roman" w:hAnsi="Times New Roman" w:cs="B Nazanin"/>
            <w:sz w:val="24"/>
            <w:szCs w:val="28"/>
            <w:rtl/>
            <w:rPrChange w:id="1035" w:author="Lenovo" w:date="2026-09-23T00:04:00Z">
              <w:rPr>
                <w:rFonts w:ascii="Times New Roman" w:hAnsi="Times New Roman" w:cs="B Nazanin"/>
                <w:sz w:val="24"/>
                <w:szCs w:val="28"/>
                <w:u w:val="single"/>
                <w:rtl/>
              </w:rPr>
            </w:rPrChange>
          </w:rPr>
          <w:t xml:space="preserve"> پوشش ا</w:t>
        </w:r>
        <w:r w:rsidRPr="00D85B28">
          <w:rPr>
            <w:rFonts w:ascii="Times New Roman" w:hAnsi="Times New Roman" w:cs="B Nazanin" w:hint="cs"/>
            <w:sz w:val="24"/>
            <w:szCs w:val="28"/>
            <w:rtl/>
            <w:rPrChange w:id="1036" w:author="Lenovo" w:date="2026-09-23T00:04:00Z">
              <w:rPr>
                <w:rFonts w:ascii="Times New Roman" w:hAnsi="Times New Roman" w:cs="B Nazanin" w:hint="cs"/>
                <w:sz w:val="24"/>
                <w:szCs w:val="28"/>
                <w:u w:val="single"/>
                <w:rtl/>
              </w:rPr>
            </w:rPrChange>
          </w:rPr>
          <w:t>یمنی</w:t>
        </w:r>
        <w:r w:rsidRPr="00D85B28">
          <w:rPr>
            <w:rFonts w:ascii="Times New Roman" w:hAnsi="Times New Roman" w:cs="B Nazanin"/>
            <w:sz w:val="24"/>
            <w:szCs w:val="28"/>
            <w:rtl/>
            <w:rPrChange w:id="1037" w:author="Lenovo" w:date="2026-09-23T00:04:00Z">
              <w:rPr>
                <w:rFonts w:ascii="Times New Roman" w:hAnsi="Times New Roman" w:cs="B Nazanin"/>
                <w:sz w:val="24"/>
                <w:szCs w:val="28"/>
                <w:u w:val="single"/>
                <w:rtl/>
              </w:rPr>
            </w:rPrChange>
          </w:rPr>
          <w:t xml:space="preserve"> دوگانه‌ا</w:t>
        </w:r>
        <w:r w:rsidRPr="00D85B28">
          <w:rPr>
            <w:rFonts w:ascii="Times New Roman" w:hAnsi="Times New Roman" w:cs="B Nazanin" w:hint="cs"/>
            <w:sz w:val="24"/>
            <w:szCs w:val="28"/>
            <w:rtl/>
            <w:rPrChange w:id="1038" w:author="Lenovo" w:date="2026-09-23T00:04: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039" w:author="Lenovo" w:date="2026-09-23T00:04:00Z">
              <w:rPr>
                <w:rFonts w:ascii="Times New Roman" w:hAnsi="Times New Roman" w:cs="B Nazanin"/>
                <w:sz w:val="24"/>
                <w:szCs w:val="28"/>
                <w:u w:val="single"/>
                <w:rtl/>
              </w:rPr>
            </w:rPrChange>
          </w:rPr>
          <w:t xml:space="preserve"> را فراهم م</w:t>
        </w:r>
        <w:r w:rsidRPr="00D85B28">
          <w:rPr>
            <w:rFonts w:ascii="Times New Roman" w:hAnsi="Times New Roman" w:cs="B Nazanin" w:hint="cs"/>
            <w:sz w:val="24"/>
            <w:szCs w:val="28"/>
            <w:rtl/>
            <w:rPrChange w:id="1040" w:author="Lenovo" w:date="2026-09-23T00:04:00Z">
              <w:rPr>
                <w:rFonts w:ascii="Times New Roman" w:hAnsi="Times New Roman" w:cs="B Nazanin" w:hint="cs"/>
                <w:sz w:val="24"/>
                <w:szCs w:val="28"/>
                <w:u w:val="single"/>
                <w:rtl/>
              </w:rPr>
            </w:rPrChange>
          </w:rPr>
          <w:t>ی‌آورد</w:t>
        </w:r>
        <w:r w:rsidRPr="00D85B28">
          <w:rPr>
            <w:rFonts w:ascii="Times New Roman" w:hAnsi="Times New Roman" w:cs="B Nazanin"/>
            <w:sz w:val="24"/>
            <w:szCs w:val="28"/>
            <w:rPrChange w:id="1041" w:author="Lenovo" w:date="2026-09-23T00:04:00Z">
              <w:rPr>
                <w:rFonts w:ascii="Times New Roman" w:hAnsi="Times New Roman" w:cs="B Nazanin"/>
                <w:sz w:val="24"/>
                <w:szCs w:val="28"/>
                <w:u w:val="single"/>
              </w:rPr>
            </w:rPrChange>
          </w:rPr>
          <w:t>.</w:t>
        </w:r>
      </w:ins>
    </w:p>
    <w:p w14:paraId="3DD2E3E8" w14:textId="364BA403" w:rsidR="00D85B28" w:rsidRPr="00D85B28" w:rsidRDefault="00D85B28">
      <w:pPr>
        <w:spacing w:line="360" w:lineRule="auto"/>
        <w:jc w:val="both"/>
        <w:rPr>
          <w:ins w:id="1042" w:author="Lenovo" w:date="2026-09-23T00:10:00Z"/>
          <w:rFonts w:ascii="Times New Roman" w:hAnsi="Times New Roman" w:cs="B Nazanin"/>
          <w:sz w:val="24"/>
          <w:szCs w:val="28"/>
          <w:rtl/>
          <w:rPrChange w:id="1043" w:author="Lenovo" w:date="2026-09-23T00:10:00Z">
            <w:rPr>
              <w:ins w:id="1044" w:author="Lenovo" w:date="2026-09-23T00:10:00Z"/>
              <w:rFonts w:ascii="Times New Roman" w:hAnsi="Times New Roman" w:cs="B Nazanin"/>
              <w:sz w:val="24"/>
              <w:szCs w:val="28"/>
              <w:u w:val="single"/>
              <w:rtl/>
            </w:rPr>
          </w:rPrChange>
        </w:rPr>
        <w:pPrChange w:id="1045" w:author="Lenovo" w:date="2026-09-23T00:11:00Z">
          <w:pPr>
            <w:spacing w:line="360" w:lineRule="auto"/>
            <w:jc w:val="both"/>
          </w:pPr>
        </w:pPrChange>
      </w:pPr>
      <w:ins w:id="1046" w:author="Lenovo" w:date="2026-09-23T00:10:00Z">
        <w:r w:rsidRPr="00D85B28">
          <w:rPr>
            <w:rFonts w:ascii="Times New Roman" w:hAnsi="Times New Roman" w:cs="B Nazanin"/>
            <w:sz w:val="24"/>
            <w:szCs w:val="28"/>
            <w:rtl/>
            <w:rPrChange w:id="1047" w:author="Lenovo" w:date="2026-09-23T00:10:00Z">
              <w:rPr>
                <w:rFonts w:ascii="Times New Roman" w:hAnsi="Times New Roman" w:cs="B Nazanin"/>
                <w:sz w:val="24"/>
                <w:szCs w:val="28"/>
                <w:u w:val="single"/>
                <w:rtl/>
              </w:rPr>
            </w:rPrChange>
          </w:rPr>
          <w:t>در طراح</w:t>
        </w:r>
        <w:r w:rsidRPr="00D85B28">
          <w:rPr>
            <w:rFonts w:ascii="Times New Roman" w:hAnsi="Times New Roman" w:cs="B Nazanin" w:hint="cs"/>
            <w:sz w:val="24"/>
            <w:szCs w:val="28"/>
            <w:rtl/>
            <w:rPrChange w:id="1048"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049" w:author="Lenovo" w:date="2026-09-23T00:10:00Z">
              <w:rPr>
                <w:rFonts w:ascii="Times New Roman" w:hAnsi="Times New Roman" w:cs="B Nazanin"/>
                <w:sz w:val="24"/>
                <w:szCs w:val="28"/>
                <w:u w:val="single"/>
                <w:rtl/>
              </w:rPr>
            </w:rPrChange>
          </w:rPr>
          <w:t xml:space="preserve"> را</w:t>
        </w:r>
        <w:r w:rsidRPr="00D85B28">
          <w:rPr>
            <w:rFonts w:ascii="Times New Roman" w:hAnsi="Times New Roman" w:cs="B Nazanin" w:hint="cs"/>
            <w:sz w:val="24"/>
            <w:szCs w:val="28"/>
            <w:rtl/>
            <w:rPrChange w:id="1050" w:author="Lenovo" w:date="2026-09-23T00:10:00Z">
              <w:rPr>
                <w:rFonts w:ascii="Times New Roman" w:hAnsi="Times New Roman" w:cs="B Nazanin" w:hint="cs"/>
                <w:sz w:val="24"/>
                <w:szCs w:val="28"/>
                <w:u w:val="single"/>
                <w:rtl/>
              </w:rPr>
            </w:rPrChange>
          </w:rPr>
          <w:t>یج</w:t>
        </w:r>
        <w:r w:rsidRPr="00D85B28">
          <w:rPr>
            <w:rFonts w:ascii="Times New Roman" w:hAnsi="Times New Roman" w:cs="B Nazanin"/>
            <w:sz w:val="24"/>
            <w:szCs w:val="28"/>
            <w:rtl/>
            <w:rPrChange w:id="1051" w:author="Lenovo" w:date="2026-09-23T00:10:00Z">
              <w:rPr>
                <w:rFonts w:ascii="Times New Roman" w:hAnsi="Times New Roman" w:cs="B Nazanin"/>
                <w:sz w:val="24"/>
                <w:szCs w:val="28"/>
                <w:u w:val="single"/>
                <w:rtl/>
              </w:rPr>
            </w:rPrChange>
          </w:rPr>
          <w:t xml:space="preserve"> واکسن‌ها</w:t>
        </w:r>
        <w:r w:rsidRPr="00D85B28">
          <w:rPr>
            <w:rFonts w:ascii="Times New Roman" w:hAnsi="Times New Roman" w:cs="B Nazanin" w:hint="cs"/>
            <w:sz w:val="24"/>
            <w:szCs w:val="28"/>
            <w:rtl/>
            <w:rPrChange w:id="1052"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053" w:author="Lenovo" w:date="2026-09-23T00:10:00Z">
              <w:rPr>
                <w:rFonts w:ascii="Times New Roman" w:hAnsi="Times New Roman" w:cs="B Nazanin"/>
                <w:sz w:val="24"/>
                <w:szCs w:val="28"/>
                <w:u w:val="single"/>
                <w:rtl/>
              </w:rPr>
            </w:rPrChange>
          </w:rPr>
          <w:t xml:space="preserve"> چنداپ</w:t>
        </w:r>
        <w:r w:rsidRPr="00D85B28">
          <w:rPr>
            <w:rFonts w:ascii="Times New Roman" w:hAnsi="Times New Roman" w:cs="B Nazanin" w:hint="cs"/>
            <w:sz w:val="24"/>
            <w:szCs w:val="28"/>
            <w:rtl/>
            <w:rPrChange w:id="1054" w:author="Lenovo" w:date="2026-09-23T00:10:00Z">
              <w:rPr>
                <w:rFonts w:ascii="Times New Roman" w:hAnsi="Times New Roman" w:cs="B Nazanin" w:hint="cs"/>
                <w:sz w:val="24"/>
                <w:szCs w:val="28"/>
                <w:u w:val="single"/>
                <w:rtl/>
              </w:rPr>
            </w:rPrChange>
          </w:rPr>
          <w:t>ی‌توپی،</w:t>
        </w:r>
        <w:r w:rsidRPr="00D85B28">
          <w:rPr>
            <w:rFonts w:ascii="Times New Roman" w:hAnsi="Times New Roman" w:cs="B Nazanin"/>
            <w:sz w:val="24"/>
            <w:szCs w:val="28"/>
            <w:rtl/>
            <w:rPrChange w:id="1055" w:author="Lenovo" w:date="2026-09-23T00:10:00Z">
              <w:rPr>
                <w:rFonts w:ascii="Times New Roman" w:hAnsi="Times New Roman" w:cs="B Nazanin"/>
                <w:sz w:val="24"/>
                <w:szCs w:val="28"/>
                <w:u w:val="single"/>
                <w:rtl/>
              </w:rPr>
            </w:rPrChange>
          </w:rPr>
          <w:t xml:space="preserve"> رو</w:t>
        </w:r>
        <w:r w:rsidRPr="00D85B28">
          <w:rPr>
            <w:rFonts w:ascii="Times New Roman" w:hAnsi="Times New Roman" w:cs="B Nazanin" w:hint="cs"/>
            <w:sz w:val="24"/>
            <w:szCs w:val="28"/>
            <w:rtl/>
            <w:rPrChange w:id="1056" w:author="Lenovo" w:date="2026-09-23T00:10:00Z">
              <w:rPr>
                <w:rFonts w:ascii="Times New Roman" w:hAnsi="Times New Roman" w:cs="B Nazanin" w:hint="cs"/>
                <w:sz w:val="24"/>
                <w:szCs w:val="28"/>
                <w:u w:val="single"/>
                <w:rtl/>
              </w:rPr>
            </w:rPrChange>
          </w:rPr>
          <w:t>یکرد</w:t>
        </w:r>
        <w:r w:rsidRPr="00D85B28">
          <w:rPr>
            <w:rFonts w:ascii="Times New Roman" w:hAnsi="Times New Roman" w:cs="B Nazanin"/>
            <w:sz w:val="24"/>
            <w:szCs w:val="28"/>
            <w:rtl/>
            <w:rPrChange w:id="1057" w:author="Lenovo" w:date="2026-09-23T00:10:00Z">
              <w:rPr>
                <w:rFonts w:ascii="Times New Roman" w:hAnsi="Times New Roman" w:cs="B Nazanin"/>
                <w:sz w:val="24"/>
                <w:szCs w:val="28"/>
                <w:u w:val="single"/>
                <w:rtl/>
              </w:rPr>
            </w:rPrChange>
          </w:rPr>
          <w:t xml:space="preserve"> غالب بر اتصال مستق</w:t>
        </w:r>
        <w:r w:rsidRPr="00D85B28">
          <w:rPr>
            <w:rFonts w:ascii="Times New Roman" w:hAnsi="Times New Roman" w:cs="B Nazanin" w:hint="cs"/>
            <w:sz w:val="24"/>
            <w:szCs w:val="28"/>
            <w:rtl/>
            <w:rPrChange w:id="1058" w:author="Lenovo" w:date="2026-09-23T00:10:00Z">
              <w:rPr>
                <w:rFonts w:ascii="Times New Roman" w:hAnsi="Times New Roman" w:cs="B Nazanin" w:hint="cs"/>
                <w:sz w:val="24"/>
                <w:szCs w:val="28"/>
                <w:u w:val="single"/>
                <w:rtl/>
              </w:rPr>
            </w:rPrChange>
          </w:rPr>
          <w:t>یم</w:t>
        </w:r>
        <w:r w:rsidRPr="00D85B28">
          <w:rPr>
            <w:rFonts w:ascii="Times New Roman" w:hAnsi="Times New Roman" w:cs="B Nazanin"/>
            <w:sz w:val="24"/>
            <w:szCs w:val="28"/>
            <w:rtl/>
            <w:rPrChange w:id="1059" w:author="Lenovo" w:date="2026-09-23T00:10:00Z">
              <w:rPr>
                <w:rFonts w:ascii="Times New Roman" w:hAnsi="Times New Roman" w:cs="B Nazanin"/>
                <w:sz w:val="24"/>
                <w:szCs w:val="28"/>
                <w:u w:val="single"/>
                <w:rtl/>
              </w:rPr>
            </w:rPrChange>
          </w:rPr>
          <w:t xml:space="preserve"> توال</w:t>
        </w:r>
        <w:r w:rsidRPr="00D85B28">
          <w:rPr>
            <w:rFonts w:ascii="Times New Roman" w:hAnsi="Times New Roman" w:cs="B Nazanin" w:hint="cs"/>
            <w:sz w:val="24"/>
            <w:szCs w:val="28"/>
            <w:rtl/>
            <w:rPrChange w:id="1060" w:author="Lenovo" w:date="2026-09-23T00:10:00Z">
              <w:rPr>
                <w:rFonts w:ascii="Times New Roman" w:hAnsi="Times New Roman" w:cs="B Nazanin" w:hint="cs"/>
                <w:sz w:val="24"/>
                <w:szCs w:val="28"/>
                <w:u w:val="single"/>
                <w:rtl/>
              </w:rPr>
            </w:rPrChange>
          </w:rPr>
          <w:t>ی‌های</w:t>
        </w:r>
        <w:r w:rsidRPr="00D85B28">
          <w:rPr>
            <w:rFonts w:ascii="Times New Roman" w:hAnsi="Times New Roman" w:cs="B Nazanin"/>
            <w:sz w:val="24"/>
            <w:szCs w:val="28"/>
            <w:rtl/>
            <w:rPrChange w:id="1061" w:author="Lenovo" w:date="2026-09-23T00:10:00Z">
              <w:rPr>
                <w:rFonts w:ascii="Times New Roman" w:hAnsi="Times New Roman" w:cs="B Nazanin"/>
                <w:sz w:val="24"/>
                <w:szCs w:val="28"/>
                <w:u w:val="single"/>
                <w:rtl/>
              </w:rPr>
            </w:rPrChange>
          </w:rPr>
          <w:t xml:space="preserve"> خط</w:t>
        </w:r>
        <w:r w:rsidRPr="00D85B28">
          <w:rPr>
            <w:rFonts w:ascii="Times New Roman" w:hAnsi="Times New Roman" w:cs="B Nazanin" w:hint="cs"/>
            <w:sz w:val="24"/>
            <w:szCs w:val="28"/>
            <w:rtl/>
            <w:rPrChange w:id="1062"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063" w:author="Lenovo" w:date="2026-09-23T00:10:00Z">
              <w:rPr>
                <w:rFonts w:ascii="Times New Roman" w:hAnsi="Times New Roman" w:cs="B Nazanin"/>
                <w:sz w:val="24"/>
                <w:szCs w:val="28"/>
                <w:u w:val="single"/>
                <w:rtl/>
              </w:rPr>
            </w:rPrChange>
          </w:rPr>
          <w:t xml:space="preserve"> منفرد (معمولاً با طول ۹ تا ۱۵ اس</w:t>
        </w:r>
        <w:r w:rsidRPr="00D85B28">
          <w:rPr>
            <w:rFonts w:ascii="Times New Roman" w:hAnsi="Times New Roman" w:cs="B Nazanin" w:hint="cs"/>
            <w:sz w:val="24"/>
            <w:szCs w:val="28"/>
            <w:rtl/>
            <w:rPrChange w:id="1064" w:author="Lenovo" w:date="2026-09-23T00:10:00Z">
              <w:rPr>
                <w:rFonts w:ascii="Times New Roman" w:hAnsi="Times New Roman" w:cs="B Nazanin" w:hint="cs"/>
                <w:sz w:val="24"/>
                <w:szCs w:val="28"/>
                <w:u w:val="single"/>
                <w:rtl/>
              </w:rPr>
            </w:rPrChange>
          </w:rPr>
          <w:t>یدآمینه</w:t>
        </w:r>
        <w:r w:rsidRPr="00D85B28">
          <w:rPr>
            <w:rFonts w:ascii="Times New Roman" w:hAnsi="Times New Roman" w:cs="B Nazanin"/>
            <w:sz w:val="24"/>
            <w:szCs w:val="28"/>
            <w:rtl/>
            <w:rPrChange w:id="1065"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66" w:author="Lenovo" w:date="2026-09-23T00:10:00Z">
              <w:rPr>
                <w:rFonts w:ascii="Times New Roman" w:hAnsi="Times New Roman" w:cs="B Nazanin" w:hint="cs"/>
                <w:sz w:val="24"/>
                <w:szCs w:val="28"/>
                <w:u w:val="single"/>
                <w:rtl/>
              </w:rPr>
            </w:rPrChange>
          </w:rPr>
          <w:t>متمرکز</w:t>
        </w:r>
        <w:r w:rsidRPr="00D85B28">
          <w:rPr>
            <w:rFonts w:ascii="Times New Roman" w:hAnsi="Times New Roman" w:cs="B Nazanin"/>
            <w:sz w:val="24"/>
            <w:szCs w:val="28"/>
            <w:rtl/>
            <w:rPrChange w:id="1067"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68" w:author="Lenovo" w:date="2026-09-23T00:10:00Z">
              <w:rPr>
                <w:rFonts w:ascii="Times New Roman" w:hAnsi="Times New Roman" w:cs="B Nazanin" w:hint="cs"/>
                <w:sz w:val="24"/>
                <w:szCs w:val="28"/>
                <w:u w:val="single"/>
                <w:rtl/>
              </w:rPr>
            </w:rPrChange>
          </w:rPr>
          <w:t>است</w:t>
        </w:r>
        <w:r w:rsidRPr="00D85B28">
          <w:rPr>
            <w:rFonts w:ascii="Times New Roman" w:hAnsi="Times New Roman" w:cs="B Nazanin"/>
            <w:sz w:val="24"/>
            <w:szCs w:val="28"/>
            <w:rtl/>
            <w:rPrChange w:id="1069"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70" w:author="Lenovo" w:date="2026-09-23T00:10:00Z">
              <w:rPr>
                <w:rFonts w:ascii="Times New Roman" w:hAnsi="Times New Roman" w:cs="B Nazanin" w:hint="cs"/>
                <w:sz w:val="24"/>
                <w:szCs w:val="28"/>
                <w:u w:val="single"/>
                <w:rtl/>
              </w:rPr>
            </w:rPrChange>
          </w:rPr>
          <w:t>با</w:t>
        </w:r>
        <w:r w:rsidRPr="00D85B28">
          <w:rPr>
            <w:rFonts w:ascii="Times New Roman" w:hAnsi="Times New Roman" w:cs="B Nazanin"/>
            <w:sz w:val="24"/>
            <w:szCs w:val="28"/>
            <w:rtl/>
            <w:rPrChange w:id="1071"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72" w:author="Lenovo" w:date="2026-09-23T00:10:00Z">
              <w:rPr>
                <w:rFonts w:ascii="Times New Roman" w:hAnsi="Times New Roman" w:cs="B Nazanin" w:hint="cs"/>
                <w:sz w:val="24"/>
                <w:szCs w:val="28"/>
                <w:u w:val="single"/>
                <w:rtl/>
              </w:rPr>
            </w:rPrChange>
          </w:rPr>
          <w:t>این</w:t>
        </w:r>
        <w:r w:rsidRPr="00D85B28">
          <w:rPr>
            <w:rFonts w:ascii="Times New Roman" w:hAnsi="Times New Roman" w:cs="B Nazanin"/>
            <w:sz w:val="24"/>
            <w:szCs w:val="28"/>
            <w:rtl/>
            <w:rPrChange w:id="1073"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74" w:author="Lenovo" w:date="2026-09-23T00:10:00Z">
              <w:rPr>
                <w:rFonts w:ascii="Times New Roman" w:hAnsi="Times New Roman" w:cs="B Nazanin" w:hint="cs"/>
                <w:sz w:val="24"/>
                <w:szCs w:val="28"/>
                <w:u w:val="single"/>
                <w:rtl/>
              </w:rPr>
            </w:rPrChange>
          </w:rPr>
          <w:t>حال،</w:t>
        </w:r>
        <w:r w:rsidRPr="00D85B28">
          <w:rPr>
            <w:rFonts w:ascii="Times New Roman" w:hAnsi="Times New Roman" w:cs="B Nazanin"/>
            <w:sz w:val="24"/>
            <w:szCs w:val="28"/>
            <w:rtl/>
            <w:rPrChange w:id="1075"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76" w:author="Lenovo" w:date="2026-09-23T00:10:00Z">
              <w:rPr>
                <w:rFonts w:ascii="Times New Roman" w:hAnsi="Times New Roman" w:cs="B Nazanin" w:hint="cs"/>
                <w:sz w:val="24"/>
                <w:szCs w:val="28"/>
                <w:u w:val="single"/>
                <w:rtl/>
              </w:rPr>
            </w:rPrChange>
          </w:rPr>
          <w:t>این</w:t>
        </w:r>
        <w:r w:rsidRPr="00D85B28">
          <w:rPr>
            <w:rFonts w:ascii="Times New Roman" w:hAnsi="Times New Roman" w:cs="B Nazanin"/>
            <w:sz w:val="24"/>
            <w:szCs w:val="28"/>
            <w:rtl/>
            <w:rPrChange w:id="1077"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78" w:author="Lenovo" w:date="2026-09-23T00:10:00Z">
              <w:rPr>
                <w:rFonts w:ascii="Times New Roman" w:hAnsi="Times New Roman" w:cs="B Nazanin" w:hint="cs"/>
                <w:sz w:val="24"/>
                <w:szCs w:val="28"/>
                <w:u w:val="single"/>
                <w:rtl/>
              </w:rPr>
            </w:rPrChange>
          </w:rPr>
          <w:t>استراتژی</w:t>
        </w:r>
        <w:r w:rsidRPr="00D85B28">
          <w:rPr>
            <w:rFonts w:ascii="Times New Roman" w:hAnsi="Times New Roman" w:cs="B Nazanin"/>
            <w:sz w:val="24"/>
            <w:szCs w:val="28"/>
            <w:rtl/>
            <w:rPrChange w:id="1079"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80" w:author="Lenovo" w:date="2026-09-23T00:10:00Z">
              <w:rPr>
                <w:rFonts w:ascii="Times New Roman" w:hAnsi="Times New Roman" w:cs="B Nazanin" w:hint="cs"/>
                <w:sz w:val="24"/>
                <w:szCs w:val="28"/>
                <w:u w:val="single"/>
                <w:rtl/>
              </w:rPr>
            </w:rPrChange>
          </w:rPr>
          <w:t>یک</w:t>
        </w:r>
        <w:r w:rsidRPr="00D85B28">
          <w:rPr>
            <w:rFonts w:ascii="Times New Roman" w:hAnsi="Times New Roman" w:cs="B Nazanin"/>
            <w:sz w:val="24"/>
            <w:szCs w:val="28"/>
            <w:rtl/>
            <w:rPrChange w:id="1081"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82" w:author="Lenovo" w:date="2026-09-23T00:10:00Z">
              <w:rPr>
                <w:rFonts w:ascii="Times New Roman" w:hAnsi="Times New Roman" w:cs="B Nazanin" w:hint="cs"/>
                <w:sz w:val="24"/>
                <w:szCs w:val="28"/>
                <w:u w:val="single"/>
                <w:rtl/>
              </w:rPr>
            </w:rPrChange>
          </w:rPr>
          <w:t>نقص</w:t>
        </w:r>
        <w:r w:rsidRPr="00D85B28">
          <w:rPr>
            <w:rFonts w:ascii="Times New Roman" w:hAnsi="Times New Roman" w:cs="B Nazanin"/>
            <w:sz w:val="24"/>
            <w:szCs w:val="28"/>
            <w:rtl/>
            <w:rPrChange w:id="1083"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84" w:author="Lenovo" w:date="2026-09-23T00:10:00Z">
              <w:rPr>
                <w:rFonts w:ascii="Times New Roman" w:hAnsi="Times New Roman" w:cs="B Nazanin" w:hint="cs"/>
                <w:sz w:val="24"/>
                <w:szCs w:val="28"/>
                <w:u w:val="single"/>
                <w:rtl/>
              </w:rPr>
            </w:rPrChange>
          </w:rPr>
          <w:t>ساختاری</w:t>
        </w:r>
        <w:r w:rsidRPr="00D85B28">
          <w:rPr>
            <w:rFonts w:ascii="Times New Roman" w:hAnsi="Times New Roman" w:cs="B Nazanin"/>
            <w:sz w:val="24"/>
            <w:szCs w:val="28"/>
            <w:rtl/>
            <w:rPrChange w:id="1085"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86" w:author="Lenovo" w:date="2026-09-23T00:10:00Z">
              <w:rPr>
                <w:rFonts w:ascii="Times New Roman" w:hAnsi="Times New Roman" w:cs="B Nazanin" w:hint="cs"/>
                <w:sz w:val="24"/>
                <w:szCs w:val="28"/>
                <w:u w:val="single"/>
                <w:rtl/>
              </w:rPr>
            </w:rPrChange>
          </w:rPr>
          <w:t>بنیادین</w:t>
        </w:r>
        <w:r w:rsidRPr="00D85B28">
          <w:rPr>
            <w:rFonts w:ascii="Times New Roman" w:hAnsi="Times New Roman" w:cs="B Nazanin"/>
            <w:sz w:val="24"/>
            <w:szCs w:val="28"/>
            <w:rtl/>
            <w:rPrChange w:id="1087"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88" w:author="Lenovo" w:date="2026-09-23T00:10:00Z">
              <w:rPr>
                <w:rFonts w:ascii="Times New Roman" w:hAnsi="Times New Roman" w:cs="B Nazanin" w:hint="cs"/>
                <w:sz w:val="24"/>
                <w:szCs w:val="28"/>
                <w:u w:val="single"/>
                <w:rtl/>
              </w:rPr>
            </w:rPrChange>
          </w:rPr>
          <w:t>دارد</w:t>
        </w:r>
        <w:r w:rsidRPr="00D85B28">
          <w:rPr>
            <w:rFonts w:ascii="Times New Roman" w:hAnsi="Times New Roman" w:cs="B Nazanin"/>
            <w:sz w:val="24"/>
            <w:szCs w:val="28"/>
            <w:rtl/>
            <w:rPrChange w:id="1089"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90" w:author="Lenovo" w:date="2026-09-23T00:10:00Z">
              <w:rPr>
                <w:rFonts w:ascii="Times New Roman" w:hAnsi="Times New Roman" w:cs="B Nazanin" w:hint="cs"/>
                <w:sz w:val="24"/>
                <w:szCs w:val="28"/>
                <w:u w:val="single"/>
                <w:rtl/>
              </w:rPr>
            </w:rPrChange>
          </w:rPr>
          <w:t>پپتیدهای</w:t>
        </w:r>
        <w:r w:rsidRPr="00D85B28">
          <w:rPr>
            <w:rFonts w:ascii="Times New Roman" w:hAnsi="Times New Roman" w:cs="B Nazanin"/>
            <w:sz w:val="24"/>
            <w:szCs w:val="28"/>
            <w:rtl/>
            <w:rPrChange w:id="1091"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92" w:author="Lenovo" w:date="2026-09-23T00:10:00Z">
              <w:rPr>
                <w:rFonts w:ascii="Times New Roman" w:hAnsi="Times New Roman" w:cs="B Nazanin" w:hint="cs"/>
                <w:sz w:val="24"/>
                <w:szCs w:val="28"/>
                <w:u w:val="single"/>
                <w:rtl/>
              </w:rPr>
            </w:rPrChange>
          </w:rPr>
          <w:t>کوتاه</w:t>
        </w:r>
        <w:r w:rsidRPr="00D85B28">
          <w:rPr>
            <w:rFonts w:ascii="Times New Roman" w:hAnsi="Times New Roman" w:cs="B Nazanin"/>
            <w:sz w:val="24"/>
            <w:szCs w:val="28"/>
            <w:rtl/>
            <w:rPrChange w:id="1093"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94" w:author="Lenovo" w:date="2026-09-23T00:10:00Z">
              <w:rPr>
                <w:rFonts w:ascii="Times New Roman" w:hAnsi="Times New Roman" w:cs="B Nazanin" w:hint="cs"/>
                <w:sz w:val="24"/>
                <w:szCs w:val="28"/>
                <w:u w:val="single"/>
                <w:rtl/>
              </w:rPr>
            </w:rPrChange>
          </w:rPr>
          <w:t>خطی</w:t>
        </w:r>
        <w:r w:rsidRPr="00D85B28">
          <w:rPr>
            <w:rFonts w:ascii="Times New Roman" w:hAnsi="Times New Roman" w:cs="B Nazanin"/>
            <w:sz w:val="24"/>
            <w:szCs w:val="28"/>
            <w:rtl/>
            <w:rPrChange w:id="1095"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96" w:author="Lenovo" w:date="2026-09-23T00:10:00Z">
              <w:rPr>
                <w:rFonts w:ascii="Times New Roman" w:hAnsi="Times New Roman" w:cs="B Nazanin" w:hint="cs"/>
                <w:sz w:val="24"/>
                <w:szCs w:val="28"/>
                <w:u w:val="single"/>
                <w:rtl/>
              </w:rPr>
            </w:rPrChange>
          </w:rPr>
          <w:t>فاقد</w:t>
        </w:r>
        <w:r w:rsidRPr="00D85B28">
          <w:rPr>
            <w:rFonts w:ascii="Times New Roman" w:hAnsi="Times New Roman" w:cs="B Nazanin"/>
            <w:sz w:val="24"/>
            <w:szCs w:val="28"/>
            <w:rtl/>
            <w:rPrChange w:id="1097"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098" w:author="Lenovo" w:date="2026-09-23T00:10:00Z">
              <w:rPr>
                <w:rFonts w:ascii="Times New Roman" w:hAnsi="Times New Roman" w:cs="B Nazanin" w:hint="cs"/>
                <w:sz w:val="24"/>
                <w:szCs w:val="28"/>
                <w:u w:val="single"/>
                <w:rtl/>
              </w:rPr>
            </w:rPrChange>
          </w:rPr>
          <w:t>بستر</w:t>
        </w:r>
        <w:r w:rsidRPr="00D85B28">
          <w:rPr>
            <w:rFonts w:ascii="Times New Roman" w:hAnsi="Times New Roman" w:cs="B Nazanin"/>
            <w:sz w:val="24"/>
            <w:szCs w:val="28"/>
            <w:rtl/>
            <w:rPrChange w:id="1099"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00" w:author="Lenovo" w:date="2026-09-23T00:10:00Z">
              <w:rPr>
                <w:rFonts w:ascii="Times New Roman" w:hAnsi="Times New Roman" w:cs="B Nazanin" w:hint="cs"/>
                <w:sz w:val="24"/>
                <w:szCs w:val="28"/>
                <w:u w:val="single"/>
                <w:rtl/>
              </w:rPr>
            </w:rPrChange>
          </w:rPr>
          <w:t>ساختاری</w:t>
        </w:r>
        <w:r w:rsidRPr="00D85B28">
          <w:rPr>
            <w:rFonts w:ascii="Times New Roman" w:hAnsi="Times New Roman" w:cs="B Nazanin"/>
            <w:sz w:val="24"/>
            <w:szCs w:val="28"/>
            <w:rtl/>
            <w:rPrChange w:id="1101"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02" w:author="Lenovo" w:date="2026-09-23T00:10:00Z">
              <w:rPr>
                <w:rFonts w:ascii="Times New Roman" w:hAnsi="Times New Roman" w:cs="B Nazanin" w:hint="cs"/>
                <w:sz w:val="24"/>
                <w:szCs w:val="28"/>
                <w:u w:val="single"/>
                <w:rtl/>
              </w:rPr>
            </w:rPrChange>
          </w:rPr>
          <w:t>لازم</w:t>
        </w:r>
        <w:r w:rsidRPr="00D85B28">
          <w:rPr>
            <w:rFonts w:ascii="Times New Roman" w:hAnsi="Times New Roman" w:cs="B Nazanin"/>
            <w:sz w:val="24"/>
            <w:szCs w:val="28"/>
            <w:rtl/>
            <w:rPrChange w:id="1103"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04" w:author="Lenovo" w:date="2026-09-23T00:10:00Z">
              <w:rPr>
                <w:rFonts w:ascii="Times New Roman" w:hAnsi="Times New Roman" w:cs="B Nazanin" w:hint="cs"/>
                <w:sz w:val="24"/>
                <w:szCs w:val="28"/>
                <w:u w:val="single"/>
                <w:rtl/>
              </w:rPr>
            </w:rPrChange>
          </w:rPr>
          <w:t>برای</w:t>
        </w:r>
        <w:r w:rsidRPr="00D85B28">
          <w:rPr>
            <w:rFonts w:ascii="Times New Roman" w:hAnsi="Times New Roman" w:cs="B Nazanin"/>
            <w:sz w:val="24"/>
            <w:szCs w:val="28"/>
            <w:rtl/>
            <w:rPrChange w:id="1105"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06" w:author="Lenovo" w:date="2026-09-23T00:10:00Z">
              <w:rPr>
                <w:rFonts w:ascii="Times New Roman" w:hAnsi="Times New Roman" w:cs="B Nazanin" w:hint="cs"/>
                <w:sz w:val="24"/>
                <w:szCs w:val="28"/>
                <w:u w:val="single"/>
                <w:rtl/>
              </w:rPr>
            </w:rPrChange>
          </w:rPr>
          <w:t>حفظ</w:t>
        </w:r>
        <w:r w:rsidRPr="00D85B28">
          <w:rPr>
            <w:rFonts w:ascii="Times New Roman" w:hAnsi="Times New Roman" w:cs="B Nazanin"/>
            <w:sz w:val="24"/>
            <w:szCs w:val="28"/>
            <w:rtl/>
            <w:rPrChange w:id="1107"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08" w:author="Lenovo" w:date="2026-09-23T00:10:00Z">
              <w:rPr>
                <w:rFonts w:ascii="Times New Roman" w:hAnsi="Times New Roman" w:cs="B Nazanin" w:hint="cs"/>
                <w:sz w:val="24"/>
                <w:szCs w:val="28"/>
                <w:u w:val="single"/>
                <w:rtl/>
              </w:rPr>
            </w:rPrChange>
          </w:rPr>
          <w:t>صورت‌بندی</w:t>
        </w:r>
        <w:r w:rsidRPr="00D85B28">
          <w:rPr>
            <w:rFonts w:ascii="Times New Roman" w:hAnsi="Times New Roman" w:cs="B Nazanin"/>
            <w:sz w:val="24"/>
            <w:szCs w:val="28"/>
            <w:rtl/>
            <w:rPrChange w:id="1109"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10" w:author="Lenovo" w:date="2026-09-23T00:10:00Z">
              <w:rPr>
                <w:rFonts w:ascii="Times New Roman" w:hAnsi="Times New Roman" w:cs="B Nazanin" w:hint="cs"/>
                <w:sz w:val="24"/>
                <w:szCs w:val="28"/>
                <w:u w:val="single"/>
                <w:rtl/>
              </w:rPr>
            </w:rPrChange>
          </w:rPr>
          <w:t>پایدار</w:t>
        </w:r>
        <w:r w:rsidRPr="00D85B28">
          <w:rPr>
            <w:rFonts w:ascii="Times New Roman" w:hAnsi="Times New Roman" w:cs="B Nazanin"/>
            <w:sz w:val="24"/>
            <w:szCs w:val="28"/>
            <w:rtl/>
            <w:rPrChange w:id="1111"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12" w:author="Lenovo" w:date="2026-09-23T00:10:00Z">
              <w:rPr>
                <w:rFonts w:ascii="Times New Roman" w:hAnsi="Times New Roman" w:cs="B Nazanin" w:hint="cs"/>
                <w:sz w:val="24"/>
                <w:szCs w:val="28"/>
                <w:u w:val="single"/>
                <w:rtl/>
              </w:rPr>
            </w:rPrChange>
          </w:rPr>
          <w:t>هستند</w:t>
        </w:r>
        <w:r w:rsidRPr="00D85B28">
          <w:rPr>
            <w:rFonts w:ascii="Times New Roman" w:hAnsi="Times New Roman" w:cs="B Nazanin"/>
            <w:sz w:val="24"/>
            <w:szCs w:val="28"/>
            <w:rtl/>
            <w:rPrChange w:id="1113"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14" w:author="Lenovo" w:date="2026-09-23T00:10:00Z">
              <w:rPr>
                <w:rFonts w:ascii="Times New Roman" w:hAnsi="Times New Roman" w:cs="B Nazanin" w:hint="cs"/>
                <w:sz w:val="24"/>
                <w:szCs w:val="28"/>
                <w:u w:val="single"/>
                <w:rtl/>
              </w:rPr>
            </w:rPrChange>
          </w:rPr>
          <w:t>و</w:t>
        </w:r>
        <w:r w:rsidRPr="00D85B28">
          <w:rPr>
            <w:rFonts w:ascii="Times New Roman" w:hAnsi="Times New Roman" w:cs="B Nazanin"/>
            <w:sz w:val="24"/>
            <w:szCs w:val="28"/>
            <w:rtl/>
            <w:rPrChange w:id="1115"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16" w:author="Lenovo" w:date="2026-09-23T00:10:00Z">
              <w:rPr>
                <w:rFonts w:ascii="Times New Roman" w:hAnsi="Times New Roman" w:cs="B Nazanin" w:hint="cs"/>
                <w:sz w:val="24"/>
                <w:szCs w:val="28"/>
                <w:u w:val="single"/>
                <w:rtl/>
              </w:rPr>
            </w:rPrChange>
          </w:rPr>
          <w:t>در</w:t>
        </w:r>
        <w:r w:rsidRPr="00D85B28">
          <w:rPr>
            <w:rFonts w:ascii="Times New Roman" w:hAnsi="Times New Roman" w:cs="B Nazanin"/>
            <w:sz w:val="24"/>
            <w:szCs w:val="28"/>
            <w:rtl/>
            <w:rPrChange w:id="1117"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18" w:author="Lenovo" w:date="2026-09-23T00:10:00Z">
              <w:rPr>
                <w:rFonts w:ascii="Times New Roman" w:hAnsi="Times New Roman" w:cs="B Nazanin" w:hint="cs"/>
                <w:sz w:val="24"/>
                <w:szCs w:val="28"/>
                <w:u w:val="single"/>
                <w:rtl/>
              </w:rPr>
            </w:rPrChange>
          </w:rPr>
          <w:t>محیط</w:t>
        </w:r>
        <w:r w:rsidRPr="00D85B28">
          <w:rPr>
            <w:rFonts w:ascii="Times New Roman" w:hAnsi="Times New Roman" w:cs="B Nazanin"/>
            <w:sz w:val="24"/>
            <w:szCs w:val="28"/>
            <w:rtl/>
            <w:rPrChange w:id="1119"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20" w:author="Lenovo" w:date="2026-09-23T00:10:00Z">
              <w:rPr>
                <w:rFonts w:ascii="Times New Roman" w:hAnsi="Times New Roman" w:cs="B Nazanin" w:hint="cs"/>
                <w:sz w:val="24"/>
                <w:szCs w:val="28"/>
                <w:u w:val="single"/>
                <w:rtl/>
              </w:rPr>
            </w:rPrChange>
          </w:rPr>
          <w:t>محلول</w:t>
        </w:r>
        <w:r w:rsidRPr="00D85B28">
          <w:rPr>
            <w:rFonts w:ascii="Times New Roman" w:hAnsi="Times New Roman" w:cs="B Nazanin"/>
            <w:sz w:val="24"/>
            <w:szCs w:val="28"/>
            <w:rtl/>
            <w:rPrChange w:id="1121"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22" w:author="Lenovo" w:date="2026-09-23T00:10:00Z">
              <w:rPr>
                <w:rFonts w:ascii="Times New Roman" w:hAnsi="Times New Roman" w:cs="B Nazanin" w:hint="cs"/>
                <w:sz w:val="24"/>
                <w:szCs w:val="28"/>
                <w:u w:val="single"/>
                <w:rtl/>
              </w:rPr>
            </w:rPrChange>
          </w:rPr>
          <w:t>ساختاری</w:t>
        </w:r>
        <w:r w:rsidRPr="00D85B28">
          <w:rPr>
            <w:rFonts w:ascii="Times New Roman" w:hAnsi="Times New Roman" w:cs="B Nazanin"/>
            <w:sz w:val="24"/>
            <w:szCs w:val="28"/>
            <w:rtl/>
            <w:rPrChange w:id="1123"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24" w:author="Lenovo" w:date="2026-09-23T00:10:00Z">
              <w:rPr>
                <w:rFonts w:ascii="Times New Roman" w:hAnsi="Times New Roman" w:cs="B Nazanin" w:hint="cs"/>
                <w:sz w:val="24"/>
                <w:szCs w:val="28"/>
                <w:u w:val="single"/>
                <w:rtl/>
              </w:rPr>
            </w:rPrChange>
          </w:rPr>
          <w:t>انعطاف‌پذیر</w:t>
        </w:r>
        <w:r w:rsidRPr="00D85B28">
          <w:rPr>
            <w:rFonts w:ascii="Times New Roman" w:hAnsi="Times New Roman" w:cs="B Nazanin"/>
            <w:sz w:val="24"/>
            <w:szCs w:val="28"/>
            <w:rtl/>
            <w:rPrChange w:id="1125"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26" w:author="Lenovo" w:date="2026-09-23T00:10:00Z">
              <w:rPr>
                <w:rFonts w:ascii="Times New Roman" w:hAnsi="Times New Roman" w:cs="B Nazanin" w:hint="cs"/>
                <w:sz w:val="24"/>
                <w:szCs w:val="28"/>
                <w:u w:val="single"/>
                <w:rtl/>
              </w:rPr>
            </w:rPrChange>
          </w:rPr>
          <w:t>و</w:t>
        </w:r>
        <w:r w:rsidRPr="00D85B28">
          <w:rPr>
            <w:rFonts w:ascii="Times New Roman" w:hAnsi="Times New Roman" w:cs="B Nazanin"/>
            <w:sz w:val="24"/>
            <w:szCs w:val="28"/>
            <w:rtl/>
            <w:rPrChange w:id="1127"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hint="cs"/>
            <w:sz w:val="24"/>
            <w:szCs w:val="28"/>
            <w:rtl/>
            <w:rPrChange w:id="1128" w:author="Lenovo" w:date="2026-09-23T00:10:00Z">
              <w:rPr>
                <w:rFonts w:ascii="Times New Roman" w:hAnsi="Times New Roman" w:cs="B Nazanin" w:hint="cs"/>
                <w:sz w:val="24"/>
                <w:szCs w:val="28"/>
                <w:u w:val="single"/>
                <w:rtl/>
              </w:rPr>
            </w:rPrChange>
          </w:rPr>
          <w:t>نامنظم</w:t>
        </w:r>
      </w:ins>
      <w:ins w:id="1129" w:author="Lenovo" w:date="2026-09-23T00:11:00Z">
        <w:r>
          <w:rPr>
            <w:rStyle w:val="FootnoteReference"/>
            <w:rFonts w:ascii="Times New Roman" w:hAnsi="Times New Roman" w:cs="B Nazanin"/>
            <w:sz w:val="24"/>
            <w:szCs w:val="28"/>
            <w:rtl/>
          </w:rPr>
          <w:footnoteReference w:id="2"/>
        </w:r>
      </w:ins>
      <w:ins w:id="1133" w:author="Lenovo" w:date="2026-09-23T00:10:00Z">
        <w:r w:rsidRPr="00D85B28">
          <w:rPr>
            <w:rFonts w:ascii="Times New Roman" w:hAnsi="Times New Roman" w:cs="B Nazanin"/>
            <w:sz w:val="24"/>
            <w:szCs w:val="28"/>
            <w:rPrChange w:id="1134" w:author="Lenovo" w:date="2026-09-23T00:10:00Z">
              <w:rPr>
                <w:rFonts w:ascii="Times New Roman" w:hAnsi="Times New Roman" w:cs="B Nazanin"/>
                <w:sz w:val="24"/>
                <w:szCs w:val="28"/>
                <w:u w:val="single"/>
              </w:rPr>
            </w:rPrChange>
          </w:rPr>
          <w:t xml:space="preserve"> </w:t>
        </w:r>
        <w:r w:rsidRPr="00D85B28">
          <w:rPr>
            <w:rFonts w:ascii="Times New Roman" w:hAnsi="Times New Roman" w:cs="B Nazanin"/>
            <w:sz w:val="24"/>
            <w:szCs w:val="28"/>
            <w:rtl/>
            <w:rPrChange w:id="1135" w:author="Lenovo" w:date="2026-09-23T00:10:00Z">
              <w:rPr>
                <w:rFonts w:ascii="Times New Roman" w:hAnsi="Times New Roman" w:cs="B Nazanin"/>
                <w:sz w:val="24"/>
                <w:szCs w:val="28"/>
                <w:u w:val="single"/>
                <w:rtl/>
              </w:rPr>
            </w:rPrChange>
          </w:rPr>
          <w:t>به خود م</w:t>
        </w:r>
        <w:r w:rsidRPr="00D85B28">
          <w:rPr>
            <w:rFonts w:ascii="Times New Roman" w:hAnsi="Times New Roman" w:cs="B Nazanin" w:hint="cs"/>
            <w:sz w:val="24"/>
            <w:szCs w:val="28"/>
            <w:rtl/>
            <w:rPrChange w:id="1136" w:author="Lenovo" w:date="2026-09-23T00:10:00Z">
              <w:rPr>
                <w:rFonts w:ascii="Times New Roman" w:hAnsi="Times New Roman" w:cs="B Nazanin" w:hint="cs"/>
                <w:sz w:val="24"/>
                <w:szCs w:val="28"/>
                <w:u w:val="single"/>
                <w:rtl/>
              </w:rPr>
            </w:rPrChange>
          </w:rPr>
          <w:t>ی‌گیرند؛</w:t>
        </w:r>
        <w:r w:rsidRPr="00D85B28">
          <w:rPr>
            <w:rFonts w:ascii="Times New Roman" w:hAnsi="Times New Roman" w:cs="B Nazanin"/>
            <w:sz w:val="24"/>
            <w:szCs w:val="28"/>
            <w:rtl/>
            <w:rPrChange w:id="1137" w:author="Lenovo" w:date="2026-09-23T00:10:00Z">
              <w:rPr>
                <w:rFonts w:ascii="Times New Roman" w:hAnsi="Times New Roman" w:cs="B Nazanin"/>
                <w:sz w:val="24"/>
                <w:szCs w:val="28"/>
                <w:u w:val="single"/>
                <w:rtl/>
              </w:rPr>
            </w:rPrChange>
          </w:rPr>
          <w:t xml:space="preserve"> در نت</w:t>
        </w:r>
        <w:r w:rsidRPr="00D85B28">
          <w:rPr>
            <w:rFonts w:ascii="Times New Roman" w:hAnsi="Times New Roman" w:cs="B Nazanin" w:hint="cs"/>
            <w:sz w:val="24"/>
            <w:szCs w:val="28"/>
            <w:rtl/>
            <w:rPrChange w:id="1138" w:author="Lenovo" w:date="2026-09-23T00:10:00Z">
              <w:rPr>
                <w:rFonts w:ascii="Times New Roman" w:hAnsi="Times New Roman" w:cs="B Nazanin" w:hint="cs"/>
                <w:sz w:val="24"/>
                <w:szCs w:val="28"/>
                <w:u w:val="single"/>
                <w:rtl/>
              </w:rPr>
            </w:rPrChange>
          </w:rPr>
          <w:t>یجه،</w:t>
        </w:r>
        <w:r w:rsidRPr="00D85B28">
          <w:rPr>
            <w:rFonts w:ascii="Times New Roman" w:hAnsi="Times New Roman" w:cs="B Nazanin"/>
            <w:sz w:val="24"/>
            <w:szCs w:val="28"/>
            <w:rtl/>
            <w:rPrChange w:id="1139" w:author="Lenovo" w:date="2026-09-23T00:10:00Z">
              <w:rPr>
                <w:rFonts w:ascii="Times New Roman" w:hAnsi="Times New Roman" w:cs="B Nazanin"/>
                <w:sz w:val="24"/>
                <w:szCs w:val="28"/>
                <w:u w:val="single"/>
                <w:rtl/>
              </w:rPr>
            </w:rPrChange>
          </w:rPr>
          <w:t xml:space="preserve"> قاد</w:t>
        </w:r>
        <w:r>
          <w:rPr>
            <w:rFonts w:ascii="Times New Roman" w:hAnsi="Times New Roman" w:cs="B Nazanin"/>
            <w:sz w:val="24"/>
            <w:szCs w:val="28"/>
            <w:rtl/>
          </w:rPr>
          <w:t>ر به بازتول</w:t>
        </w:r>
        <w:r>
          <w:rPr>
            <w:rFonts w:ascii="Times New Roman" w:hAnsi="Times New Roman" w:cs="B Nazanin" w:hint="cs"/>
            <w:sz w:val="24"/>
            <w:szCs w:val="28"/>
            <w:rtl/>
          </w:rPr>
          <w:t>ید</w:t>
        </w:r>
        <w:r>
          <w:rPr>
            <w:rFonts w:ascii="Times New Roman" w:hAnsi="Times New Roman" w:cs="B Nazanin"/>
            <w:sz w:val="24"/>
            <w:szCs w:val="28"/>
            <w:rtl/>
          </w:rPr>
          <w:t xml:space="preserve"> اپ</w:t>
        </w:r>
        <w:r>
          <w:rPr>
            <w:rFonts w:ascii="Times New Roman" w:hAnsi="Times New Roman" w:cs="B Nazanin" w:hint="cs"/>
            <w:sz w:val="24"/>
            <w:szCs w:val="28"/>
            <w:rtl/>
          </w:rPr>
          <w:t>ی‌توپ‌های</w:t>
        </w:r>
        <w:r>
          <w:rPr>
            <w:rFonts w:ascii="Times New Roman" w:hAnsi="Times New Roman" w:cs="B Nazanin"/>
            <w:sz w:val="24"/>
            <w:szCs w:val="28"/>
            <w:rtl/>
          </w:rPr>
          <w:t xml:space="preserve"> فضا</w:t>
        </w:r>
        <w:r>
          <w:rPr>
            <w:rFonts w:ascii="Times New Roman" w:hAnsi="Times New Roman" w:cs="B Nazanin" w:hint="cs"/>
            <w:sz w:val="24"/>
            <w:szCs w:val="28"/>
            <w:rtl/>
          </w:rPr>
          <w:t>یی</w:t>
        </w:r>
        <w:r>
          <w:rPr>
            <w:rStyle w:val="FootnoteReference"/>
            <w:rFonts w:ascii="Times New Roman" w:hAnsi="Times New Roman" w:cs="B Nazanin"/>
            <w:sz w:val="24"/>
            <w:szCs w:val="28"/>
            <w:rtl/>
          </w:rPr>
          <w:footnoteReference w:id="3"/>
        </w:r>
        <w:r>
          <w:rPr>
            <w:rFonts w:ascii="Times New Roman" w:hAnsi="Times New Roman" w:cs="B Nazanin" w:hint="cs"/>
            <w:sz w:val="24"/>
            <w:szCs w:val="28"/>
            <w:rtl/>
          </w:rPr>
          <w:t xml:space="preserve"> </w:t>
        </w:r>
        <w:r w:rsidRPr="00D85B28">
          <w:rPr>
            <w:rFonts w:ascii="Times New Roman" w:hAnsi="Times New Roman" w:cs="B Nazanin"/>
            <w:sz w:val="24"/>
            <w:szCs w:val="28"/>
            <w:rtl/>
            <w:rPrChange w:id="1144" w:author="Lenovo" w:date="2026-09-23T00:10:00Z">
              <w:rPr>
                <w:rFonts w:ascii="Times New Roman" w:hAnsi="Times New Roman" w:cs="B Nazanin"/>
                <w:sz w:val="24"/>
                <w:szCs w:val="28"/>
                <w:u w:val="single"/>
                <w:rtl/>
              </w:rPr>
            </w:rPrChange>
          </w:rPr>
          <w:t>نخواهند بود، درحال</w:t>
        </w:r>
        <w:r w:rsidRPr="00D85B28">
          <w:rPr>
            <w:rFonts w:ascii="Times New Roman" w:hAnsi="Times New Roman" w:cs="B Nazanin" w:hint="cs"/>
            <w:sz w:val="24"/>
            <w:szCs w:val="28"/>
            <w:rtl/>
            <w:rPrChange w:id="1145" w:author="Lenovo" w:date="2026-09-23T00:10:00Z">
              <w:rPr>
                <w:rFonts w:ascii="Times New Roman" w:hAnsi="Times New Roman" w:cs="B Nazanin" w:hint="cs"/>
                <w:sz w:val="24"/>
                <w:szCs w:val="28"/>
                <w:u w:val="single"/>
                <w:rtl/>
              </w:rPr>
            </w:rPrChange>
          </w:rPr>
          <w:t>ی‌که</w:t>
        </w:r>
        <w:r w:rsidRPr="00D85B28">
          <w:rPr>
            <w:rFonts w:ascii="Times New Roman" w:hAnsi="Times New Roman" w:cs="B Nazanin"/>
            <w:sz w:val="24"/>
            <w:szCs w:val="28"/>
            <w:rtl/>
            <w:rPrChange w:id="1146" w:author="Lenovo" w:date="2026-09-23T00:10:00Z">
              <w:rPr>
                <w:rFonts w:ascii="Times New Roman" w:hAnsi="Times New Roman" w:cs="B Nazanin"/>
                <w:sz w:val="24"/>
                <w:szCs w:val="28"/>
                <w:u w:val="single"/>
                <w:rtl/>
              </w:rPr>
            </w:rPrChange>
          </w:rPr>
          <w:t xml:space="preserve"> بخش عمده آنت</w:t>
        </w:r>
        <w:r w:rsidRPr="00D85B28">
          <w:rPr>
            <w:rFonts w:ascii="Times New Roman" w:hAnsi="Times New Roman" w:cs="B Nazanin" w:hint="cs"/>
            <w:sz w:val="24"/>
            <w:szCs w:val="28"/>
            <w:rtl/>
            <w:rPrChange w:id="1147" w:author="Lenovo" w:date="2026-09-23T00:10:00Z">
              <w:rPr>
                <w:rFonts w:ascii="Times New Roman" w:hAnsi="Times New Roman" w:cs="B Nazanin" w:hint="cs"/>
                <w:sz w:val="24"/>
                <w:szCs w:val="28"/>
                <w:u w:val="single"/>
                <w:rtl/>
              </w:rPr>
            </w:rPrChange>
          </w:rPr>
          <w:t>ی‌بادی‌های</w:t>
        </w:r>
        <w:r w:rsidRPr="00D85B28">
          <w:rPr>
            <w:rFonts w:ascii="Times New Roman" w:hAnsi="Times New Roman" w:cs="B Nazanin"/>
            <w:sz w:val="24"/>
            <w:szCs w:val="28"/>
            <w:rtl/>
            <w:rPrChange w:id="1148" w:author="Lenovo" w:date="2026-09-23T00:10:00Z">
              <w:rPr>
                <w:rFonts w:ascii="Times New Roman" w:hAnsi="Times New Roman" w:cs="B Nazanin"/>
                <w:sz w:val="24"/>
                <w:szCs w:val="28"/>
                <w:u w:val="single"/>
                <w:rtl/>
              </w:rPr>
            </w:rPrChange>
          </w:rPr>
          <w:t xml:space="preserve"> طب</w:t>
        </w:r>
        <w:r w:rsidRPr="00D85B28">
          <w:rPr>
            <w:rFonts w:ascii="Times New Roman" w:hAnsi="Times New Roman" w:cs="B Nazanin" w:hint="cs"/>
            <w:sz w:val="24"/>
            <w:szCs w:val="28"/>
            <w:rtl/>
            <w:rPrChange w:id="1149" w:author="Lenovo" w:date="2026-09-23T00:10:00Z">
              <w:rPr>
                <w:rFonts w:ascii="Times New Roman" w:hAnsi="Times New Roman" w:cs="B Nazanin" w:hint="cs"/>
                <w:sz w:val="24"/>
                <w:szCs w:val="28"/>
                <w:u w:val="single"/>
                <w:rtl/>
              </w:rPr>
            </w:rPrChange>
          </w:rPr>
          <w:t>یعی</w:t>
        </w:r>
        <w:r w:rsidRPr="00D85B28">
          <w:rPr>
            <w:rFonts w:ascii="Times New Roman" w:hAnsi="Times New Roman" w:cs="B Nazanin"/>
            <w:sz w:val="24"/>
            <w:szCs w:val="28"/>
            <w:rtl/>
            <w:rPrChange w:id="1150" w:author="Lenovo" w:date="2026-09-23T00:10:00Z">
              <w:rPr>
                <w:rFonts w:ascii="Times New Roman" w:hAnsi="Times New Roman" w:cs="B Nazanin"/>
                <w:sz w:val="24"/>
                <w:szCs w:val="28"/>
                <w:u w:val="single"/>
                <w:rtl/>
              </w:rPr>
            </w:rPrChange>
          </w:rPr>
          <w:t xml:space="preserve"> س</w:t>
        </w:r>
        <w:r w:rsidRPr="00D85B28">
          <w:rPr>
            <w:rFonts w:ascii="Times New Roman" w:hAnsi="Times New Roman" w:cs="B Nazanin" w:hint="cs"/>
            <w:sz w:val="24"/>
            <w:szCs w:val="28"/>
            <w:rtl/>
            <w:rPrChange w:id="1151" w:author="Lenovo" w:date="2026-09-23T00:10:00Z">
              <w:rPr>
                <w:rFonts w:ascii="Times New Roman" w:hAnsi="Times New Roman" w:cs="B Nazanin" w:hint="cs"/>
                <w:sz w:val="24"/>
                <w:szCs w:val="28"/>
                <w:u w:val="single"/>
                <w:rtl/>
              </w:rPr>
            </w:rPrChange>
          </w:rPr>
          <w:t>یستم</w:t>
        </w:r>
        <w:r w:rsidRPr="00D85B28">
          <w:rPr>
            <w:rFonts w:ascii="Times New Roman" w:hAnsi="Times New Roman" w:cs="B Nazanin"/>
            <w:sz w:val="24"/>
            <w:szCs w:val="28"/>
            <w:rtl/>
            <w:rPrChange w:id="1152" w:author="Lenovo" w:date="2026-09-23T00:10:00Z">
              <w:rPr>
                <w:rFonts w:ascii="Times New Roman" w:hAnsi="Times New Roman" w:cs="B Nazanin"/>
                <w:sz w:val="24"/>
                <w:szCs w:val="28"/>
                <w:u w:val="single"/>
                <w:rtl/>
              </w:rPr>
            </w:rPrChange>
          </w:rPr>
          <w:t xml:space="preserve"> ا</w:t>
        </w:r>
        <w:r w:rsidRPr="00D85B28">
          <w:rPr>
            <w:rFonts w:ascii="Times New Roman" w:hAnsi="Times New Roman" w:cs="B Nazanin" w:hint="cs"/>
            <w:sz w:val="24"/>
            <w:szCs w:val="28"/>
            <w:rtl/>
            <w:rPrChange w:id="1153" w:author="Lenovo" w:date="2026-09-23T00:10:00Z">
              <w:rPr>
                <w:rFonts w:ascii="Times New Roman" w:hAnsi="Times New Roman" w:cs="B Nazanin" w:hint="cs"/>
                <w:sz w:val="24"/>
                <w:szCs w:val="28"/>
                <w:u w:val="single"/>
                <w:rtl/>
              </w:rPr>
            </w:rPrChange>
          </w:rPr>
          <w:t>یمنی</w:t>
        </w:r>
        <w:r w:rsidRPr="00D85B28">
          <w:rPr>
            <w:rFonts w:ascii="Times New Roman" w:hAnsi="Times New Roman" w:cs="B Nazanin"/>
            <w:sz w:val="24"/>
            <w:szCs w:val="28"/>
            <w:rtl/>
            <w:rPrChange w:id="1154" w:author="Lenovo" w:date="2026-09-23T00:10:00Z">
              <w:rPr>
                <w:rFonts w:ascii="Times New Roman" w:hAnsi="Times New Roman" w:cs="B Nazanin"/>
                <w:sz w:val="24"/>
                <w:szCs w:val="28"/>
                <w:u w:val="single"/>
                <w:rtl/>
              </w:rPr>
            </w:rPrChange>
          </w:rPr>
          <w:t xml:space="preserve"> عل</w:t>
        </w:r>
        <w:r w:rsidRPr="00D85B28">
          <w:rPr>
            <w:rFonts w:ascii="Times New Roman" w:hAnsi="Times New Roman" w:cs="B Nazanin" w:hint="cs"/>
            <w:sz w:val="24"/>
            <w:szCs w:val="28"/>
            <w:rtl/>
            <w:rPrChange w:id="1155" w:author="Lenovo" w:date="2026-09-23T00:10:00Z">
              <w:rPr>
                <w:rFonts w:ascii="Times New Roman" w:hAnsi="Times New Roman" w:cs="B Nazanin" w:hint="cs"/>
                <w:sz w:val="24"/>
                <w:szCs w:val="28"/>
                <w:u w:val="single"/>
                <w:rtl/>
              </w:rPr>
            </w:rPrChange>
          </w:rPr>
          <w:t>یه</w:t>
        </w:r>
        <w:r w:rsidRPr="00D85B28">
          <w:rPr>
            <w:rFonts w:ascii="Times New Roman" w:hAnsi="Times New Roman" w:cs="B Nazanin"/>
            <w:sz w:val="24"/>
            <w:szCs w:val="28"/>
            <w:rtl/>
            <w:rPrChange w:id="1156" w:author="Lenovo" w:date="2026-09-23T00:10:00Z">
              <w:rPr>
                <w:rFonts w:ascii="Times New Roman" w:hAnsi="Times New Roman" w:cs="B Nazanin"/>
                <w:sz w:val="24"/>
                <w:szCs w:val="28"/>
                <w:u w:val="single"/>
                <w:rtl/>
              </w:rPr>
            </w:rPrChange>
          </w:rPr>
          <w:t xml:space="preserve"> اپ</w:t>
        </w:r>
        <w:r w:rsidRPr="00D85B28">
          <w:rPr>
            <w:rFonts w:ascii="Times New Roman" w:hAnsi="Times New Roman" w:cs="B Nazanin" w:hint="cs"/>
            <w:sz w:val="24"/>
            <w:szCs w:val="28"/>
            <w:rtl/>
            <w:rPrChange w:id="1157" w:author="Lenovo" w:date="2026-09-23T00:10:00Z">
              <w:rPr>
                <w:rFonts w:ascii="Times New Roman" w:hAnsi="Times New Roman" w:cs="B Nazanin" w:hint="cs"/>
                <w:sz w:val="24"/>
                <w:szCs w:val="28"/>
                <w:u w:val="single"/>
                <w:rtl/>
              </w:rPr>
            </w:rPrChange>
          </w:rPr>
          <w:t>ی‌توپ‌های</w:t>
        </w:r>
        <w:r w:rsidRPr="00D85B28">
          <w:rPr>
            <w:rFonts w:ascii="Times New Roman" w:hAnsi="Times New Roman" w:cs="B Nazanin"/>
            <w:sz w:val="24"/>
            <w:szCs w:val="28"/>
            <w:rtl/>
            <w:rPrChange w:id="1158" w:author="Lenovo" w:date="2026-09-23T00:10:00Z">
              <w:rPr>
                <w:rFonts w:ascii="Times New Roman" w:hAnsi="Times New Roman" w:cs="B Nazanin"/>
                <w:sz w:val="24"/>
                <w:szCs w:val="28"/>
                <w:u w:val="single"/>
                <w:rtl/>
              </w:rPr>
            </w:rPrChange>
          </w:rPr>
          <w:t xml:space="preserve"> فضا</w:t>
        </w:r>
        <w:r w:rsidRPr="00D85B28">
          <w:rPr>
            <w:rFonts w:ascii="Times New Roman" w:hAnsi="Times New Roman" w:cs="B Nazanin" w:hint="cs"/>
            <w:sz w:val="24"/>
            <w:szCs w:val="28"/>
            <w:rtl/>
            <w:rPrChange w:id="1159" w:author="Lenovo" w:date="2026-09-23T00:10:00Z">
              <w:rPr>
                <w:rFonts w:ascii="Times New Roman" w:hAnsi="Times New Roman" w:cs="B Nazanin" w:hint="cs"/>
                <w:sz w:val="24"/>
                <w:szCs w:val="28"/>
                <w:u w:val="single"/>
                <w:rtl/>
              </w:rPr>
            </w:rPrChange>
          </w:rPr>
          <w:t>یی</w:t>
        </w:r>
        <w:r w:rsidRPr="00D85B28">
          <w:rPr>
            <w:rFonts w:ascii="Times New Roman" w:hAnsi="Times New Roman" w:cs="B Nazanin"/>
            <w:sz w:val="24"/>
            <w:szCs w:val="28"/>
            <w:rtl/>
            <w:rPrChange w:id="1160" w:author="Lenovo" w:date="2026-09-23T00:10:00Z">
              <w:rPr>
                <w:rFonts w:ascii="Times New Roman" w:hAnsi="Times New Roman" w:cs="B Nazanin"/>
                <w:sz w:val="24"/>
                <w:szCs w:val="28"/>
                <w:u w:val="single"/>
                <w:rtl/>
              </w:rPr>
            </w:rPrChange>
          </w:rPr>
          <w:t xml:space="preserve"> تشک</w:t>
        </w:r>
        <w:r w:rsidRPr="00D85B28">
          <w:rPr>
            <w:rFonts w:ascii="Times New Roman" w:hAnsi="Times New Roman" w:cs="B Nazanin" w:hint="cs"/>
            <w:sz w:val="24"/>
            <w:szCs w:val="28"/>
            <w:rtl/>
            <w:rPrChange w:id="1161" w:author="Lenovo" w:date="2026-09-23T00:10:00Z">
              <w:rPr>
                <w:rFonts w:ascii="Times New Roman" w:hAnsi="Times New Roman" w:cs="B Nazanin" w:hint="cs"/>
                <w:sz w:val="24"/>
                <w:szCs w:val="28"/>
                <w:u w:val="single"/>
                <w:rtl/>
              </w:rPr>
            </w:rPrChange>
          </w:rPr>
          <w:t>یل</w:t>
        </w:r>
        <w:r w:rsidRPr="00D85B28">
          <w:rPr>
            <w:rFonts w:ascii="Times New Roman" w:hAnsi="Times New Roman" w:cs="B Nazanin"/>
            <w:sz w:val="24"/>
            <w:szCs w:val="28"/>
            <w:rtl/>
            <w:rPrChange w:id="1162" w:author="Lenovo" w:date="2026-09-23T00:10:00Z">
              <w:rPr>
                <w:rFonts w:ascii="Times New Roman" w:hAnsi="Times New Roman" w:cs="B Nazanin"/>
                <w:sz w:val="24"/>
                <w:szCs w:val="28"/>
                <w:u w:val="single"/>
                <w:rtl/>
              </w:rPr>
            </w:rPrChange>
          </w:rPr>
          <w:t xml:space="preserve"> م</w:t>
        </w:r>
        <w:r w:rsidRPr="00D85B28">
          <w:rPr>
            <w:rFonts w:ascii="Times New Roman" w:hAnsi="Times New Roman" w:cs="B Nazanin" w:hint="cs"/>
            <w:sz w:val="24"/>
            <w:szCs w:val="28"/>
            <w:rtl/>
            <w:rPrChange w:id="1163" w:author="Lenovo" w:date="2026-09-23T00:10:00Z">
              <w:rPr>
                <w:rFonts w:ascii="Times New Roman" w:hAnsi="Times New Roman" w:cs="B Nazanin" w:hint="cs"/>
                <w:sz w:val="24"/>
                <w:szCs w:val="28"/>
                <w:u w:val="single"/>
                <w:rtl/>
              </w:rPr>
            </w:rPrChange>
          </w:rPr>
          <w:t>ی‌شوند</w:t>
        </w:r>
        <w:r w:rsidRPr="00D85B28">
          <w:rPr>
            <w:rFonts w:ascii="Times New Roman" w:hAnsi="Times New Roman" w:cs="B Nazanin"/>
            <w:sz w:val="24"/>
            <w:szCs w:val="28"/>
            <w:rtl/>
            <w:rPrChange w:id="1164" w:author="Lenovo" w:date="2026-09-23T00:10:00Z">
              <w:rPr>
                <w:rFonts w:ascii="Times New Roman" w:hAnsi="Times New Roman" w:cs="B Nazanin"/>
                <w:sz w:val="24"/>
                <w:szCs w:val="28"/>
                <w:u w:val="single"/>
                <w:rtl/>
              </w:rPr>
            </w:rPrChange>
          </w:rPr>
          <w:t>. بر هم</w:t>
        </w:r>
        <w:r w:rsidRPr="00D85B28">
          <w:rPr>
            <w:rFonts w:ascii="Times New Roman" w:hAnsi="Times New Roman" w:cs="B Nazanin" w:hint="cs"/>
            <w:sz w:val="24"/>
            <w:szCs w:val="28"/>
            <w:rtl/>
            <w:rPrChange w:id="1165" w:author="Lenovo" w:date="2026-09-23T00:10: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1166" w:author="Lenovo" w:date="2026-09-23T00:10:00Z">
              <w:rPr>
                <w:rFonts w:ascii="Times New Roman" w:hAnsi="Times New Roman" w:cs="B Nazanin"/>
                <w:sz w:val="24"/>
                <w:szCs w:val="28"/>
                <w:u w:val="single"/>
                <w:rtl/>
              </w:rPr>
            </w:rPrChange>
          </w:rPr>
          <w:t xml:space="preserve"> اساس، در ا</w:t>
        </w:r>
        <w:r w:rsidRPr="00D85B28">
          <w:rPr>
            <w:rFonts w:ascii="Times New Roman" w:hAnsi="Times New Roman" w:cs="B Nazanin" w:hint="cs"/>
            <w:sz w:val="24"/>
            <w:szCs w:val="28"/>
            <w:rtl/>
            <w:rPrChange w:id="1167" w:author="Lenovo" w:date="2026-09-23T00:10: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1168" w:author="Lenovo" w:date="2026-09-23T00:10:00Z">
              <w:rPr>
                <w:rFonts w:ascii="Times New Roman" w:hAnsi="Times New Roman" w:cs="B Nazanin"/>
                <w:sz w:val="24"/>
                <w:szCs w:val="28"/>
                <w:u w:val="single"/>
                <w:rtl/>
              </w:rPr>
            </w:rPrChange>
          </w:rPr>
          <w:t xml:space="preserve"> پژوهش به‌جا</w:t>
        </w:r>
        <w:r w:rsidRPr="00D85B28">
          <w:rPr>
            <w:rFonts w:ascii="Times New Roman" w:hAnsi="Times New Roman" w:cs="B Nazanin" w:hint="cs"/>
            <w:sz w:val="24"/>
            <w:szCs w:val="28"/>
            <w:rtl/>
            <w:rPrChange w:id="1169"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170" w:author="Lenovo" w:date="2026-09-23T00:10:00Z">
              <w:rPr>
                <w:rFonts w:ascii="Times New Roman" w:hAnsi="Times New Roman" w:cs="B Nazanin"/>
                <w:sz w:val="24"/>
                <w:szCs w:val="28"/>
                <w:u w:val="single"/>
                <w:rtl/>
              </w:rPr>
            </w:rPrChange>
          </w:rPr>
          <w:t xml:space="preserve"> سنتز خط</w:t>
        </w:r>
        <w:r w:rsidRPr="00D85B28">
          <w:rPr>
            <w:rFonts w:ascii="Times New Roman" w:hAnsi="Times New Roman" w:cs="B Nazanin" w:hint="cs"/>
            <w:sz w:val="24"/>
            <w:szCs w:val="28"/>
            <w:rtl/>
            <w:rPrChange w:id="1171"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172" w:author="Lenovo" w:date="2026-09-23T00:10:00Z">
              <w:rPr>
                <w:rFonts w:ascii="Times New Roman" w:hAnsi="Times New Roman" w:cs="B Nazanin"/>
                <w:sz w:val="24"/>
                <w:szCs w:val="28"/>
                <w:u w:val="single"/>
                <w:rtl/>
              </w:rPr>
            </w:rPrChange>
          </w:rPr>
          <w:t xml:space="preserve"> پپت</w:t>
        </w:r>
        <w:r w:rsidRPr="00D85B28">
          <w:rPr>
            <w:rFonts w:ascii="Times New Roman" w:hAnsi="Times New Roman" w:cs="B Nazanin" w:hint="cs"/>
            <w:sz w:val="24"/>
            <w:szCs w:val="28"/>
            <w:rtl/>
            <w:rPrChange w:id="1173" w:author="Lenovo" w:date="2026-09-23T00:10:00Z">
              <w:rPr>
                <w:rFonts w:ascii="Times New Roman" w:hAnsi="Times New Roman" w:cs="B Nazanin" w:hint="cs"/>
                <w:sz w:val="24"/>
                <w:szCs w:val="28"/>
                <w:u w:val="single"/>
                <w:rtl/>
              </w:rPr>
            </w:rPrChange>
          </w:rPr>
          <w:t>یدهای</w:t>
        </w:r>
        <w:r w:rsidRPr="00D85B28">
          <w:rPr>
            <w:rFonts w:ascii="Times New Roman" w:hAnsi="Times New Roman" w:cs="B Nazanin"/>
            <w:sz w:val="24"/>
            <w:szCs w:val="28"/>
            <w:rtl/>
            <w:rPrChange w:id="1174" w:author="Lenovo" w:date="2026-09-23T00:10:00Z">
              <w:rPr>
                <w:rFonts w:ascii="Times New Roman" w:hAnsi="Times New Roman" w:cs="B Nazanin"/>
                <w:sz w:val="24"/>
                <w:szCs w:val="28"/>
                <w:u w:val="single"/>
                <w:rtl/>
              </w:rPr>
            </w:rPrChange>
          </w:rPr>
          <w:t xml:space="preserve"> کوتاه، از قطعات پل</w:t>
        </w:r>
        <w:r w:rsidRPr="00D85B28">
          <w:rPr>
            <w:rFonts w:ascii="Times New Roman" w:hAnsi="Times New Roman" w:cs="B Nazanin" w:hint="cs"/>
            <w:sz w:val="24"/>
            <w:szCs w:val="28"/>
            <w:rtl/>
            <w:rPrChange w:id="1175" w:author="Lenovo" w:date="2026-09-23T00:10:00Z">
              <w:rPr>
                <w:rFonts w:ascii="Times New Roman" w:hAnsi="Times New Roman" w:cs="B Nazanin" w:hint="cs"/>
                <w:sz w:val="24"/>
                <w:szCs w:val="28"/>
                <w:u w:val="single"/>
                <w:rtl/>
              </w:rPr>
            </w:rPrChange>
          </w:rPr>
          <w:t>ی‌پپتیدی</w:t>
        </w:r>
        <w:r w:rsidRPr="00D85B28">
          <w:rPr>
            <w:rFonts w:ascii="Times New Roman" w:hAnsi="Times New Roman" w:cs="B Nazanin"/>
            <w:sz w:val="24"/>
            <w:szCs w:val="28"/>
            <w:rtl/>
            <w:rPrChange w:id="1176" w:author="Lenovo" w:date="2026-09-23T00:10:00Z">
              <w:rPr>
                <w:rFonts w:ascii="Times New Roman" w:hAnsi="Times New Roman" w:cs="B Nazanin"/>
                <w:sz w:val="24"/>
                <w:szCs w:val="28"/>
                <w:u w:val="single"/>
                <w:rtl/>
              </w:rPr>
            </w:rPrChange>
          </w:rPr>
          <w:t xml:space="preserve"> بزرگ‌تر و پ</w:t>
        </w:r>
        <w:r w:rsidRPr="00D85B28">
          <w:rPr>
            <w:rFonts w:ascii="Times New Roman" w:hAnsi="Times New Roman" w:cs="B Nazanin" w:hint="cs"/>
            <w:sz w:val="24"/>
            <w:szCs w:val="28"/>
            <w:rtl/>
            <w:rPrChange w:id="1177" w:author="Lenovo" w:date="2026-09-23T00:10:00Z">
              <w:rPr>
                <w:rFonts w:ascii="Times New Roman" w:hAnsi="Times New Roman" w:cs="B Nazanin" w:hint="cs"/>
                <w:sz w:val="24"/>
                <w:szCs w:val="28"/>
                <w:u w:val="single"/>
                <w:rtl/>
              </w:rPr>
            </w:rPrChange>
          </w:rPr>
          <w:t>یوسته</w:t>
        </w:r>
        <w:r w:rsidRPr="00D85B28">
          <w:rPr>
            <w:rFonts w:ascii="Times New Roman" w:hAnsi="Times New Roman" w:cs="B Nazanin"/>
            <w:sz w:val="24"/>
            <w:szCs w:val="28"/>
            <w:rtl/>
            <w:rPrChange w:id="1178" w:author="Lenovo" w:date="2026-09-23T00:10:00Z">
              <w:rPr>
                <w:rFonts w:ascii="Times New Roman" w:hAnsi="Times New Roman" w:cs="B Nazanin"/>
                <w:sz w:val="24"/>
                <w:szCs w:val="28"/>
                <w:u w:val="single"/>
                <w:rtl/>
              </w:rPr>
            </w:rPrChange>
          </w:rPr>
          <w:t xml:space="preserve"> و</w:t>
        </w:r>
        <w:r w:rsidRPr="00D85B28">
          <w:rPr>
            <w:rFonts w:ascii="Times New Roman" w:hAnsi="Times New Roman" w:cs="B Nazanin" w:hint="cs"/>
            <w:sz w:val="24"/>
            <w:szCs w:val="28"/>
            <w:rtl/>
            <w:rPrChange w:id="1179" w:author="Lenovo" w:date="2026-09-23T00:10:00Z">
              <w:rPr>
                <w:rFonts w:ascii="Times New Roman" w:hAnsi="Times New Roman" w:cs="B Nazanin" w:hint="cs"/>
                <w:sz w:val="24"/>
                <w:szCs w:val="28"/>
                <w:u w:val="single"/>
                <w:rtl/>
              </w:rPr>
            </w:rPrChange>
          </w:rPr>
          <w:t>یروسی</w:t>
        </w:r>
        <w:r w:rsidRPr="00D85B28">
          <w:rPr>
            <w:rFonts w:ascii="Times New Roman" w:hAnsi="Times New Roman" w:cs="B Nazanin"/>
            <w:sz w:val="24"/>
            <w:szCs w:val="28"/>
            <w:rtl/>
            <w:rPrChange w:id="1180" w:author="Lenovo" w:date="2026-09-23T00:10:00Z">
              <w:rPr>
                <w:rFonts w:ascii="Times New Roman" w:hAnsi="Times New Roman" w:cs="B Nazanin"/>
                <w:sz w:val="24"/>
                <w:szCs w:val="28"/>
                <w:u w:val="single"/>
                <w:rtl/>
              </w:rPr>
            </w:rPrChange>
          </w:rPr>
          <w:t xml:space="preserve"> که غن</w:t>
        </w:r>
        <w:r w:rsidRPr="00D85B28">
          <w:rPr>
            <w:rFonts w:ascii="Times New Roman" w:hAnsi="Times New Roman" w:cs="B Nazanin" w:hint="cs"/>
            <w:sz w:val="24"/>
            <w:szCs w:val="28"/>
            <w:rtl/>
            <w:rPrChange w:id="1181"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182" w:author="Lenovo" w:date="2026-09-23T00:10:00Z">
              <w:rPr>
                <w:rFonts w:ascii="Times New Roman" w:hAnsi="Times New Roman" w:cs="B Nazanin"/>
                <w:sz w:val="24"/>
                <w:szCs w:val="28"/>
                <w:u w:val="single"/>
                <w:rtl/>
              </w:rPr>
            </w:rPrChange>
          </w:rPr>
          <w:t xml:space="preserve"> از خوشه‌ها</w:t>
        </w:r>
        <w:r w:rsidRPr="00D85B28">
          <w:rPr>
            <w:rFonts w:ascii="Times New Roman" w:hAnsi="Times New Roman" w:cs="B Nazanin" w:hint="cs"/>
            <w:sz w:val="24"/>
            <w:szCs w:val="28"/>
            <w:rtl/>
            <w:rPrChange w:id="1183"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184" w:author="Lenovo" w:date="2026-09-23T00:10:00Z">
              <w:rPr>
                <w:rFonts w:ascii="Times New Roman" w:hAnsi="Times New Roman" w:cs="B Nazanin"/>
                <w:sz w:val="24"/>
                <w:szCs w:val="28"/>
                <w:u w:val="single"/>
                <w:rtl/>
              </w:rPr>
            </w:rPrChange>
          </w:rPr>
          <w:t xml:space="preserve"> اپ</w:t>
        </w:r>
        <w:r w:rsidRPr="00D85B28">
          <w:rPr>
            <w:rFonts w:ascii="Times New Roman" w:hAnsi="Times New Roman" w:cs="B Nazanin" w:hint="cs"/>
            <w:sz w:val="24"/>
            <w:szCs w:val="28"/>
            <w:rtl/>
            <w:rPrChange w:id="1185" w:author="Lenovo" w:date="2026-09-23T00:10:00Z">
              <w:rPr>
                <w:rFonts w:ascii="Times New Roman" w:hAnsi="Times New Roman" w:cs="B Nazanin" w:hint="cs"/>
                <w:sz w:val="24"/>
                <w:szCs w:val="28"/>
                <w:u w:val="single"/>
                <w:rtl/>
              </w:rPr>
            </w:rPrChange>
          </w:rPr>
          <w:t>ی‌توپی</w:t>
        </w:r>
        <w:r w:rsidRPr="00D85B28">
          <w:rPr>
            <w:rFonts w:ascii="Times New Roman" w:hAnsi="Times New Roman" w:cs="B Nazanin"/>
            <w:sz w:val="24"/>
            <w:szCs w:val="28"/>
            <w:rtl/>
            <w:rPrChange w:id="1186" w:author="Lenovo" w:date="2026-09-23T00:10:00Z">
              <w:rPr>
                <w:rFonts w:ascii="Times New Roman" w:hAnsi="Times New Roman" w:cs="B Nazanin"/>
                <w:sz w:val="24"/>
                <w:szCs w:val="28"/>
                <w:u w:val="single"/>
                <w:rtl/>
              </w:rPr>
            </w:rPrChange>
          </w:rPr>
          <w:t xml:space="preserve"> بودند، استفاده شد. ا</w:t>
        </w:r>
        <w:r w:rsidRPr="00D85B28">
          <w:rPr>
            <w:rFonts w:ascii="Times New Roman" w:hAnsi="Times New Roman" w:cs="B Nazanin" w:hint="cs"/>
            <w:sz w:val="24"/>
            <w:szCs w:val="28"/>
            <w:rtl/>
            <w:rPrChange w:id="1187" w:author="Lenovo" w:date="2026-09-23T00:10:00Z">
              <w:rPr>
                <w:rFonts w:ascii="Times New Roman" w:hAnsi="Times New Roman" w:cs="B Nazanin" w:hint="cs"/>
                <w:sz w:val="24"/>
                <w:szCs w:val="28"/>
                <w:u w:val="single"/>
                <w:rtl/>
              </w:rPr>
            </w:rPrChange>
          </w:rPr>
          <w:t>ین</w:t>
        </w:r>
        <w:r w:rsidRPr="00D85B28">
          <w:rPr>
            <w:rFonts w:ascii="Times New Roman" w:hAnsi="Times New Roman" w:cs="B Nazanin"/>
            <w:sz w:val="24"/>
            <w:szCs w:val="28"/>
            <w:rtl/>
            <w:rPrChange w:id="1188" w:author="Lenovo" w:date="2026-09-23T00:10:00Z">
              <w:rPr>
                <w:rFonts w:ascii="Times New Roman" w:hAnsi="Times New Roman" w:cs="B Nazanin"/>
                <w:sz w:val="24"/>
                <w:szCs w:val="28"/>
                <w:u w:val="single"/>
                <w:rtl/>
              </w:rPr>
            </w:rPrChange>
          </w:rPr>
          <w:t xml:space="preserve"> طراح</w:t>
        </w:r>
        <w:r w:rsidRPr="00D85B28">
          <w:rPr>
            <w:rFonts w:ascii="Times New Roman" w:hAnsi="Times New Roman" w:cs="B Nazanin" w:hint="cs"/>
            <w:sz w:val="24"/>
            <w:szCs w:val="28"/>
            <w:rtl/>
            <w:rPrChange w:id="1189"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190" w:author="Lenovo" w:date="2026-09-23T00:10:00Z">
              <w:rPr>
                <w:rFonts w:ascii="Times New Roman" w:hAnsi="Times New Roman" w:cs="B Nazanin"/>
                <w:sz w:val="24"/>
                <w:szCs w:val="28"/>
                <w:u w:val="single"/>
                <w:rtl/>
              </w:rPr>
            </w:rPrChange>
          </w:rPr>
          <w:t xml:space="preserve"> به زنج</w:t>
        </w:r>
        <w:r w:rsidRPr="00D85B28">
          <w:rPr>
            <w:rFonts w:ascii="Times New Roman" w:hAnsi="Times New Roman" w:cs="B Nazanin" w:hint="cs"/>
            <w:sz w:val="24"/>
            <w:szCs w:val="28"/>
            <w:rtl/>
            <w:rPrChange w:id="1191" w:author="Lenovo" w:date="2026-09-23T00:10:00Z">
              <w:rPr>
                <w:rFonts w:ascii="Times New Roman" w:hAnsi="Times New Roman" w:cs="B Nazanin" w:hint="cs"/>
                <w:sz w:val="24"/>
                <w:szCs w:val="28"/>
                <w:u w:val="single"/>
                <w:rtl/>
              </w:rPr>
            </w:rPrChange>
          </w:rPr>
          <w:t>یره</w:t>
        </w:r>
        <w:r w:rsidRPr="00D85B28">
          <w:rPr>
            <w:rFonts w:ascii="Times New Roman" w:hAnsi="Times New Roman" w:cs="B Nazanin"/>
            <w:sz w:val="24"/>
            <w:szCs w:val="28"/>
            <w:rtl/>
            <w:rPrChange w:id="1192" w:author="Lenovo" w:date="2026-09-23T00:10:00Z">
              <w:rPr>
                <w:rFonts w:ascii="Times New Roman" w:hAnsi="Times New Roman" w:cs="B Nazanin"/>
                <w:sz w:val="24"/>
                <w:szCs w:val="28"/>
                <w:u w:val="single"/>
                <w:rtl/>
              </w:rPr>
            </w:rPrChange>
          </w:rPr>
          <w:t xml:space="preserve"> پپت</w:t>
        </w:r>
        <w:r w:rsidRPr="00D85B28">
          <w:rPr>
            <w:rFonts w:ascii="Times New Roman" w:hAnsi="Times New Roman" w:cs="B Nazanin" w:hint="cs"/>
            <w:sz w:val="24"/>
            <w:szCs w:val="28"/>
            <w:rtl/>
            <w:rPrChange w:id="1193" w:author="Lenovo" w:date="2026-09-23T00:10:00Z">
              <w:rPr>
                <w:rFonts w:ascii="Times New Roman" w:hAnsi="Times New Roman" w:cs="B Nazanin" w:hint="cs"/>
                <w:sz w:val="24"/>
                <w:szCs w:val="28"/>
                <w:u w:val="single"/>
                <w:rtl/>
              </w:rPr>
            </w:rPrChange>
          </w:rPr>
          <w:t>یدی</w:t>
        </w:r>
        <w:r w:rsidRPr="00D85B28">
          <w:rPr>
            <w:rFonts w:ascii="Times New Roman" w:hAnsi="Times New Roman" w:cs="B Nazanin"/>
            <w:sz w:val="24"/>
            <w:szCs w:val="28"/>
            <w:rtl/>
            <w:rPrChange w:id="1194" w:author="Lenovo" w:date="2026-09-23T00:10:00Z">
              <w:rPr>
                <w:rFonts w:ascii="Times New Roman" w:hAnsi="Times New Roman" w:cs="B Nazanin"/>
                <w:sz w:val="24"/>
                <w:szCs w:val="28"/>
                <w:u w:val="single"/>
                <w:rtl/>
              </w:rPr>
            </w:rPrChange>
          </w:rPr>
          <w:t xml:space="preserve"> اجازه م</w:t>
        </w:r>
        <w:r w:rsidRPr="00D85B28">
          <w:rPr>
            <w:rFonts w:ascii="Times New Roman" w:hAnsi="Times New Roman" w:cs="B Nazanin" w:hint="cs"/>
            <w:sz w:val="24"/>
            <w:szCs w:val="28"/>
            <w:rtl/>
            <w:rPrChange w:id="1195" w:author="Lenovo" w:date="2026-09-23T00:10:00Z">
              <w:rPr>
                <w:rFonts w:ascii="Times New Roman" w:hAnsi="Times New Roman" w:cs="B Nazanin" w:hint="cs"/>
                <w:sz w:val="24"/>
                <w:szCs w:val="28"/>
                <w:u w:val="single"/>
                <w:rtl/>
              </w:rPr>
            </w:rPrChange>
          </w:rPr>
          <w:t>ی‌دهد</w:t>
        </w:r>
        <w:r w:rsidRPr="00D85B28">
          <w:rPr>
            <w:rFonts w:ascii="Times New Roman" w:hAnsi="Times New Roman" w:cs="B Nazanin"/>
            <w:sz w:val="24"/>
            <w:szCs w:val="28"/>
            <w:rtl/>
            <w:rPrChange w:id="1196" w:author="Lenovo" w:date="2026-09-23T00:10:00Z">
              <w:rPr>
                <w:rFonts w:ascii="Times New Roman" w:hAnsi="Times New Roman" w:cs="B Nazanin"/>
                <w:sz w:val="24"/>
                <w:szCs w:val="28"/>
                <w:u w:val="single"/>
                <w:rtl/>
              </w:rPr>
            </w:rPrChange>
          </w:rPr>
          <w:t xml:space="preserve"> تا ساختارها</w:t>
        </w:r>
        <w:r w:rsidRPr="00D85B28">
          <w:rPr>
            <w:rFonts w:ascii="Times New Roman" w:hAnsi="Times New Roman" w:cs="B Nazanin" w:hint="cs"/>
            <w:sz w:val="24"/>
            <w:szCs w:val="28"/>
            <w:rtl/>
            <w:rPrChange w:id="1197"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198" w:author="Lenovo" w:date="2026-09-23T00:10:00Z">
              <w:rPr>
                <w:rFonts w:ascii="Times New Roman" w:hAnsi="Times New Roman" w:cs="B Nazanin"/>
                <w:sz w:val="24"/>
                <w:szCs w:val="28"/>
                <w:u w:val="single"/>
                <w:rtl/>
              </w:rPr>
            </w:rPrChange>
          </w:rPr>
          <w:t xml:space="preserve"> دوم محل</w:t>
        </w:r>
        <w:r w:rsidRPr="00D85B28">
          <w:rPr>
            <w:rFonts w:ascii="Times New Roman" w:hAnsi="Times New Roman" w:cs="B Nazanin" w:hint="cs"/>
            <w:sz w:val="24"/>
            <w:szCs w:val="28"/>
            <w:rtl/>
            <w:rPrChange w:id="1199"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200" w:author="Lenovo" w:date="2026-09-23T00:10:00Z">
              <w:rPr>
                <w:rFonts w:ascii="Times New Roman" w:hAnsi="Times New Roman" w:cs="B Nazanin"/>
                <w:sz w:val="24"/>
                <w:szCs w:val="28"/>
                <w:u w:val="single"/>
                <w:rtl/>
              </w:rPr>
            </w:rPrChange>
          </w:rPr>
          <w:t xml:space="preserve"> (نظ</w:t>
        </w:r>
        <w:r w:rsidRPr="00D85B28">
          <w:rPr>
            <w:rFonts w:ascii="Times New Roman" w:hAnsi="Times New Roman" w:cs="B Nazanin" w:hint="cs"/>
            <w:sz w:val="24"/>
            <w:szCs w:val="28"/>
            <w:rtl/>
            <w:rPrChange w:id="1201" w:author="Lenovo" w:date="2026-09-23T00:10:00Z">
              <w:rPr>
                <w:rFonts w:ascii="Times New Roman" w:hAnsi="Times New Roman" w:cs="B Nazanin" w:hint="cs"/>
                <w:sz w:val="24"/>
                <w:szCs w:val="28"/>
                <w:u w:val="single"/>
                <w:rtl/>
              </w:rPr>
            </w:rPrChange>
          </w:rPr>
          <w:t>یر</w:t>
        </w:r>
        <w:r w:rsidRPr="00D85B28">
          <w:rPr>
            <w:rFonts w:ascii="Times New Roman" w:hAnsi="Times New Roman" w:cs="B Nazanin"/>
            <w:sz w:val="24"/>
            <w:szCs w:val="28"/>
            <w:rtl/>
            <w:rPrChange w:id="1202" w:author="Lenovo" w:date="2026-09-23T00:10:00Z">
              <w:rPr>
                <w:rFonts w:ascii="Times New Roman" w:hAnsi="Times New Roman" w:cs="B Nazanin"/>
                <w:sz w:val="24"/>
                <w:szCs w:val="28"/>
                <w:u w:val="single"/>
                <w:rtl/>
              </w:rPr>
            </w:rPrChange>
          </w:rPr>
          <w:t xml:space="preserve"> لوپ‌ها و مارپ</w:t>
        </w:r>
        <w:r w:rsidRPr="00D85B28">
          <w:rPr>
            <w:rFonts w:ascii="Times New Roman" w:hAnsi="Times New Roman" w:cs="B Nazanin" w:hint="cs"/>
            <w:sz w:val="24"/>
            <w:szCs w:val="28"/>
            <w:rtl/>
            <w:rPrChange w:id="1203" w:author="Lenovo" w:date="2026-09-23T00:10:00Z">
              <w:rPr>
                <w:rFonts w:ascii="Times New Roman" w:hAnsi="Times New Roman" w:cs="B Nazanin" w:hint="cs"/>
                <w:sz w:val="24"/>
                <w:szCs w:val="28"/>
                <w:u w:val="single"/>
                <w:rtl/>
              </w:rPr>
            </w:rPrChange>
          </w:rPr>
          <w:t>یچ‌ها</w:t>
        </w:r>
        <w:r w:rsidRPr="00D85B28">
          <w:rPr>
            <w:rFonts w:ascii="Times New Roman" w:hAnsi="Times New Roman" w:cs="B Nazanin"/>
            <w:sz w:val="24"/>
            <w:szCs w:val="28"/>
            <w:rtl/>
            <w:rPrChange w:id="1204" w:author="Lenovo" w:date="2026-09-23T00:10:00Z">
              <w:rPr>
                <w:rFonts w:ascii="Times New Roman" w:hAnsi="Times New Roman" w:cs="B Nazanin"/>
                <w:sz w:val="24"/>
                <w:szCs w:val="28"/>
                <w:u w:val="single"/>
                <w:rtl/>
              </w:rPr>
            </w:rPrChange>
          </w:rPr>
          <w:t>) را تا حد</w:t>
        </w:r>
        <w:r w:rsidRPr="00D85B28">
          <w:rPr>
            <w:rFonts w:ascii="Times New Roman" w:hAnsi="Times New Roman" w:cs="B Nazanin" w:hint="cs"/>
            <w:sz w:val="24"/>
            <w:szCs w:val="28"/>
            <w:rtl/>
            <w:rPrChange w:id="1205"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206" w:author="Lenovo" w:date="2026-09-23T00:10:00Z">
              <w:rPr>
                <w:rFonts w:ascii="Times New Roman" w:hAnsi="Times New Roman" w:cs="B Nazanin"/>
                <w:sz w:val="24"/>
                <w:szCs w:val="28"/>
                <w:u w:val="single"/>
                <w:rtl/>
              </w:rPr>
            </w:rPrChange>
          </w:rPr>
          <w:t xml:space="preserve"> بازساز</w:t>
        </w:r>
        <w:r w:rsidRPr="00D85B28">
          <w:rPr>
            <w:rFonts w:ascii="Times New Roman" w:hAnsi="Times New Roman" w:cs="B Nazanin" w:hint="cs"/>
            <w:sz w:val="24"/>
            <w:szCs w:val="28"/>
            <w:rtl/>
            <w:rPrChange w:id="1207"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208" w:author="Lenovo" w:date="2026-09-23T00:10:00Z">
              <w:rPr>
                <w:rFonts w:ascii="Times New Roman" w:hAnsi="Times New Roman" w:cs="B Nazanin"/>
                <w:sz w:val="24"/>
                <w:szCs w:val="28"/>
                <w:u w:val="single"/>
                <w:rtl/>
              </w:rPr>
            </w:rPrChange>
          </w:rPr>
          <w:t xml:space="preserve"> نموده و علاوه بر ارائه اپ</w:t>
        </w:r>
        <w:r w:rsidRPr="00D85B28">
          <w:rPr>
            <w:rFonts w:ascii="Times New Roman" w:hAnsi="Times New Roman" w:cs="B Nazanin" w:hint="cs"/>
            <w:sz w:val="24"/>
            <w:szCs w:val="28"/>
            <w:rtl/>
            <w:rPrChange w:id="1209" w:author="Lenovo" w:date="2026-09-23T00:10:00Z">
              <w:rPr>
                <w:rFonts w:ascii="Times New Roman" w:hAnsi="Times New Roman" w:cs="B Nazanin" w:hint="cs"/>
                <w:sz w:val="24"/>
                <w:szCs w:val="28"/>
                <w:u w:val="single"/>
                <w:rtl/>
              </w:rPr>
            </w:rPrChange>
          </w:rPr>
          <w:t>ی‌توپ‌های</w:t>
        </w:r>
        <w:r w:rsidRPr="00D85B28">
          <w:rPr>
            <w:rFonts w:ascii="Times New Roman" w:hAnsi="Times New Roman" w:cs="B Nazanin"/>
            <w:sz w:val="24"/>
            <w:szCs w:val="28"/>
            <w:rtl/>
            <w:rPrChange w:id="1210" w:author="Lenovo" w:date="2026-09-23T00:10:00Z">
              <w:rPr>
                <w:rFonts w:ascii="Times New Roman" w:hAnsi="Times New Roman" w:cs="B Nazanin"/>
                <w:sz w:val="24"/>
                <w:szCs w:val="28"/>
                <w:u w:val="single"/>
                <w:rtl/>
              </w:rPr>
            </w:rPrChange>
          </w:rPr>
          <w:t xml:space="preserve"> خط</w:t>
        </w:r>
        <w:r w:rsidRPr="00D85B28">
          <w:rPr>
            <w:rFonts w:ascii="Times New Roman" w:hAnsi="Times New Roman" w:cs="B Nazanin" w:hint="cs"/>
            <w:sz w:val="24"/>
            <w:szCs w:val="28"/>
            <w:rtl/>
            <w:rPrChange w:id="1211"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tl/>
            <w:rPrChange w:id="1212" w:author="Lenovo" w:date="2026-09-23T00:10:00Z">
              <w:rPr>
                <w:rFonts w:ascii="Times New Roman" w:hAnsi="Times New Roman" w:cs="B Nazanin"/>
                <w:sz w:val="24"/>
                <w:szCs w:val="28"/>
                <w:u w:val="single"/>
                <w:rtl/>
              </w:rPr>
            </w:rPrChange>
          </w:rPr>
          <w:t xml:space="preserve"> </w:t>
        </w:r>
        <w:r w:rsidRPr="00D85B28">
          <w:rPr>
            <w:rFonts w:ascii="Times New Roman" w:hAnsi="Times New Roman" w:cs="B Nazanin"/>
            <w:sz w:val="24"/>
            <w:szCs w:val="28"/>
            <w:rtl/>
            <w:rPrChange w:id="1213" w:author="Lenovo" w:date="2026-09-23T00:10:00Z">
              <w:rPr>
                <w:rFonts w:ascii="Times New Roman" w:hAnsi="Times New Roman" w:cs="B Nazanin"/>
                <w:sz w:val="24"/>
                <w:szCs w:val="28"/>
                <w:u w:val="single"/>
                <w:rtl/>
              </w:rPr>
            </w:rPrChange>
          </w:rPr>
          <w:lastRenderedPageBreak/>
          <w:t>به سلول‌ها</w:t>
        </w:r>
        <w:r w:rsidRPr="00D85B28">
          <w:rPr>
            <w:rFonts w:ascii="Times New Roman" w:hAnsi="Times New Roman" w:cs="B Nazanin" w:hint="cs"/>
            <w:sz w:val="24"/>
            <w:szCs w:val="28"/>
            <w:rtl/>
            <w:rPrChange w:id="1214" w:author="Lenovo" w:date="2026-09-23T00:10:00Z">
              <w:rPr>
                <w:rFonts w:ascii="Times New Roman" w:hAnsi="Times New Roman" w:cs="B Nazanin" w:hint="cs"/>
                <w:sz w:val="24"/>
                <w:szCs w:val="28"/>
                <w:u w:val="single"/>
                <w:rtl/>
              </w:rPr>
            </w:rPrChange>
          </w:rPr>
          <w:t>ی</w:t>
        </w:r>
        <w:r w:rsidRPr="00D85B28">
          <w:rPr>
            <w:rFonts w:ascii="Times New Roman" w:hAnsi="Times New Roman" w:cs="B Nazanin"/>
            <w:sz w:val="24"/>
            <w:szCs w:val="28"/>
            <w:rPrChange w:id="1215" w:author="Lenovo" w:date="2026-09-23T00:10:00Z">
              <w:rPr>
                <w:rFonts w:ascii="Times New Roman" w:hAnsi="Times New Roman" w:cs="B Nazanin"/>
                <w:sz w:val="24"/>
                <w:szCs w:val="28"/>
                <w:u w:val="single"/>
              </w:rPr>
            </w:rPrChange>
          </w:rPr>
          <w:t xml:space="preserve"> T</w:t>
        </w:r>
        <w:r w:rsidRPr="00D85B28">
          <w:rPr>
            <w:rFonts w:ascii="Times New Roman" w:hAnsi="Times New Roman" w:cs="B Nazanin"/>
            <w:sz w:val="24"/>
            <w:szCs w:val="28"/>
            <w:rtl/>
            <w:rPrChange w:id="1216" w:author="Lenovo" w:date="2026-09-23T00:10:00Z">
              <w:rPr>
                <w:rFonts w:ascii="Times New Roman" w:hAnsi="Times New Roman" w:cs="B Nazanin"/>
                <w:sz w:val="24"/>
                <w:szCs w:val="28"/>
                <w:u w:val="single"/>
                <w:rtl/>
              </w:rPr>
            </w:rPrChange>
          </w:rPr>
          <w:t>، احتمال شکل‌گ</w:t>
        </w:r>
        <w:r w:rsidRPr="00D85B28">
          <w:rPr>
            <w:rFonts w:ascii="Times New Roman" w:hAnsi="Times New Roman" w:cs="B Nazanin" w:hint="cs"/>
            <w:sz w:val="24"/>
            <w:szCs w:val="28"/>
            <w:rtl/>
            <w:rPrChange w:id="1217" w:author="Lenovo" w:date="2026-09-23T00:10:00Z">
              <w:rPr>
                <w:rFonts w:ascii="Times New Roman" w:hAnsi="Times New Roman" w:cs="B Nazanin" w:hint="cs"/>
                <w:sz w:val="24"/>
                <w:szCs w:val="28"/>
                <w:u w:val="single"/>
                <w:rtl/>
              </w:rPr>
            </w:rPrChange>
          </w:rPr>
          <w:t>یری</w:t>
        </w:r>
        <w:r w:rsidRPr="00D85B28">
          <w:rPr>
            <w:rFonts w:ascii="Times New Roman" w:hAnsi="Times New Roman" w:cs="B Nazanin"/>
            <w:sz w:val="24"/>
            <w:szCs w:val="28"/>
            <w:rtl/>
            <w:rPrChange w:id="1218" w:author="Lenovo" w:date="2026-09-23T00:10:00Z">
              <w:rPr>
                <w:rFonts w:ascii="Times New Roman" w:hAnsi="Times New Roman" w:cs="B Nazanin"/>
                <w:sz w:val="24"/>
                <w:szCs w:val="28"/>
                <w:u w:val="single"/>
                <w:rtl/>
              </w:rPr>
            </w:rPrChange>
          </w:rPr>
          <w:t xml:space="preserve"> اپ</w:t>
        </w:r>
        <w:r w:rsidRPr="00D85B28">
          <w:rPr>
            <w:rFonts w:ascii="Times New Roman" w:hAnsi="Times New Roman" w:cs="B Nazanin" w:hint="cs"/>
            <w:sz w:val="24"/>
            <w:szCs w:val="28"/>
            <w:rtl/>
            <w:rPrChange w:id="1219" w:author="Lenovo" w:date="2026-09-23T00:10:00Z">
              <w:rPr>
                <w:rFonts w:ascii="Times New Roman" w:hAnsi="Times New Roman" w:cs="B Nazanin" w:hint="cs"/>
                <w:sz w:val="24"/>
                <w:szCs w:val="28"/>
                <w:u w:val="single"/>
                <w:rtl/>
              </w:rPr>
            </w:rPrChange>
          </w:rPr>
          <w:t>ی‌توپ‌های</w:t>
        </w:r>
        <w:r w:rsidRPr="00D85B28">
          <w:rPr>
            <w:rFonts w:ascii="Times New Roman" w:hAnsi="Times New Roman" w:cs="B Nazanin"/>
            <w:sz w:val="24"/>
            <w:szCs w:val="28"/>
            <w:rtl/>
            <w:rPrChange w:id="1220" w:author="Lenovo" w:date="2026-09-23T00:10:00Z">
              <w:rPr>
                <w:rFonts w:ascii="Times New Roman" w:hAnsi="Times New Roman" w:cs="B Nazanin"/>
                <w:sz w:val="24"/>
                <w:szCs w:val="28"/>
                <w:u w:val="single"/>
                <w:rtl/>
              </w:rPr>
            </w:rPrChange>
          </w:rPr>
          <w:t xml:space="preserve"> فضا</w:t>
        </w:r>
        <w:r w:rsidRPr="00D85B28">
          <w:rPr>
            <w:rFonts w:ascii="Times New Roman" w:hAnsi="Times New Roman" w:cs="B Nazanin" w:hint="cs"/>
            <w:sz w:val="24"/>
            <w:szCs w:val="28"/>
            <w:rtl/>
            <w:rPrChange w:id="1221" w:author="Lenovo" w:date="2026-09-23T00:10:00Z">
              <w:rPr>
                <w:rFonts w:ascii="Times New Roman" w:hAnsi="Times New Roman" w:cs="B Nazanin" w:hint="cs"/>
                <w:sz w:val="24"/>
                <w:szCs w:val="28"/>
                <w:u w:val="single"/>
                <w:rtl/>
              </w:rPr>
            </w:rPrChange>
          </w:rPr>
          <w:t>یی</w:t>
        </w:r>
        <w:r w:rsidRPr="00D85B28">
          <w:rPr>
            <w:rFonts w:ascii="Times New Roman" w:hAnsi="Times New Roman" w:cs="B Nazanin"/>
            <w:sz w:val="24"/>
            <w:szCs w:val="28"/>
            <w:rtl/>
            <w:rPrChange w:id="1222" w:author="Lenovo" w:date="2026-09-23T00:10:00Z">
              <w:rPr>
                <w:rFonts w:ascii="Times New Roman" w:hAnsi="Times New Roman" w:cs="B Nazanin"/>
                <w:sz w:val="24"/>
                <w:szCs w:val="28"/>
                <w:u w:val="single"/>
                <w:rtl/>
              </w:rPr>
            </w:rPrChange>
          </w:rPr>
          <w:t xml:space="preserve"> معتبر جهت شناسا</w:t>
        </w:r>
        <w:r w:rsidRPr="00D85B28">
          <w:rPr>
            <w:rFonts w:ascii="Times New Roman" w:hAnsi="Times New Roman" w:cs="B Nazanin" w:hint="cs"/>
            <w:sz w:val="24"/>
            <w:szCs w:val="28"/>
            <w:rtl/>
            <w:rPrChange w:id="1223" w:author="Lenovo" w:date="2026-09-23T00:10:00Z">
              <w:rPr>
                <w:rFonts w:ascii="Times New Roman" w:hAnsi="Times New Roman" w:cs="B Nazanin" w:hint="cs"/>
                <w:sz w:val="24"/>
                <w:szCs w:val="28"/>
                <w:u w:val="single"/>
                <w:rtl/>
              </w:rPr>
            </w:rPrChange>
          </w:rPr>
          <w:t>یی</w:t>
        </w:r>
        <w:r w:rsidRPr="00D85B28">
          <w:rPr>
            <w:rFonts w:ascii="Times New Roman" w:hAnsi="Times New Roman" w:cs="B Nazanin"/>
            <w:sz w:val="24"/>
            <w:szCs w:val="28"/>
            <w:rtl/>
            <w:rPrChange w:id="1224" w:author="Lenovo" w:date="2026-09-23T00:10:00Z">
              <w:rPr>
                <w:rFonts w:ascii="Times New Roman" w:hAnsi="Times New Roman" w:cs="B Nazanin"/>
                <w:sz w:val="24"/>
                <w:szCs w:val="28"/>
                <w:u w:val="single"/>
                <w:rtl/>
              </w:rPr>
            </w:rPrChange>
          </w:rPr>
          <w:t xml:space="preserve"> توسط آنت</w:t>
        </w:r>
        <w:r w:rsidRPr="00D85B28">
          <w:rPr>
            <w:rFonts w:ascii="Times New Roman" w:hAnsi="Times New Roman" w:cs="B Nazanin" w:hint="cs"/>
            <w:sz w:val="24"/>
            <w:szCs w:val="28"/>
            <w:rtl/>
            <w:rPrChange w:id="1225" w:author="Lenovo" w:date="2026-09-23T00:10:00Z">
              <w:rPr>
                <w:rFonts w:ascii="Times New Roman" w:hAnsi="Times New Roman" w:cs="B Nazanin" w:hint="cs"/>
                <w:sz w:val="24"/>
                <w:szCs w:val="28"/>
                <w:u w:val="single"/>
                <w:rtl/>
              </w:rPr>
            </w:rPrChange>
          </w:rPr>
          <w:t>ی‌بادی‌های</w:t>
        </w:r>
        <w:r w:rsidRPr="00D85B28">
          <w:rPr>
            <w:rFonts w:ascii="Times New Roman" w:hAnsi="Times New Roman" w:cs="B Nazanin"/>
            <w:sz w:val="24"/>
            <w:szCs w:val="28"/>
            <w:rtl/>
            <w:rPrChange w:id="1226" w:author="Lenovo" w:date="2026-09-23T00:10:00Z">
              <w:rPr>
                <w:rFonts w:ascii="Times New Roman" w:hAnsi="Times New Roman" w:cs="B Nazanin"/>
                <w:sz w:val="24"/>
                <w:szCs w:val="28"/>
                <w:u w:val="single"/>
                <w:rtl/>
              </w:rPr>
            </w:rPrChange>
          </w:rPr>
          <w:t xml:space="preserve"> سلول</w:t>
        </w:r>
        <w:r w:rsidRPr="00D85B28">
          <w:rPr>
            <w:rFonts w:ascii="Times New Roman" w:hAnsi="Times New Roman" w:cs="B Nazanin"/>
            <w:sz w:val="24"/>
            <w:szCs w:val="28"/>
            <w:rPrChange w:id="1227" w:author="Lenovo" w:date="2026-09-23T00:10:00Z">
              <w:rPr>
                <w:rFonts w:ascii="Times New Roman" w:hAnsi="Times New Roman" w:cs="B Nazanin"/>
                <w:sz w:val="24"/>
                <w:szCs w:val="28"/>
                <w:u w:val="single"/>
              </w:rPr>
            </w:rPrChange>
          </w:rPr>
          <w:t xml:space="preserve"> B </w:t>
        </w:r>
        <w:r w:rsidRPr="00D85B28">
          <w:rPr>
            <w:rFonts w:ascii="Times New Roman" w:hAnsi="Times New Roman" w:cs="B Nazanin"/>
            <w:sz w:val="24"/>
            <w:szCs w:val="28"/>
            <w:rtl/>
            <w:rPrChange w:id="1228" w:author="Lenovo" w:date="2026-09-23T00:10:00Z">
              <w:rPr>
                <w:rFonts w:ascii="Times New Roman" w:hAnsi="Times New Roman" w:cs="B Nazanin"/>
                <w:sz w:val="24"/>
                <w:szCs w:val="28"/>
                <w:u w:val="single"/>
                <w:rtl/>
              </w:rPr>
            </w:rPrChange>
          </w:rPr>
          <w:t>را به م</w:t>
        </w:r>
        <w:r w:rsidRPr="00D85B28">
          <w:rPr>
            <w:rFonts w:ascii="Times New Roman" w:hAnsi="Times New Roman" w:cs="B Nazanin" w:hint="cs"/>
            <w:sz w:val="24"/>
            <w:szCs w:val="28"/>
            <w:rtl/>
            <w:rPrChange w:id="1229" w:author="Lenovo" w:date="2026-09-23T00:10:00Z">
              <w:rPr>
                <w:rFonts w:ascii="Times New Roman" w:hAnsi="Times New Roman" w:cs="B Nazanin" w:hint="cs"/>
                <w:sz w:val="24"/>
                <w:szCs w:val="28"/>
                <w:u w:val="single"/>
                <w:rtl/>
              </w:rPr>
            </w:rPrChange>
          </w:rPr>
          <w:t>یزان</w:t>
        </w:r>
        <w:r w:rsidRPr="00D85B28">
          <w:rPr>
            <w:rFonts w:ascii="Times New Roman" w:hAnsi="Times New Roman" w:cs="B Nazanin"/>
            <w:sz w:val="24"/>
            <w:szCs w:val="28"/>
            <w:rtl/>
            <w:rPrChange w:id="1230" w:author="Lenovo" w:date="2026-09-23T00:10:00Z">
              <w:rPr>
                <w:rFonts w:ascii="Times New Roman" w:hAnsi="Times New Roman" w:cs="B Nazanin"/>
                <w:sz w:val="24"/>
                <w:szCs w:val="28"/>
                <w:u w:val="single"/>
                <w:rtl/>
              </w:rPr>
            </w:rPrChange>
          </w:rPr>
          <w:t xml:space="preserve"> چشمگ</w:t>
        </w:r>
        <w:r w:rsidRPr="00D85B28">
          <w:rPr>
            <w:rFonts w:ascii="Times New Roman" w:hAnsi="Times New Roman" w:cs="B Nazanin" w:hint="cs"/>
            <w:sz w:val="24"/>
            <w:szCs w:val="28"/>
            <w:rtl/>
            <w:rPrChange w:id="1231" w:author="Lenovo" w:date="2026-09-23T00:10:00Z">
              <w:rPr>
                <w:rFonts w:ascii="Times New Roman" w:hAnsi="Times New Roman" w:cs="B Nazanin" w:hint="cs"/>
                <w:sz w:val="24"/>
                <w:szCs w:val="28"/>
                <w:u w:val="single"/>
                <w:rtl/>
              </w:rPr>
            </w:rPrChange>
          </w:rPr>
          <w:t>یری</w:t>
        </w:r>
        <w:r w:rsidRPr="00D85B28">
          <w:rPr>
            <w:rFonts w:ascii="Times New Roman" w:hAnsi="Times New Roman" w:cs="B Nazanin"/>
            <w:sz w:val="24"/>
            <w:szCs w:val="28"/>
            <w:rtl/>
            <w:rPrChange w:id="1232" w:author="Lenovo" w:date="2026-09-23T00:10:00Z">
              <w:rPr>
                <w:rFonts w:ascii="Times New Roman" w:hAnsi="Times New Roman" w:cs="B Nazanin"/>
                <w:sz w:val="24"/>
                <w:szCs w:val="28"/>
                <w:u w:val="single"/>
                <w:rtl/>
              </w:rPr>
            </w:rPrChange>
          </w:rPr>
          <w:t xml:space="preserve"> افزا</w:t>
        </w:r>
        <w:r w:rsidRPr="00D85B28">
          <w:rPr>
            <w:rFonts w:ascii="Times New Roman" w:hAnsi="Times New Roman" w:cs="B Nazanin" w:hint="cs"/>
            <w:sz w:val="24"/>
            <w:szCs w:val="28"/>
            <w:rtl/>
            <w:rPrChange w:id="1233" w:author="Lenovo" w:date="2026-09-23T00:10:00Z">
              <w:rPr>
                <w:rFonts w:ascii="Times New Roman" w:hAnsi="Times New Roman" w:cs="B Nazanin" w:hint="cs"/>
                <w:sz w:val="24"/>
                <w:szCs w:val="28"/>
                <w:u w:val="single"/>
                <w:rtl/>
              </w:rPr>
            </w:rPrChange>
          </w:rPr>
          <w:t>یش</w:t>
        </w:r>
        <w:r w:rsidRPr="00D85B28">
          <w:rPr>
            <w:rFonts w:ascii="Times New Roman" w:hAnsi="Times New Roman" w:cs="B Nazanin"/>
            <w:sz w:val="24"/>
            <w:szCs w:val="28"/>
            <w:rtl/>
            <w:rPrChange w:id="1234" w:author="Lenovo" w:date="2026-09-23T00:10:00Z">
              <w:rPr>
                <w:rFonts w:ascii="Times New Roman" w:hAnsi="Times New Roman" w:cs="B Nazanin"/>
                <w:sz w:val="24"/>
                <w:szCs w:val="28"/>
                <w:u w:val="single"/>
                <w:rtl/>
              </w:rPr>
            </w:rPrChange>
          </w:rPr>
          <w:t xml:space="preserve"> دهد</w:t>
        </w:r>
        <w:r w:rsidRPr="00D85B28">
          <w:rPr>
            <w:rFonts w:ascii="Times New Roman" w:hAnsi="Times New Roman" w:cs="B Nazanin"/>
            <w:sz w:val="24"/>
            <w:szCs w:val="28"/>
            <w:rPrChange w:id="1235" w:author="Lenovo" w:date="2026-09-23T00:10:00Z">
              <w:rPr>
                <w:rFonts w:ascii="Times New Roman" w:hAnsi="Times New Roman" w:cs="B Nazanin"/>
                <w:sz w:val="24"/>
                <w:szCs w:val="28"/>
                <w:u w:val="single"/>
              </w:rPr>
            </w:rPrChange>
          </w:rPr>
          <w:t>.</w:t>
        </w:r>
      </w:ins>
    </w:p>
    <w:p w14:paraId="5F7ED181" w14:textId="2868DBE0" w:rsidR="001F056E" w:rsidRPr="009A0B6F" w:rsidDel="003D6165" w:rsidRDefault="009A0B6F">
      <w:pPr>
        <w:spacing w:line="360" w:lineRule="auto"/>
        <w:ind w:left="26" w:hanging="26"/>
        <w:jc w:val="both"/>
        <w:rPr>
          <w:del w:id="1236" w:author="Lenovo" w:date="2026-09-23T08:33:00Z"/>
          <w:rFonts w:ascii="Times New Roman" w:hAnsi="Times New Roman" w:cs="B Nazanin"/>
          <w:sz w:val="24"/>
          <w:szCs w:val="28"/>
          <w:rtl/>
          <w:rPrChange w:id="1237" w:author="Lenovo" w:date="2026-09-23T00:16:00Z">
            <w:rPr>
              <w:del w:id="1238" w:author="Lenovo" w:date="2026-09-23T08:33:00Z"/>
              <w:rFonts w:ascii="Segoe UI" w:hAnsi="Segoe UI" w:cs="Segoe UI"/>
              <w:color w:val="212121"/>
              <w:rtl/>
            </w:rPr>
          </w:rPrChange>
        </w:rPr>
        <w:pPrChange w:id="1239" w:author="Lenovo" w:date="2026-09-23T08:33:00Z">
          <w:pPr>
            <w:spacing w:line="360" w:lineRule="auto"/>
            <w:ind w:left="26" w:hanging="26"/>
            <w:jc w:val="both"/>
          </w:pPr>
        </w:pPrChange>
      </w:pPr>
      <w:ins w:id="1240" w:author="Lenovo" w:date="2026-09-23T00:16:00Z">
        <w:r w:rsidRPr="009A0B6F">
          <w:rPr>
            <w:rFonts w:ascii="Times New Roman" w:hAnsi="Times New Roman" w:cs="B Nazanin" w:hint="cs"/>
            <w:sz w:val="24"/>
            <w:szCs w:val="28"/>
            <w:rtl/>
            <w:rPrChange w:id="1241" w:author="Lenovo" w:date="2026-09-23T00:16:00Z">
              <w:rPr>
                <w:rFonts w:ascii="Times New Roman" w:hAnsi="Times New Roman" w:cs="B Nazanin" w:hint="cs"/>
                <w:sz w:val="24"/>
                <w:szCs w:val="28"/>
                <w:u w:val="single"/>
                <w:rtl/>
              </w:rPr>
            </w:rPrChange>
          </w:rPr>
          <w:t>ا</w:t>
        </w:r>
      </w:ins>
      <w:ins w:id="1242" w:author="Lenovo" w:date="2026-09-23T00:12:00Z">
        <w:r w:rsidR="00D85B28" w:rsidRPr="009A0B6F">
          <w:rPr>
            <w:rFonts w:ascii="Times New Roman" w:hAnsi="Times New Roman" w:cs="B Nazanin"/>
            <w:sz w:val="24"/>
            <w:szCs w:val="28"/>
            <w:rtl/>
            <w:rPrChange w:id="1243" w:author="Lenovo" w:date="2026-09-23T00:16:00Z">
              <w:rPr>
                <w:rFonts w:ascii="Times New Roman" w:hAnsi="Times New Roman" w:cs="B Nazanin"/>
                <w:sz w:val="24"/>
                <w:szCs w:val="28"/>
                <w:u w:val="single"/>
                <w:rtl/>
              </w:rPr>
            </w:rPrChange>
          </w:rPr>
          <w:t>ز سو</w:t>
        </w:r>
        <w:r w:rsidR="00D85B28" w:rsidRPr="009A0B6F">
          <w:rPr>
            <w:rFonts w:ascii="Times New Roman" w:hAnsi="Times New Roman" w:cs="B Nazanin" w:hint="cs"/>
            <w:sz w:val="24"/>
            <w:szCs w:val="28"/>
            <w:rtl/>
            <w:rPrChange w:id="1244"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245" w:author="Lenovo" w:date="2026-09-23T00:16:00Z">
              <w:rPr>
                <w:rFonts w:ascii="Times New Roman" w:hAnsi="Times New Roman" w:cs="B Nazanin"/>
                <w:sz w:val="24"/>
                <w:szCs w:val="28"/>
                <w:u w:val="single"/>
                <w:rtl/>
              </w:rPr>
            </w:rPrChange>
          </w:rPr>
          <w:t xml:space="preserve"> د</w:t>
        </w:r>
        <w:r w:rsidR="00D85B28" w:rsidRPr="009A0B6F">
          <w:rPr>
            <w:rFonts w:ascii="Times New Roman" w:hAnsi="Times New Roman" w:cs="B Nazanin" w:hint="cs"/>
            <w:sz w:val="24"/>
            <w:szCs w:val="28"/>
            <w:rtl/>
            <w:rPrChange w:id="1246" w:author="Lenovo" w:date="2026-09-23T00:16:00Z">
              <w:rPr>
                <w:rFonts w:ascii="Times New Roman" w:hAnsi="Times New Roman" w:cs="B Nazanin" w:hint="cs"/>
                <w:sz w:val="24"/>
                <w:szCs w:val="28"/>
                <w:u w:val="single"/>
                <w:rtl/>
              </w:rPr>
            </w:rPrChange>
          </w:rPr>
          <w:t>یگر،</w:t>
        </w:r>
        <w:r w:rsidR="00D85B28" w:rsidRPr="009A0B6F">
          <w:rPr>
            <w:rFonts w:ascii="Times New Roman" w:hAnsi="Times New Roman" w:cs="B Nazanin"/>
            <w:sz w:val="24"/>
            <w:szCs w:val="28"/>
            <w:rtl/>
            <w:rPrChange w:id="1247" w:author="Lenovo" w:date="2026-09-23T00:16:00Z">
              <w:rPr>
                <w:rFonts w:ascii="Times New Roman" w:hAnsi="Times New Roman" w:cs="B Nazanin"/>
                <w:sz w:val="24"/>
                <w:szCs w:val="28"/>
                <w:u w:val="single"/>
                <w:rtl/>
              </w:rPr>
            </w:rPrChange>
          </w:rPr>
          <w:t xml:space="preserve"> نوع ل</w:t>
        </w:r>
        <w:r w:rsidR="00D85B28" w:rsidRPr="009A0B6F">
          <w:rPr>
            <w:rFonts w:ascii="Times New Roman" w:hAnsi="Times New Roman" w:cs="B Nazanin" w:hint="cs"/>
            <w:sz w:val="24"/>
            <w:szCs w:val="28"/>
            <w:rtl/>
            <w:rPrChange w:id="1248" w:author="Lenovo" w:date="2026-09-23T00:16:00Z">
              <w:rPr>
                <w:rFonts w:ascii="Times New Roman" w:hAnsi="Times New Roman" w:cs="B Nazanin" w:hint="cs"/>
                <w:sz w:val="24"/>
                <w:szCs w:val="28"/>
                <w:u w:val="single"/>
                <w:rtl/>
              </w:rPr>
            </w:rPrChange>
          </w:rPr>
          <w:t>ینکر</w:t>
        </w:r>
        <w:r w:rsidR="00D85B28" w:rsidRPr="009A0B6F">
          <w:rPr>
            <w:rFonts w:ascii="Times New Roman" w:hAnsi="Times New Roman" w:cs="B Nazanin"/>
            <w:sz w:val="24"/>
            <w:szCs w:val="28"/>
            <w:rtl/>
            <w:rPrChange w:id="1249" w:author="Lenovo" w:date="2026-09-23T00:16:00Z">
              <w:rPr>
                <w:rFonts w:ascii="Times New Roman" w:hAnsi="Times New Roman" w:cs="B Nazanin"/>
                <w:sz w:val="24"/>
                <w:szCs w:val="28"/>
                <w:u w:val="single"/>
                <w:rtl/>
              </w:rPr>
            </w:rPrChange>
          </w:rPr>
          <w:t xml:space="preserve"> به‌کاررفته نقش</w:t>
        </w:r>
        <w:r w:rsidR="00D85B28" w:rsidRPr="009A0B6F">
          <w:rPr>
            <w:rFonts w:ascii="Times New Roman" w:hAnsi="Times New Roman" w:cs="B Nazanin" w:hint="cs"/>
            <w:sz w:val="24"/>
            <w:szCs w:val="28"/>
            <w:rtl/>
            <w:rPrChange w:id="1250"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251" w:author="Lenovo" w:date="2026-09-23T00:16:00Z">
              <w:rPr>
                <w:rFonts w:ascii="Times New Roman" w:hAnsi="Times New Roman" w:cs="B Nazanin"/>
                <w:sz w:val="24"/>
                <w:szCs w:val="28"/>
                <w:u w:val="single"/>
                <w:rtl/>
              </w:rPr>
            </w:rPrChange>
          </w:rPr>
          <w:t xml:space="preserve"> تع</w:t>
        </w:r>
        <w:r w:rsidR="00D85B28" w:rsidRPr="009A0B6F">
          <w:rPr>
            <w:rFonts w:ascii="Times New Roman" w:hAnsi="Times New Roman" w:cs="B Nazanin" w:hint="cs"/>
            <w:sz w:val="24"/>
            <w:szCs w:val="28"/>
            <w:rtl/>
            <w:rPrChange w:id="1252" w:author="Lenovo" w:date="2026-09-23T00:16:00Z">
              <w:rPr>
                <w:rFonts w:ascii="Times New Roman" w:hAnsi="Times New Roman" w:cs="B Nazanin" w:hint="cs"/>
                <w:sz w:val="24"/>
                <w:szCs w:val="28"/>
                <w:u w:val="single"/>
                <w:rtl/>
              </w:rPr>
            </w:rPrChange>
          </w:rPr>
          <w:t>یین‌کننده</w:t>
        </w:r>
        <w:r w:rsidR="00D85B28" w:rsidRPr="009A0B6F">
          <w:rPr>
            <w:rFonts w:ascii="Times New Roman" w:hAnsi="Times New Roman" w:cs="B Nazanin"/>
            <w:sz w:val="24"/>
            <w:szCs w:val="28"/>
            <w:rtl/>
            <w:rPrChange w:id="1253" w:author="Lenovo" w:date="2026-09-23T00:16:00Z">
              <w:rPr>
                <w:rFonts w:ascii="Times New Roman" w:hAnsi="Times New Roman" w:cs="B Nazanin"/>
                <w:sz w:val="24"/>
                <w:szCs w:val="28"/>
                <w:u w:val="single"/>
                <w:rtl/>
              </w:rPr>
            </w:rPrChange>
          </w:rPr>
          <w:t xml:space="preserve"> در حفظ ثبات و استقلال عملکرد</w:t>
        </w:r>
        <w:r w:rsidR="00D85B28" w:rsidRPr="009A0B6F">
          <w:rPr>
            <w:rFonts w:ascii="Times New Roman" w:hAnsi="Times New Roman" w:cs="B Nazanin" w:hint="cs"/>
            <w:sz w:val="24"/>
            <w:szCs w:val="28"/>
            <w:rtl/>
            <w:rPrChange w:id="1254"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255" w:author="Lenovo" w:date="2026-09-23T00:16:00Z">
              <w:rPr>
                <w:rFonts w:ascii="Times New Roman" w:hAnsi="Times New Roman" w:cs="B Nazanin"/>
                <w:sz w:val="24"/>
                <w:szCs w:val="28"/>
                <w:u w:val="single"/>
                <w:rtl/>
              </w:rPr>
            </w:rPrChange>
          </w:rPr>
          <w:t xml:space="preserve"> ا</w:t>
        </w:r>
        <w:r w:rsidR="00D85B28" w:rsidRPr="009A0B6F">
          <w:rPr>
            <w:rFonts w:ascii="Times New Roman" w:hAnsi="Times New Roman" w:cs="B Nazanin" w:hint="cs"/>
            <w:sz w:val="24"/>
            <w:szCs w:val="28"/>
            <w:rtl/>
            <w:rPrChange w:id="1256" w:author="Lenovo" w:date="2026-09-23T00:16:00Z">
              <w:rPr>
                <w:rFonts w:ascii="Times New Roman" w:hAnsi="Times New Roman" w:cs="B Nazanin" w:hint="cs"/>
                <w:sz w:val="24"/>
                <w:szCs w:val="28"/>
                <w:u w:val="single"/>
                <w:rtl/>
              </w:rPr>
            </w:rPrChange>
          </w:rPr>
          <w:t>ین</w:t>
        </w:r>
        <w:r w:rsidR="00D85B28" w:rsidRPr="009A0B6F">
          <w:rPr>
            <w:rFonts w:ascii="Times New Roman" w:hAnsi="Times New Roman" w:cs="B Nazanin"/>
            <w:sz w:val="24"/>
            <w:szCs w:val="28"/>
            <w:rtl/>
            <w:rPrChange w:id="1257" w:author="Lenovo" w:date="2026-09-23T00:16:00Z">
              <w:rPr>
                <w:rFonts w:ascii="Times New Roman" w:hAnsi="Times New Roman" w:cs="B Nazanin"/>
                <w:sz w:val="24"/>
                <w:szCs w:val="28"/>
                <w:u w:val="single"/>
                <w:rtl/>
              </w:rPr>
            </w:rPrChange>
          </w:rPr>
          <w:t xml:space="preserve"> بخش‌ها ا</w:t>
        </w:r>
        <w:r w:rsidR="00D85B28" w:rsidRPr="009A0B6F">
          <w:rPr>
            <w:rFonts w:ascii="Times New Roman" w:hAnsi="Times New Roman" w:cs="B Nazanin" w:hint="cs"/>
            <w:sz w:val="24"/>
            <w:szCs w:val="28"/>
            <w:rtl/>
            <w:rPrChange w:id="1258" w:author="Lenovo" w:date="2026-09-23T00:16:00Z">
              <w:rPr>
                <w:rFonts w:ascii="Times New Roman" w:hAnsi="Times New Roman" w:cs="B Nazanin" w:hint="cs"/>
                <w:sz w:val="24"/>
                <w:szCs w:val="28"/>
                <w:u w:val="single"/>
                <w:rtl/>
              </w:rPr>
            </w:rPrChange>
          </w:rPr>
          <w:t>یفا</w:t>
        </w:r>
        <w:r w:rsidR="00D85B28" w:rsidRPr="009A0B6F">
          <w:rPr>
            <w:rFonts w:ascii="Times New Roman" w:hAnsi="Times New Roman" w:cs="B Nazanin"/>
            <w:sz w:val="24"/>
            <w:szCs w:val="28"/>
            <w:rtl/>
            <w:rPrChange w:id="1259" w:author="Lenovo" w:date="2026-09-23T00:16:00Z">
              <w:rPr>
                <w:rFonts w:ascii="Times New Roman" w:hAnsi="Times New Roman" w:cs="B Nazanin"/>
                <w:sz w:val="24"/>
                <w:szCs w:val="28"/>
                <w:u w:val="single"/>
                <w:rtl/>
              </w:rPr>
            </w:rPrChange>
          </w:rPr>
          <w:t xml:space="preserve"> م</w:t>
        </w:r>
        <w:r w:rsidR="00D85B28" w:rsidRPr="009A0B6F">
          <w:rPr>
            <w:rFonts w:ascii="Times New Roman" w:hAnsi="Times New Roman" w:cs="B Nazanin" w:hint="cs"/>
            <w:sz w:val="24"/>
            <w:szCs w:val="28"/>
            <w:rtl/>
            <w:rPrChange w:id="1260" w:author="Lenovo" w:date="2026-09-23T00:16:00Z">
              <w:rPr>
                <w:rFonts w:ascii="Times New Roman" w:hAnsi="Times New Roman" w:cs="B Nazanin" w:hint="cs"/>
                <w:sz w:val="24"/>
                <w:szCs w:val="28"/>
                <w:u w:val="single"/>
                <w:rtl/>
              </w:rPr>
            </w:rPrChange>
          </w:rPr>
          <w:t>ی‌کند</w:t>
        </w:r>
        <w:r w:rsidR="00D85B28" w:rsidRPr="009A0B6F">
          <w:rPr>
            <w:rFonts w:ascii="Times New Roman" w:hAnsi="Times New Roman" w:cs="B Nazanin"/>
            <w:sz w:val="24"/>
            <w:szCs w:val="28"/>
            <w:rtl/>
            <w:rPrChange w:id="1261"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62" w:author="Lenovo" w:date="2026-09-23T00:16:00Z">
              <w:rPr>
                <w:rFonts w:ascii="Times New Roman" w:hAnsi="Times New Roman" w:cs="B Nazanin" w:hint="cs"/>
                <w:sz w:val="24"/>
                <w:szCs w:val="28"/>
                <w:u w:val="single"/>
                <w:rtl/>
              </w:rPr>
            </w:rPrChange>
          </w:rPr>
          <w:t>مطالعات</w:t>
        </w:r>
        <w:r w:rsidR="00D85B28" w:rsidRPr="009A0B6F">
          <w:rPr>
            <w:rFonts w:ascii="Times New Roman" w:hAnsi="Times New Roman" w:cs="B Nazanin"/>
            <w:sz w:val="24"/>
            <w:szCs w:val="28"/>
            <w:rtl/>
            <w:rPrChange w:id="1263"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64" w:author="Lenovo" w:date="2026-09-23T00:16:00Z">
              <w:rPr>
                <w:rFonts w:ascii="Times New Roman" w:hAnsi="Times New Roman" w:cs="B Nazanin" w:hint="cs"/>
                <w:sz w:val="24"/>
                <w:szCs w:val="28"/>
                <w:u w:val="single"/>
                <w:rtl/>
              </w:rPr>
            </w:rPrChange>
          </w:rPr>
          <w:t>قبلی</w:t>
        </w:r>
        <w:r w:rsidR="00D85B28" w:rsidRPr="009A0B6F">
          <w:rPr>
            <w:rFonts w:ascii="Times New Roman" w:hAnsi="Times New Roman" w:cs="B Nazanin"/>
            <w:sz w:val="24"/>
            <w:szCs w:val="28"/>
            <w:rtl/>
            <w:rPrChange w:id="1265"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66" w:author="Lenovo" w:date="2026-09-23T00:16:00Z">
              <w:rPr>
                <w:rFonts w:ascii="Times New Roman" w:hAnsi="Times New Roman" w:cs="B Nazanin" w:hint="cs"/>
                <w:sz w:val="24"/>
                <w:szCs w:val="28"/>
                <w:u w:val="single"/>
                <w:rtl/>
              </w:rPr>
            </w:rPrChange>
          </w:rPr>
          <w:t>نشان</w:t>
        </w:r>
        <w:r w:rsidR="00D85B28" w:rsidRPr="009A0B6F">
          <w:rPr>
            <w:rFonts w:ascii="Times New Roman" w:hAnsi="Times New Roman" w:cs="B Nazanin"/>
            <w:sz w:val="24"/>
            <w:szCs w:val="28"/>
            <w:rtl/>
            <w:rPrChange w:id="1267"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68" w:author="Lenovo" w:date="2026-09-23T00:16:00Z">
              <w:rPr>
                <w:rFonts w:ascii="Times New Roman" w:hAnsi="Times New Roman" w:cs="B Nazanin" w:hint="cs"/>
                <w:sz w:val="24"/>
                <w:szCs w:val="28"/>
                <w:u w:val="single"/>
                <w:rtl/>
              </w:rPr>
            </w:rPrChange>
          </w:rPr>
          <w:t>داده‌اند</w:t>
        </w:r>
        <w:r w:rsidR="00D85B28" w:rsidRPr="009A0B6F">
          <w:rPr>
            <w:rFonts w:ascii="Times New Roman" w:hAnsi="Times New Roman" w:cs="B Nazanin"/>
            <w:sz w:val="24"/>
            <w:szCs w:val="28"/>
            <w:rtl/>
            <w:rPrChange w:id="1269"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70" w:author="Lenovo" w:date="2026-09-23T00:16:00Z">
              <w:rPr>
                <w:rFonts w:ascii="Times New Roman" w:hAnsi="Times New Roman" w:cs="B Nazanin" w:hint="cs"/>
                <w:sz w:val="24"/>
                <w:szCs w:val="28"/>
                <w:u w:val="single"/>
                <w:rtl/>
              </w:rPr>
            </w:rPrChange>
          </w:rPr>
          <w:t>که</w:t>
        </w:r>
        <w:r w:rsidR="00D85B28" w:rsidRPr="009A0B6F">
          <w:rPr>
            <w:rFonts w:ascii="Times New Roman" w:hAnsi="Times New Roman" w:cs="B Nazanin"/>
            <w:sz w:val="24"/>
            <w:szCs w:val="28"/>
            <w:rtl/>
            <w:rPrChange w:id="1271"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72" w:author="Lenovo" w:date="2026-09-23T00:16:00Z">
              <w:rPr>
                <w:rFonts w:ascii="Times New Roman" w:hAnsi="Times New Roman" w:cs="B Nazanin" w:hint="cs"/>
                <w:sz w:val="24"/>
                <w:szCs w:val="28"/>
                <w:u w:val="single"/>
                <w:rtl/>
              </w:rPr>
            </w:rPrChange>
          </w:rPr>
          <w:t>استفاده</w:t>
        </w:r>
        <w:r w:rsidR="00D85B28" w:rsidRPr="009A0B6F">
          <w:rPr>
            <w:rFonts w:ascii="Times New Roman" w:hAnsi="Times New Roman" w:cs="B Nazanin"/>
            <w:sz w:val="24"/>
            <w:szCs w:val="28"/>
            <w:rtl/>
            <w:rPrChange w:id="1273"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74" w:author="Lenovo" w:date="2026-09-23T00:16:00Z">
              <w:rPr>
                <w:rFonts w:ascii="Times New Roman" w:hAnsi="Times New Roman" w:cs="B Nazanin" w:hint="cs"/>
                <w:sz w:val="24"/>
                <w:szCs w:val="28"/>
                <w:u w:val="single"/>
                <w:rtl/>
              </w:rPr>
            </w:rPrChange>
          </w:rPr>
          <w:t>از</w:t>
        </w:r>
        <w:r w:rsidR="00D85B28" w:rsidRPr="009A0B6F">
          <w:rPr>
            <w:rFonts w:ascii="Times New Roman" w:hAnsi="Times New Roman" w:cs="B Nazanin"/>
            <w:sz w:val="24"/>
            <w:szCs w:val="28"/>
            <w:rtl/>
            <w:rPrChange w:id="1275"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76" w:author="Lenovo" w:date="2026-09-23T00:16:00Z">
              <w:rPr>
                <w:rFonts w:ascii="Times New Roman" w:hAnsi="Times New Roman" w:cs="B Nazanin" w:hint="cs"/>
                <w:sz w:val="24"/>
                <w:szCs w:val="28"/>
                <w:u w:val="single"/>
                <w:rtl/>
              </w:rPr>
            </w:rPrChange>
          </w:rPr>
          <w:t>لینکرهای</w:t>
        </w:r>
        <w:r w:rsidR="00D85B28" w:rsidRPr="009A0B6F">
          <w:rPr>
            <w:rFonts w:ascii="Times New Roman" w:hAnsi="Times New Roman" w:cs="B Nazanin"/>
            <w:sz w:val="24"/>
            <w:szCs w:val="28"/>
            <w:rtl/>
            <w:rPrChange w:id="1277"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78" w:author="Lenovo" w:date="2026-09-23T00:16:00Z">
              <w:rPr>
                <w:rFonts w:ascii="Times New Roman" w:hAnsi="Times New Roman" w:cs="B Nazanin" w:hint="cs"/>
                <w:sz w:val="24"/>
                <w:szCs w:val="28"/>
                <w:u w:val="single"/>
                <w:rtl/>
              </w:rPr>
            </w:rPrChange>
          </w:rPr>
          <w:t>سخت</w:t>
        </w:r>
        <w:r w:rsidR="00D85B28" w:rsidRPr="009A0B6F">
          <w:rPr>
            <w:rFonts w:ascii="Times New Roman" w:hAnsi="Times New Roman" w:cs="B Nazanin"/>
            <w:sz w:val="24"/>
            <w:szCs w:val="28"/>
            <w:rtl/>
            <w:rPrChange w:id="1279"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80" w:author="Lenovo" w:date="2026-09-23T00:16:00Z">
              <w:rPr>
                <w:rFonts w:ascii="Times New Roman" w:hAnsi="Times New Roman" w:cs="B Nazanin" w:hint="cs"/>
                <w:sz w:val="24"/>
                <w:szCs w:val="28"/>
                <w:u w:val="single"/>
                <w:rtl/>
              </w:rPr>
            </w:rPrChange>
          </w:rPr>
          <w:t>و</w:t>
        </w:r>
        <w:r w:rsidR="00D85B28" w:rsidRPr="009A0B6F">
          <w:rPr>
            <w:rFonts w:ascii="Times New Roman" w:hAnsi="Times New Roman" w:cs="B Nazanin"/>
            <w:sz w:val="24"/>
            <w:szCs w:val="28"/>
            <w:rtl/>
            <w:rPrChange w:id="1281"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82" w:author="Lenovo" w:date="2026-09-23T00:16:00Z">
              <w:rPr>
                <w:rFonts w:ascii="Times New Roman" w:hAnsi="Times New Roman" w:cs="B Nazanin" w:hint="cs"/>
                <w:sz w:val="24"/>
                <w:szCs w:val="28"/>
                <w:u w:val="single"/>
                <w:rtl/>
              </w:rPr>
            </w:rPrChange>
          </w:rPr>
          <w:t>مارپیچی</w:t>
        </w:r>
        <w:r w:rsidR="00D85B28" w:rsidRPr="009A0B6F">
          <w:rPr>
            <w:rFonts w:ascii="Times New Roman" w:hAnsi="Times New Roman" w:cs="B Nazanin"/>
            <w:sz w:val="24"/>
            <w:szCs w:val="28"/>
            <w:rtl/>
            <w:rPrChange w:id="1283" w:author="Lenovo" w:date="2026-09-23T00:16:00Z">
              <w:rPr>
                <w:rFonts w:ascii="Times New Roman" w:hAnsi="Times New Roman" w:cs="B Nazanin"/>
                <w:sz w:val="24"/>
                <w:szCs w:val="28"/>
                <w:u w:val="single"/>
                <w:rtl/>
              </w:rPr>
            </w:rPrChange>
          </w:rPr>
          <w:t xml:space="preserve"> </w:t>
        </w:r>
        <w:r w:rsidR="00D85B28" w:rsidRPr="009A0B6F">
          <w:rPr>
            <w:rFonts w:ascii="Times New Roman" w:hAnsi="Times New Roman" w:cs="B Nazanin" w:hint="cs"/>
            <w:sz w:val="24"/>
            <w:szCs w:val="28"/>
            <w:rtl/>
            <w:rPrChange w:id="1284" w:author="Lenovo" w:date="2026-09-23T00:16:00Z">
              <w:rPr>
                <w:rFonts w:ascii="Times New Roman" w:hAnsi="Times New Roman" w:cs="B Nazanin" w:hint="cs"/>
                <w:sz w:val="24"/>
                <w:szCs w:val="28"/>
                <w:u w:val="single"/>
                <w:rtl/>
              </w:rPr>
            </w:rPrChange>
          </w:rPr>
          <w:t>نظیر</w:t>
        </w:r>
        <w:r w:rsidR="00D85B28" w:rsidRPr="009A0B6F">
          <w:rPr>
            <w:rFonts w:ascii="Times New Roman" w:hAnsi="Times New Roman" w:cs="B Nazanin"/>
            <w:sz w:val="24"/>
            <w:szCs w:val="28"/>
            <w:rPrChange w:id="1285" w:author="Lenovo" w:date="2026-09-23T00:16:00Z">
              <w:rPr>
                <w:rFonts w:ascii="Times New Roman" w:hAnsi="Times New Roman" w:cs="B Nazanin"/>
                <w:sz w:val="24"/>
                <w:szCs w:val="28"/>
                <w:u w:val="single"/>
              </w:rPr>
            </w:rPrChange>
          </w:rPr>
          <w:t xml:space="preserve"> EAAAK</w:t>
        </w:r>
        <w:r w:rsidR="00D85B28" w:rsidRPr="009A0B6F">
          <w:rPr>
            <w:rFonts w:ascii="Times New Roman" w:hAnsi="Times New Roman" w:cs="B Nazanin"/>
            <w:sz w:val="24"/>
            <w:szCs w:val="28"/>
            <w:rtl/>
            <w:rPrChange w:id="1286" w:author="Lenovo" w:date="2026-09-23T00:16:00Z">
              <w:rPr>
                <w:rFonts w:ascii="Times New Roman" w:hAnsi="Times New Roman" w:cs="B Nazanin"/>
                <w:sz w:val="24"/>
                <w:szCs w:val="28"/>
                <w:u w:val="single"/>
                <w:rtl/>
              </w:rPr>
            </w:rPrChange>
          </w:rPr>
          <w:t>، با ممانعت از تداخل فضا</w:t>
        </w:r>
        <w:r w:rsidR="00D85B28" w:rsidRPr="009A0B6F">
          <w:rPr>
            <w:rFonts w:ascii="Times New Roman" w:hAnsi="Times New Roman" w:cs="B Nazanin" w:hint="cs"/>
            <w:sz w:val="24"/>
            <w:szCs w:val="28"/>
            <w:rtl/>
            <w:rPrChange w:id="1287" w:author="Lenovo" w:date="2026-09-23T00:16:00Z">
              <w:rPr>
                <w:rFonts w:ascii="Times New Roman" w:hAnsi="Times New Roman" w:cs="B Nazanin" w:hint="cs"/>
                <w:sz w:val="24"/>
                <w:szCs w:val="28"/>
                <w:u w:val="single"/>
                <w:rtl/>
              </w:rPr>
            </w:rPrChange>
          </w:rPr>
          <w:t>یی</w:t>
        </w:r>
        <w:r w:rsidR="00D85B28" w:rsidRPr="009A0B6F">
          <w:rPr>
            <w:rFonts w:ascii="Times New Roman" w:hAnsi="Times New Roman" w:cs="B Nazanin"/>
            <w:sz w:val="24"/>
            <w:szCs w:val="28"/>
            <w:rtl/>
            <w:rPrChange w:id="1288" w:author="Lenovo" w:date="2026-09-23T00:16:00Z">
              <w:rPr>
                <w:rFonts w:ascii="Times New Roman" w:hAnsi="Times New Roman" w:cs="B Nazanin"/>
                <w:sz w:val="24"/>
                <w:szCs w:val="28"/>
                <w:u w:val="single"/>
                <w:rtl/>
              </w:rPr>
            </w:rPrChange>
          </w:rPr>
          <w:t xml:space="preserve"> ب</w:t>
        </w:r>
        <w:r w:rsidR="00D85B28" w:rsidRPr="009A0B6F">
          <w:rPr>
            <w:rFonts w:ascii="Times New Roman" w:hAnsi="Times New Roman" w:cs="B Nazanin" w:hint="cs"/>
            <w:sz w:val="24"/>
            <w:szCs w:val="28"/>
            <w:rtl/>
            <w:rPrChange w:id="1289" w:author="Lenovo" w:date="2026-09-23T00:16:00Z">
              <w:rPr>
                <w:rFonts w:ascii="Times New Roman" w:hAnsi="Times New Roman" w:cs="B Nazanin" w:hint="cs"/>
                <w:sz w:val="24"/>
                <w:szCs w:val="28"/>
                <w:u w:val="single"/>
                <w:rtl/>
              </w:rPr>
            </w:rPrChange>
          </w:rPr>
          <w:t>ین</w:t>
        </w:r>
        <w:r w:rsidR="00D85B28" w:rsidRPr="009A0B6F">
          <w:rPr>
            <w:rFonts w:ascii="Times New Roman" w:hAnsi="Times New Roman" w:cs="B Nazanin"/>
            <w:sz w:val="24"/>
            <w:szCs w:val="28"/>
            <w:rtl/>
            <w:rPrChange w:id="1290" w:author="Lenovo" w:date="2026-09-23T00:16:00Z">
              <w:rPr>
                <w:rFonts w:ascii="Times New Roman" w:hAnsi="Times New Roman" w:cs="B Nazanin"/>
                <w:sz w:val="24"/>
                <w:szCs w:val="28"/>
                <w:u w:val="single"/>
                <w:rtl/>
              </w:rPr>
            </w:rPrChange>
          </w:rPr>
          <w:t xml:space="preserve"> حوزه‌ها</w:t>
        </w:r>
        <w:r w:rsidR="00D85B28" w:rsidRPr="009A0B6F">
          <w:rPr>
            <w:rFonts w:ascii="Times New Roman" w:hAnsi="Times New Roman" w:cs="B Nazanin" w:hint="cs"/>
            <w:sz w:val="24"/>
            <w:szCs w:val="28"/>
            <w:rtl/>
            <w:rPrChange w:id="1291"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292" w:author="Lenovo" w:date="2026-09-23T00:16:00Z">
              <w:rPr>
                <w:rFonts w:ascii="Times New Roman" w:hAnsi="Times New Roman" w:cs="B Nazanin"/>
                <w:sz w:val="24"/>
                <w:szCs w:val="28"/>
                <w:u w:val="single"/>
                <w:rtl/>
              </w:rPr>
            </w:rPrChange>
          </w:rPr>
          <w:t xml:space="preserve"> مجاور، پا</w:t>
        </w:r>
        <w:r w:rsidR="00D85B28" w:rsidRPr="009A0B6F">
          <w:rPr>
            <w:rFonts w:ascii="Times New Roman" w:hAnsi="Times New Roman" w:cs="B Nazanin" w:hint="cs"/>
            <w:sz w:val="24"/>
            <w:szCs w:val="28"/>
            <w:rtl/>
            <w:rPrChange w:id="1293" w:author="Lenovo" w:date="2026-09-23T00:16:00Z">
              <w:rPr>
                <w:rFonts w:ascii="Times New Roman" w:hAnsi="Times New Roman" w:cs="B Nazanin" w:hint="cs"/>
                <w:sz w:val="24"/>
                <w:szCs w:val="28"/>
                <w:u w:val="single"/>
                <w:rtl/>
              </w:rPr>
            </w:rPrChange>
          </w:rPr>
          <w:t>یداری</w:t>
        </w:r>
        <w:r w:rsidR="00D85B28" w:rsidRPr="009A0B6F">
          <w:rPr>
            <w:rFonts w:ascii="Times New Roman" w:hAnsi="Times New Roman" w:cs="B Nazanin"/>
            <w:sz w:val="24"/>
            <w:szCs w:val="28"/>
            <w:rtl/>
            <w:rPrChange w:id="1294" w:author="Lenovo" w:date="2026-09-23T00:16:00Z">
              <w:rPr>
                <w:rFonts w:ascii="Times New Roman" w:hAnsi="Times New Roman" w:cs="B Nazanin"/>
                <w:sz w:val="24"/>
                <w:szCs w:val="28"/>
                <w:u w:val="single"/>
                <w:rtl/>
              </w:rPr>
            </w:rPrChange>
          </w:rPr>
          <w:t xml:space="preserve"> ساختار سوم را تقو</w:t>
        </w:r>
        <w:r w:rsidR="00D85B28" w:rsidRPr="009A0B6F">
          <w:rPr>
            <w:rFonts w:ascii="Times New Roman" w:hAnsi="Times New Roman" w:cs="B Nazanin" w:hint="cs"/>
            <w:sz w:val="24"/>
            <w:szCs w:val="28"/>
            <w:rtl/>
            <w:rPrChange w:id="1295" w:author="Lenovo" w:date="2026-09-23T00:16:00Z">
              <w:rPr>
                <w:rFonts w:ascii="Times New Roman" w:hAnsi="Times New Roman" w:cs="B Nazanin" w:hint="cs"/>
                <w:sz w:val="24"/>
                <w:szCs w:val="28"/>
                <w:u w:val="single"/>
                <w:rtl/>
              </w:rPr>
            </w:rPrChange>
          </w:rPr>
          <w:t>یت</w:t>
        </w:r>
        <w:r w:rsidR="00D85B28" w:rsidRPr="009A0B6F">
          <w:rPr>
            <w:rFonts w:ascii="Times New Roman" w:hAnsi="Times New Roman" w:cs="B Nazanin"/>
            <w:sz w:val="24"/>
            <w:szCs w:val="28"/>
            <w:rtl/>
            <w:rPrChange w:id="1296" w:author="Lenovo" w:date="2026-09-23T00:16:00Z">
              <w:rPr>
                <w:rFonts w:ascii="Times New Roman" w:hAnsi="Times New Roman" w:cs="B Nazanin"/>
                <w:sz w:val="24"/>
                <w:szCs w:val="28"/>
                <w:u w:val="single"/>
                <w:rtl/>
              </w:rPr>
            </w:rPrChange>
          </w:rPr>
          <w:t xml:space="preserve"> م</w:t>
        </w:r>
        <w:r w:rsidR="00D85B28" w:rsidRPr="009A0B6F">
          <w:rPr>
            <w:rFonts w:ascii="Times New Roman" w:hAnsi="Times New Roman" w:cs="B Nazanin" w:hint="cs"/>
            <w:sz w:val="24"/>
            <w:szCs w:val="28"/>
            <w:rtl/>
            <w:rPrChange w:id="1297" w:author="Lenovo" w:date="2026-09-23T00:16:00Z">
              <w:rPr>
                <w:rFonts w:ascii="Times New Roman" w:hAnsi="Times New Roman" w:cs="B Nazanin" w:hint="cs"/>
                <w:sz w:val="24"/>
                <w:szCs w:val="28"/>
                <w:u w:val="single"/>
                <w:rtl/>
              </w:rPr>
            </w:rPrChange>
          </w:rPr>
          <w:t>ی‌نماید</w:t>
        </w:r>
        <w:r w:rsidR="00D85B28" w:rsidRPr="009A0B6F" w:rsidDel="003D6165">
          <w:rPr>
            <w:rFonts w:ascii="Times New Roman" w:hAnsi="Times New Roman" w:cs="B Nazanin"/>
            <w:sz w:val="24"/>
            <w:szCs w:val="28"/>
            <w:rtl/>
            <w:rPrChange w:id="1298" w:author="Lenovo" w:date="2026-09-23T00:16:00Z">
              <w:rPr>
                <w:rFonts w:ascii="Times New Roman" w:hAnsi="Times New Roman" w:cs="B Nazanin"/>
                <w:sz w:val="24"/>
                <w:szCs w:val="28"/>
                <w:u w:val="single"/>
                <w:rtl/>
              </w:rPr>
            </w:rPrChange>
          </w:rPr>
          <w:t xml:space="preserve"> </w:t>
        </w:r>
      </w:ins>
      <w:del w:id="1299" w:author="Lenovo" w:date="2026-09-23T08:33:00Z">
        <w:r w:rsidR="001F056E" w:rsidRPr="009A0B6F" w:rsidDel="003D6165">
          <w:rPr>
            <w:rFonts w:ascii="Times New Roman" w:hAnsi="Times New Roman" w:cs="B Nazanin" w:hint="cs"/>
            <w:sz w:val="24"/>
            <w:szCs w:val="28"/>
            <w:rtl/>
          </w:rPr>
          <w:delText>بنابراین،</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یافته‌های</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این</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مطالعه</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با</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دیدگاه‌های</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جدید</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در</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طراحی</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واکسن‌های</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فلاوی‌ویروسی</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هم‌راستا</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می</w:delText>
        </w:r>
        <w:r w:rsidR="001F056E" w:rsidRPr="009A0B6F" w:rsidDel="003D6165">
          <w:rPr>
            <w:rFonts w:ascii="Times New Roman" w:hAnsi="Times New Roman" w:cs="B Nazanin"/>
            <w:sz w:val="24"/>
            <w:szCs w:val="28"/>
            <w:rtl/>
          </w:rPr>
          <w:delText xml:space="preserve"> </w:delText>
        </w:r>
        <w:r w:rsidR="001F056E" w:rsidRPr="009A0B6F" w:rsidDel="003D6165">
          <w:rPr>
            <w:rFonts w:ascii="Times New Roman" w:hAnsi="Times New Roman" w:cs="B Nazanin" w:hint="cs"/>
            <w:sz w:val="24"/>
            <w:szCs w:val="28"/>
            <w:rtl/>
          </w:rPr>
          <w:delText>باشد</w:delText>
        </w:r>
        <w:r w:rsidR="001F056E" w:rsidRPr="009A0B6F" w:rsidDel="003D6165">
          <w:rPr>
            <w:rFonts w:ascii="Times New Roman" w:hAnsi="Times New Roman" w:cs="B Nazanin"/>
            <w:sz w:val="24"/>
            <w:szCs w:val="28"/>
            <w:rtl/>
          </w:rPr>
          <w:delText>.</w:delText>
        </w:r>
      </w:del>
    </w:p>
    <w:p w14:paraId="5F7ED182" w14:textId="5AB9E3E6" w:rsidR="001F056E" w:rsidRPr="009A0B6F" w:rsidRDefault="001F056E">
      <w:pPr>
        <w:spacing w:line="360" w:lineRule="auto"/>
        <w:jc w:val="both"/>
        <w:rPr>
          <w:rFonts w:ascii="Times New Roman" w:hAnsi="Times New Roman" w:cs="B Nazanin"/>
          <w:sz w:val="24"/>
          <w:szCs w:val="28"/>
          <w:rtl/>
        </w:rPr>
        <w:pPrChange w:id="1300" w:author="Lenovo" w:date="2026-09-23T00:15:00Z">
          <w:pPr>
            <w:spacing w:line="360" w:lineRule="auto"/>
            <w:jc w:val="both"/>
          </w:pPr>
        </w:pPrChange>
      </w:pPr>
      <w:del w:id="1301" w:author="Lenovo" w:date="2026-09-23T00:10:00Z">
        <w:r w:rsidRPr="009A0B6F" w:rsidDel="00D85B28">
          <w:rPr>
            <w:rFonts w:ascii="Times New Roman" w:hAnsi="Times New Roman" w:cs="B Nazanin" w:hint="cs"/>
            <w:sz w:val="24"/>
            <w:szCs w:val="28"/>
            <w:rtl/>
          </w:rPr>
          <w:delText>در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اغلب</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مطالعات</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مربوط</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طراحی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واکسن‌های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چنداپی‌توپی،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تمرکز</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اصلی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استفاده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از</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اپی‌توپ‌های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خطی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اتصال</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آن‌ها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یکدیگر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از</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طریق</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لینکرها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بوده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است</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این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رویکرد،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اگرچه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امکان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ارائه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همزمان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چند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اپی‌توپ</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را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فراهم</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می‌کند،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اما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لزوماً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شرایط</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لازم</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برای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تاخوردگی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مناسب</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پروتئین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شکل‌گیری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اپی‌توپ‌های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فضایی</w:delText>
        </w:r>
      </w:del>
      <w:ins w:id="1302" w:author="SALMANIAN MOHAMMADHASSAN" w:date="2026-09-05T22:57:00Z">
        <w:del w:id="1303" w:author="Lenovo" w:date="2026-09-23T00:10:00Z">
          <w:r w:rsidR="00820089" w:rsidRPr="009A0B6F" w:rsidDel="00D85B28">
            <w:rPr>
              <w:rFonts w:ascii="Times New Roman" w:hAnsi="Times New Roman" w:cs="B Nazanin"/>
              <w:sz w:val="24"/>
              <w:szCs w:val="28"/>
            </w:rPr>
            <w:delText>( con</w:delText>
          </w:r>
        </w:del>
      </w:ins>
      <w:ins w:id="1304" w:author="SALMANIAN MOHAMMADHASSAN" w:date="2026-09-05T22:58:00Z">
        <w:del w:id="1305" w:author="Lenovo" w:date="2026-09-23T00:10:00Z">
          <w:r w:rsidR="00820089" w:rsidRPr="009A0B6F" w:rsidDel="00D85B28">
            <w:rPr>
              <w:rFonts w:ascii="Times New Roman" w:hAnsi="Times New Roman" w:cs="B Nazanin"/>
              <w:sz w:val="24"/>
              <w:szCs w:val="28"/>
            </w:rPr>
            <w:delText>for</w:delText>
          </w:r>
          <w:r w:rsidR="00D12F44" w:rsidRPr="009A0B6F" w:rsidDel="00D85B28">
            <w:rPr>
              <w:rFonts w:ascii="Times New Roman" w:hAnsi="Times New Roman" w:cs="B Nazanin"/>
              <w:sz w:val="24"/>
              <w:szCs w:val="28"/>
            </w:rPr>
            <w:delText>mational epitopes)</w:delText>
          </w:r>
        </w:del>
      </w:ins>
      <w:del w:id="1306" w:author="Lenovo" w:date="2026-09-23T00:10:00Z">
        <w:r w:rsidRPr="009A0B6F" w:rsidDel="00D85B28">
          <w:rPr>
            <w:rFonts w:ascii="Times New Roman" w:hAnsi="Times New Roman" w:cs="B Nazanin"/>
            <w:sz w:val="24"/>
            <w:szCs w:val="28"/>
            <w:rtl/>
          </w:rPr>
          <w:delText xml:space="preserve"> </w:delText>
        </w:r>
      </w:del>
      <w:ins w:id="1307" w:author="SALMANIAN MOHAMMADHASSAN" w:date="2026-09-05T22:58:00Z">
        <w:del w:id="1308" w:author="Lenovo" w:date="2026-09-23T00:10:00Z">
          <w:r w:rsidR="00D12F44" w:rsidRPr="009A0B6F" w:rsidDel="00D85B28">
            <w:rPr>
              <w:rFonts w:ascii="Times New Roman" w:hAnsi="Times New Roman" w:cs="B Nazanin"/>
              <w:sz w:val="24"/>
              <w:szCs w:val="28"/>
              <w:rtl/>
            </w:rPr>
            <w:delText xml:space="preserve"> </w:delText>
          </w:r>
          <w:r w:rsidR="00D12F44" w:rsidRPr="009A0B6F" w:rsidDel="00D85B28">
            <w:rPr>
              <w:rFonts w:ascii="Times New Roman" w:hAnsi="Times New Roman" w:cs="B Nazanin" w:hint="cs"/>
              <w:sz w:val="24"/>
              <w:szCs w:val="28"/>
              <w:rtl/>
            </w:rPr>
            <w:delText>یا</w:delText>
          </w:r>
          <w:r w:rsidR="00D12F44" w:rsidRPr="009A0B6F" w:rsidDel="00D85B28">
            <w:rPr>
              <w:rFonts w:ascii="Times New Roman" w:hAnsi="Times New Roman" w:cs="B Nazanin"/>
              <w:sz w:val="24"/>
              <w:szCs w:val="28"/>
              <w:rtl/>
            </w:rPr>
            <w:delText xml:space="preserve"> ا</w:delText>
          </w:r>
          <w:r w:rsidR="00D12F44" w:rsidRPr="009A0B6F" w:rsidDel="00D85B28">
            <w:rPr>
              <w:rFonts w:ascii="Times New Roman" w:hAnsi="Times New Roman" w:cs="B Nazanin" w:hint="cs"/>
              <w:sz w:val="24"/>
              <w:szCs w:val="28"/>
              <w:rtl/>
            </w:rPr>
            <w:delText>ینجا</w:delText>
          </w:r>
          <w:r w:rsidR="00D12F44" w:rsidRPr="009A0B6F" w:rsidDel="00D85B28">
            <w:rPr>
              <w:rFonts w:ascii="Times New Roman" w:hAnsi="Times New Roman" w:cs="B Nazanin"/>
              <w:sz w:val="24"/>
              <w:szCs w:val="28"/>
              <w:rtl/>
            </w:rPr>
            <w:delText xml:space="preserve"> </w:delText>
          </w:r>
          <w:r w:rsidR="00D12F44" w:rsidRPr="009A0B6F" w:rsidDel="00D85B28">
            <w:rPr>
              <w:rFonts w:ascii="Times New Roman" w:hAnsi="Times New Roman" w:cs="B Nazanin" w:hint="cs"/>
              <w:sz w:val="24"/>
              <w:szCs w:val="28"/>
              <w:rtl/>
            </w:rPr>
            <w:delText>یا</w:delText>
          </w:r>
          <w:r w:rsidR="00D12F44" w:rsidRPr="009A0B6F" w:rsidDel="00D85B28">
            <w:rPr>
              <w:rFonts w:ascii="Times New Roman" w:hAnsi="Times New Roman" w:cs="B Nazanin"/>
              <w:sz w:val="24"/>
              <w:szCs w:val="28"/>
              <w:rtl/>
            </w:rPr>
            <w:delText xml:space="preserve"> در ز</w:delText>
          </w:r>
          <w:r w:rsidR="00D12F44" w:rsidRPr="009A0B6F" w:rsidDel="00D85B28">
            <w:rPr>
              <w:rFonts w:ascii="Times New Roman" w:hAnsi="Times New Roman" w:cs="B Nazanin" w:hint="cs"/>
              <w:sz w:val="24"/>
              <w:szCs w:val="28"/>
              <w:rtl/>
            </w:rPr>
            <w:delText>یر</w:delText>
          </w:r>
          <w:r w:rsidR="00D12F44" w:rsidRPr="009A0B6F" w:rsidDel="00D85B28">
            <w:rPr>
              <w:rFonts w:ascii="Times New Roman" w:hAnsi="Times New Roman" w:cs="B Nazanin"/>
              <w:sz w:val="24"/>
              <w:szCs w:val="28"/>
              <w:rtl/>
            </w:rPr>
            <w:delText xml:space="preserve"> نو</w:delText>
          </w:r>
          <w:r w:rsidR="00D12F44" w:rsidRPr="009A0B6F" w:rsidDel="00D85B28">
            <w:rPr>
              <w:rFonts w:ascii="Times New Roman" w:hAnsi="Times New Roman" w:cs="B Nazanin" w:hint="cs"/>
              <w:sz w:val="24"/>
              <w:szCs w:val="28"/>
              <w:rtl/>
            </w:rPr>
            <w:delText>یس</w:delText>
          </w:r>
          <w:r w:rsidR="00D12F44" w:rsidRPr="009A0B6F" w:rsidDel="00D85B28">
            <w:rPr>
              <w:rFonts w:ascii="Times New Roman" w:hAnsi="Times New Roman" w:cs="B Nazanin"/>
              <w:sz w:val="24"/>
              <w:szCs w:val="28"/>
              <w:rtl/>
            </w:rPr>
            <w:delText xml:space="preserve"> ب</w:delText>
          </w:r>
          <w:r w:rsidR="00D12F44" w:rsidRPr="009A0B6F" w:rsidDel="00D85B28">
            <w:rPr>
              <w:rFonts w:ascii="Times New Roman" w:hAnsi="Times New Roman" w:cs="B Nazanin" w:hint="cs"/>
              <w:sz w:val="24"/>
              <w:szCs w:val="28"/>
              <w:rtl/>
            </w:rPr>
            <w:delText>یاید</w:delText>
          </w:r>
          <w:r w:rsidR="00D12F44" w:rsidRPr="009A0B6F" w:rsidDel="00D85B28">
            <w:rPr>
              <w:rFonts w:ascii="Times New Roman" w:hAnsi="Times New Roman" w:cs="B Nazanin"/>
              <w:sz w:val="24"/>
              <w:szCs w:val="28"/>
              <w:rtl/>
            </w:rPr>
            <w:delText>.</w:delText>
          </w:r>
        </w:del>
      </w:ins>
      <w:del w:id="1309" w:author="Lenovo" w:date="2026-09-23T00:10:00Z">
        <w:r w:rsidRPr="009A0B6F" w:rsidDel="00D85B28">
          <w:rPr>
            <w:rFonts w:ascii="Times New Roman" w:hAnsi="Times New Roman" w:cs="B Nazanin" w:hint="cs"/>
            <w:sz w:val="24"/>
            <w:szCs w:val="28"/>
            <w:rtl/>
          </w:rPr>
          <w:delText>که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نقش</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مهمی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شناسایی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توسط</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آنتی‌بادی‌ها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دارند،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ایجاد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نمی‌کند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همین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اساس،</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highlight w:val="yellow"/>
            <w:rtl/>
            <w:rPrChange w:id="1310" w:author="Lenovo" w:date="2026-09-23T00:16:00Z">
              <w:rPr>
                <w:rFonts w:ascii="Times New Roman" w:hAnsi="Times New Roman" w:cs="B Nazanin" w:hint="cs"/>
                <w:sz w:val="24"/>
                <w:szCs w:val="28"/>
                <w:rtl/>
              </w:rPr>
            </w:rPrChange>
          </w:rPr>
          <w:delText>در</w:delText>
        </w:r>
        <w:r w:rsidRPr="009A0B6F" w:rsidDel="00D85B28">
          <w:rPr>
            <w:rFonts w:ascii="Times New Roman" w:hAnsi="Times New Roman" w:cs="B Nazanin"/>
            <w:sz w:val="24"/>
            <w:szCs w:val="28"/>
            <w:highlight w:val="yellow"/>
            <w:rtl/>
            <w:rPrChange w:id="131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12" w:author="Lenovo" w:date="2026-09-23T00:16:00Z">
              <w:rPr>
                <w:rFonts w:ascii="Times New Roman" w:hAnsi="Times New Roman" w:cs="B Nazanin" w:hint="cs"/>
                <w:sz w:val="24"/>
                <w:szCs w:val="28"/>
                <w:rtl/>
              </w:rPr>
            </w:rPrChange>
          </w:rPr>
          <w:delText>مطالعه</w:delText>
        </w:r>
        <w:r w:rsidRPr="009A0B6F" w:rsidDel="00D85B28">
          <w:rPr>
            <w:rFonts w:ascii="Times New Roman" w:hAnsi="Times New Roman" w:cs="B Nazanin"/>
            <w:sz w:val="24"/>
            <w:szCs w:val="28"/>
            <w:highlight w:val="yellow"/>
            <w:rtl/>
            <w:rPrChange w:id="131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14" w:author="Lenovo" w:date="2026-09-23T00:16:00Z">
              <w:rPr>
                <w:rFonts w:ascii="Times New Roman" w:hAnsi="Times New Roman" w:cs="B Nazanin" w:hint="cs"/>
                <w:sz w:val="24"/>
                <w:szCs w:val="28"/>
                <w:rtl/>
              </w:rPr>
            </w:rPrChange>
          </w:rPr>
          <w:delText>حاضر</w:delText>
        </w:r>
        <w:r w:rsidRPr="009A0B6F" w:rsidDel="00D85B28">
          <w:rPr>
            <w:rFonts w:ascii="Times New Roman" w:hAnsi="Times New Roman" w:cs="B Nazanin"/>
            <w:sz w:val="24"/>
            <w:szCs w:val="28"/>
            <w:highlight w:val="yellow"/>
            <w:rtl/>
            <w:rPrChange w:id="131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16" w:author="Lenovo" w:date="2026-09-23T00:16:00Z">
              <w:rPr>
                <w:rFonts w:ascii="Times New Roman" w:hAnsi="Times New Roman" w:cs="B Nazanin" w:hint="cs"/>
                <w:sz w:val="24"/>
                <w:szCs w:val="28"/>
                <w:rtl/>
              </w:rPr>
            </w:rPrChange>
          </w:rPr>
          <w:delText>به‌جای</w:delText>
        </w:r>
        <w:r w:rsidRPr="009A0B6F" w:rsidDel="00D85B28">
          <w:rPr>
            <w:rFonts w:ascii="Times New Roman" w:hAnsi="Times New Roman" w:cs="B Nazanin"/>
            <w:sz w:val="24"/>
            <w:szCs w:val="28"/>
            <w:highlight w:val="yellow"/>
            <w:rtl/>
            <w:rPrChange w:id="131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18" w:author="Lenovo" w:date="2026-09-23T00:16:00Z">
              <w:rPr>
                <w:rFonts w:ascii="Times New Roman" w:hAnsi="Times New Roman" w:cs="B Nazanin" w:hint="cs"/>
                <w:sz w:val="24"/>
                <w:szCs w:val="28"/>
                <w:rtl/>
              </w:rPr>
            </w:rPrChange>
          </w:rPr>
          <w:delText>اتصال</w:delText>
        </w:r>
        <w:r w:rsidRPr="009A0B6F" w:rsidDel="00D85B28">
          <w:rPr>
            <w:rFonts w:ascii="Times New Roman" w:hAnsi="Times New Roman" w:cs="B Nazanin"/>
            <w:sz w:val="24"/>
            <w:szCs w:val="28"/>
            <w:highlight w:val="yellow"/>
            <w:rtl/>
            <w:rPrChange w:id="131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20" w:author="Lenovo" w:date="2026-09-23T00:16:00Z">
              <w:rPr>
                <w:rFonts w:ascii="Times New Roman" w:hAnsi="Times New Roman" w:cs="B Nazanin" w:hint="cs"/>
                <w:sz w:val="24"/>
                <w:szCs w:val="28"/>
                <w:rtl/>
              </w:rPr>
            </w:rPrChange>
          </w:rPr>
          <w:delText>مستقیم</w:delText>
        </w:r>
        <w:r w:rsidRPr="009A0B6F" w:rsidDel="00D85B28">
          <w:rPr>
            <w:rFonts w:ascii="Times New Roman" w:hAnsi="Times New Roman" w:cs="B Nazanin"/>
            <w:sz w:val="24"/>
            <w:szCs w:val="28"/>
            <w:highlight w:val="yellow"/>
            <w:rtl/>
            <w:rPrChange w:id="132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22" w:author="Lenovo" w:date="2026-09-23T00:16:00Z">
              <w:rPr>
                <w:rFonts w:ascii="Times New Roman" w:hAnsi="Times New Roman" w:cs="B Nazanin" w:hint="cs"/>
                <w:sz w:val="24"/>
                <w:szCs w:val="28"/>
                <w:rtl/>
              </w:rPr>
            </w:rPrChange>
          </w:rPr>
          <w:delText>اپی‌توپ‌های</w:delText>
        </w:r>
        <w:r w:rsidRPr="009A0B6F" w:rsidDel="00D85B28">
          <w:rPr>
            <w:rFonts w:ascii="Times New Roman" w:hAnsi="Times New Roman" w:cs="B Nazanin"/>
            <w:sz w:val="24"/>
            <w:szCs w:val="28"/>
            <w:highlight w:val="yellow"/>
            <w:rtl/>
            <w:rPrChange w:id="132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24" w:author="Lenovo" w:date="2026-09-23T00:16:00Z">
              <w:rPr>
                <w:rFonts w:ascii="Times New Roman" w:hAnsi="Times New Roman" w:cs="B Nazanin" w:hint="cs"/>
                <w:sz w:val="24"/>
                <w:szCs w:val="28"/>
                <w:rtl/>
              </w:rPr>
            </w:rPrChange>
          </w:rPr>
          <w:delText>منفرد،</w:delText>
        </w:r>
        <w:r w:rsidRPr="009A0B6F" w:rsidDel="00D85B28">
          <w:rPr>
            <w:rFonts w:ascii="Times New Roman" w:hAnsi="Times New Roman" w:cs="B Nazanin"/>
            <w:sz w:val="24"/>
            <w:szCs w:val="28"/>
            <w:highlight w:val="yellow"/>
            <w:rtl/>
            <w:rPrChange w:id="132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26" w:author="Lenovo" w:date="2026-09-23T00:16:00Z">
              <w:rPr>
                <w:rFonts w:ascii="Times New Roman" w:hAnsi="Times New Roman" w:cs="B Nazanin" w:hint="cs"/>
                <w:sz w:val="24"/>
                <w:szCs w:val="28"/>
                <w:rtl/>
              </w:rPr>
            </w:rPrChange>
          </w:rPr>
          <w:delText>ابتدا</w:delText>
        </w:r>
        <w:r w:rsidRPr="009A0B6F" w:rsidDel="00D85B28">
          <w:rPr>
            <w:rFonts w:ascii="Times New Roman" w:hAnsi="Times New Roman" w:cs="B Nazanin"/>
            <w:sz w:val="24"/>
            <w:szCs w:val="28"/>
            <w:highlight w:val="yellow"/>
            <w:rtl/>
            <w:rPrChange w:id="132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28" w:author="Lenovo" w:date="2026-09-23T00:16:00Z">
              <w:rPr>
                <w:rFonts w:ascii="Times New Roman" w:hAnsi="Times New Roman" w:cs="B Nazanin" w:hint="cs"/>
                <w:sz w:val="24"/>
                <w:szCs w:val="28"/>
                <w:rtl/>
              </w:rPr>
            </w:rPrChange>
          </w:rPr>
          <w:delText>نواحی</w:delText>
        </w:r>
        <w:r w:rsidRPr="009A0B6F" w:rsidDel="00D85B28">
          <w:rPr>
            <w:rFonts w:ascii="Times New Roman" w:hAnsi="Times New Roman" w:cs="B Nazanin"/>
            <w:sz w:val="24"/>
            <w:szCs w:val="28"/>
            <w:highlight w:val="yellow"/>
            <w:rtl/>
            <w:rPrChange w:id="132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30" w:author="Lenovo" w:date="2026-09-23T00:16:00Z">
              <w:rPr>
                <w:rFonts w:ascii="Times New Roman" w:hAnsi="Times New Roman" w:cs="B Nazanin" w:hint="cs"/>
                <w:sz w:val="24"/>
                <w:szCs w:val="28"/>
                <w:rtl/>
              </w:rPr>
            </w:rPrChange>
          </w:rPr>
          <w:delText>متراکم</w:delText>
        </w:r>
        <w:r w:rsidRPr="009A0B6F" w:rsidDel="00D85B28">
          <w:rPr>
            <w:rFonts w:ascii="Times New Roman" w:hAnsi="Times New Roman" w:cs="B Nazanin"/>
            <w:sz w:val="24"/>
            <w:szCs w:val="28"/>
            <w:highlight w:val="yellow"/>
            <w:rtl/>
            <w:rPrChange w:id="133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32" w:author="Lenovo" w:date="2026-09-23T00:16:00Z">
              <w:rPr>
                <w:rFonts w:ascii="Times New Roman" w:hAnsi="Times New Roman" w:cs="B Nazanin" w:hint="cs"/>
                <w:sz w:val="24"/>
                <w:szCs w:val="28"/>
                <w:rtl/>
              </w:rPr>
            </w:rPrChange>
          </w:rPr>
          <w:delText>پلی‌پپتیدی</w:delText>
        </w:r>
        <w:r w:rsidRPr="009A0B6F" w:rsidDel="00D85B28">
          <w:rPr>
            <w:rFonts w:ascii="Times New Roman" w:hAnsi="Times New Roman" w:cs="B Nazanin"/>
            <w:sz w:val="24"/>
            <w:szCs w:val="28"/>
            <w:highlight w:val="yellow"/>
            <w:rtl/>
            <w:rPrChange w:id="133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34" w:author="Lenovo" w:date="2026-09-23T00:16:00Z">
              <w:rPr>
                <w:rFonts w:ascii="Times New Roman" w:hAnsi="Times New Roman" w:cs="B Nazanin" w:hint="cs"/>
                <w:sz w:val="24"/>
                <w:szCs w:val="28"/>
                <w:rtl/>
              </w:rPr>
            </w:rPrChange>
          </w:rPr>
          <w:delText>ویروسی</w:delText>
        </w:r>
        <w:r w:rsidRPr="009A0B6F" w:rsidDel="00D85B28">
          <w:rPr>
            <w:rFonts w:ascii="Times New Roman" w:hAnsi="Times New Roman" w:cs="B Nazanin"/>
            <w:sz w:val="24"/>
            <w:szCs w:val="28"/>
            <w:highlight w:val="yellow"/>
            <w:rtl/>
            <w:rPrChange w:id="133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36" w:author="Lenovo" w:date="2026-09-23T00:16:00Z">
              <w:rPr>
                <w:rFonts w:ascii="Times New Roman" w:hAnsi="Times New Roman" w:cs="B Nazanin" w:hint="cs"/>
                <w:sz w:val="24"/>
                <w:szCs w:val="28"/>
                <w:rtl/>
              </w:rPr>
            </w:rPrChange>
          </w:rPr>
          <w:delText>با</w:delText>
        </w:r>
        <w:r w:rsidRPr="009A0B6F" w:rsidDel="00D85B28">
          <w:rPr>
            <w:rFonts w:ascii="Times New Roman" w:hAnsi="Times New Roman" w:cs="B Nazanin"/>
            <w:sz w:val="24"/>
            <w:szCs w:val="28"/>
            <w:highlight w:val="yellow"/>
            <w:rtl/>
            <w:rPrChange w:id="133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38" w:author="Lenovo" w:date="2026-09-23T00:16:00Z">
              <w:rPr>
                <w:rFonts w:ascii="Times New Roman" w:hAnsi="Times New Roman" w:cs="B Nazanin" w:hint="cs"/>
                <w:sz w:val="24"/>
                <w:szCs w:val="28"/>
                <w:rtl/>
              </w:rPr>
            </w:rPrChange>
          </w:rPr>
          <w:delText>غنای</w:delText>
        </w:r>
        <w:r w:rsidRPr="009A0B6F" w:rsidDel="00D85B28">
          <w:rPr>
            <w:rFonts w:ascii="Times New Roman" w:hAnsi="Times New Roman" w:cs="B Nazanin"/>
            <w:sz w:val="24"/>
            <w:szCs w:val="28"/>
            <w:highlight w:val="yellow"/>
            <w:rtl/>
            <w:rPrChange w:id="133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40" w:author="Lenovo" w:date="2026-09-23T00:16:00Z">
              <w:rPr>
                <w:rFonts w:ascii="Times New Roman" w:hAnsi="Times New Roman" w:cs="B Nazanin" w:hint="cs"/>
                <w:sz w:val="24"/>
                <w:szCs w:val="28"/>
                <w:rtl/>
              </w:rPr>
            </w:rPrChange>
          </w:rPr>
          <w:delText>بالای</w:delText>
        </w:r>
        <w:r w:rsidRPr="009A0B6F" w:rsidDel="00D85B28">
          <w:rPr>
            <w:rFonts w:ascii="Times New Roman" w:hAnsi="Times New Roman" w:cs="B Nazanin"/>
            <w:sz w:val="24"/>
            <w:szCs w:val="28"/>
            <w:highlight w:val="yellow"/>
            <w:rtl/>
            <w:rPrChange w:id="134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42" w:author="Lenovo" w:date="2026-09-23T00:16:00Z">
              <w:rPr>
                <w:rFonts w:ascii="Times New Roman" w:hAnsi="Times New Roman" w:cs="B Nazanin" w:hint="cs"/>
                <w:sz w:val="24"/>
                <w:szCs w:val="28"/>
                <w:rtl/>
              </w:rPr>
            </w:rPrChange>
          </w:rPr>
          <w:delText>اپی‌توپ‌های</w:delText>
        </w:r>
        <w:r w:rsidRPr="009A0B6F" w:rsidDel="00D85B28">
          <w:rPr>
            <w:rFonts w:ascii="Times New Roman" w:hAnsi="Times New Roman" w:cs="B Nazanin"/>
            <w:sz w:val="24"/>
            <w:szCs w:val="28"/>
            <w:highlight w:val="yellow"/>
            <w:rtl/>
            <w:rPrChange w:id="134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44" w:author="Lenovo" w:date="2026-09-23T00:16:00Z">
              <w:rPr>
                <w:rFonts w:ascii="Times New Roman" w:hAnsi="Times New Roman" w:cs="B Nazanin" w:hint="cs"/>
                <w:sz w:val="24"/>
                <w:szCs w:val="28"/>
                <w:rtl/>
              </w:rPr>
            </w:rPrChange>
          </w:rPr>
          <w:delText>خطی</w:delText>
        </w:r>
        <w:r w:rsidRPr="009A0B6F" w:rsidDel="00D85B28">
          <w:rPr>
            <w:rFonts w:ascii="Times New Roman" w:hAnsi="Times New Roman" w:cs="B Nazanin"/>
            <w:sz w:val="24"/>
            <w:szCs w:val="28"/>
            <w:highlight w:val="yellow"/>
            <w:rtl/>
            <w:rPrChange w:id="134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46" w:author="Lenovo" w:date="2026-09-23T00:16:00Z">
              <w:rPr>
                <w:rFonts w:ascii="Times New Roman" w:hAnsi="Times New Roman" w:cs="B Nazanin" w:hint="cs"/>
                <w:sz w:val="24"/>
                <w:szCs w:val="28"/>
                <w:rtl/>
              </w:rPr>
            </w:rPrChange>
          </w:rPr>
          <w:delText>انتخاب</w:delText>
        </w:r>
        <w:r w:rsidRPr="009A0B6F" w:rsidDel="00D85B28">
          <w:rPr>
            <w:rFonts w:ascii="Times New Roman" w:hAnsi="Times New Roman" w:cs="B Nazanin"/>
            <w:sz w:val="24"/>
            <w:szCs w:val="28"/>
            <w:highlight w:val="yellow"/>
            <w:rtl/>
            <w:rPrChange w:id="134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48" w:author="Lenovo" w:date="2026-09-23T00:16:00Z">
              <w:rPr>
                <w:rFonts w:ascii="Times New Roman" w:hAnsi="Times New Roman" w:cs="B Nazanin" w:hint="cs"/>
                <w:sz w:val="24"/>
                <w:szCs w:val="28"/>
                <w:rtl/>
              </w:rPr>
            </w:rPrChange>
          </w:rPr>
          <w:delText>شدند</w:delText>
        </w:r>
        <w:r w:rsidRPr="009A0B6F" w:rsidDel="00D85B28">
          <w:rPr>
            <w:rFonts w:ascii="Times New Roman" w:hAnsi="Times New Roman" w:cs="B Nazanin"/>
            <w:sz w:val="24"/>
            <w:szCs w:val="28"/>
            <w:highlight w:val="yellow"/>
            <w:rtl/>
            <w:rPrChange w:id="134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50" w:author="Lenovo" w:date="2026-09-23T00:16:00Z">
              <w:rPr>
                <w:rFonts w:ascii="Times New Roman" w:hAnsi="Times New Roman" w:cs="B Nazanin" w:hint="cs"/>
                <w:sz w:val="24"/>
                <w:szCs w:val="28"/>
                <w:rtl/>
              </w:rPr>
            </w:rPrChange>
          </w:rPr>
          <w:delText>و</w:delText>
        </w:r>
        <w:r w:rsidRPr="009A0B6F" w:rsidDel="00D85B28">
          <w:rPr>
            <w:rFonts w:ascii="Times New Roman" w:hAnsi="Times New Roman" w:cs="B Nazanin"/>
            <w:sz w:val="24"/>
            <w:szCs w:val="28"/>
            <w:highlight w:val="yellow"/>
            <w:rtl/>
            <w:rPrChange w:id="135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52" w:author="Lenovo" w:date="2026-09-23T00:16:00Z">
              <w:rPr>
                <w:rFonts w:ascii="Times New Roman" w:hAnsi="Times New Roman" w:cs="B Nazanin" w:hint="cs"/>
                <w:sz w:val="24"/>
                <w:szCs w:val="28"/>
                <w:rtl/>
              </w:rPr>
            </w:rPrChange>
          </w:rPr>
          <w:delText>سپس</w:delText>
        </w:r>
        <w:r w:rsidRPr="009A0B6F" w:rsidDel="00D85B28">
          <w:rPr>
            <w:rFonts w:ascii="Times New Roman" w:hAnsi="Times New Roman" w:cs="B Nazanin"/>
            <w:sz w:val="24"/>
            <w:szCs w:val="28"/>
            <w:highlight w:val="yellow"/>
            <w:rtl/>
            <w:rPrChange w:id="135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54" w:author="Lenovo" w:date="2026-09-23T00:16:00Z">
              <w:rPr>
                <w:rFonts w:ascii="Times New Roman" w:hAnsi="Times New Roman" w:cs="B Nazanin" w:hint="cs"/>
                <w:sz w:val="24"/>
                <w:szCs w:val="28"/>
                <w:rtl/>
              </w:rPr>
            </w:rPrChange>
          </w:rPr>
          <w:delText>این</w:delText>
        </w:r>
        <w:r w:rsidRPr="009A0B6F" w:rsidDel="00D85B28">
          <w:rPr>
            <w:rFonts w:ascii="Times New Roman" w:hAnsi="Times New Roman" w:cs="B Nazanin"/>
            <w:sz w:val="24"/>
            <w:szCs w:val="28"/>
            <w:highlight w:val="yellow"/>
            <w:rtl/>
            <w:rPrChange w:id="135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56" w:author="Lenovo" w:date="2026-09-23T00:16:00Z">
              <w:rPr>
                <w:rFonts w:ascii="Times New Roman" w:hAnsi="Times New Roman" w:cs="B Nazanin" w:hint="cs"/>
                <w:sz w:val="24"/>
                <w:szCs w:val="28"/>
                <w:rtl/>
              </w:rPr>
            </w:rPrChange>
          </w:rPr>
          <w:delText>نواحی</w:delText>
        </w:r>
        <w:r w:rsidRPr="009A0B6F" w:rsidDel="00D85B28">
          <w:rPr>
            <w:rFonts w:ascii="Times New Roman" w:hAnsi="Times New Roman" w:cs="B Nazanin"/>
            <w:sz w:val="24"/>
            <w:szCs w:val="28"/>
            <w:highlight w:val="yellow"/>
            <w:rtl/>
            <w:rPrChange w:id="135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58" w:author="Lenovo" w:date="2026-09-23T00:16:00Z">
              <w:rPr>
                <w:rFonts w:ascii="Times New Roman" w:hAnsi="Times New Roman" w:cs="B Nazanin" w:hint="cs"/>
                <w:sz w:val="24"/>
                <w:szCs w:val="28"/>
                <w:rtl/>
              </w:rPr>
            </w:rPrChange>
          </w:rPr>
          <w:delText>به</w:delText>
        </w:r>
        <w:r w:rsidRPr="009A0B6F" w:rsidDel="00D85B28">
          <w:rPr>
            <w:rFonts w:ascii="Times New Roman" w:hAnsi="Times New Roman" w:cs="B Nazanin"/>
            <w:sz w:val="24"/>
            <w:szCs w:val="28"/>
            <w:highlight w:val="yellow"/>
            <w:rtl/>
            <w:rPrChange w:id="135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60" w:author="Lenovo" w:date="2026-09-23T00:16:00Z">
              <w:rPr>
                <w:rFonts w:ascii="Times New Roman" w:hAnsi="Times New Roman" w:cs="B Nazanin" w:hint="cs"/>
                <w:sz w:val="24"/>
                <w:szCs w:val="28"/>
                <w:rtl/>
              </w:rPr>
            </w:rPrChange>
          </w:rPr>
          <w:delText>یکدیگر</w:delText>
        </w:r>
        <w:r w:rsidRPr="009A0B6F" w:rsidDel="00D85B28">
          <w:rPr>
            <w:rFonts w:ascii="Times New Roman" w:hAnsi="Times New Roman" w:cs="B Nazanin"/>
            <w:sz w:val="24"/>
            <w:szCs w:val="28"/>
            <w:highlight w:val="yellow"/>
            <w:rtl/>
            <w:rPrChange w:id="136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62" w:author="Lenovo" w:date="2026-09-23T00:16:00Z">
              <w:rPr>
                <w:rFonts w:ascii="Times New Roman" w:hAnsi="Times New Roman" w:cs="B Nazanin" w:hint="cs"/>
                <w:sz w:val="24"/>
                <w:szCs w:val="28"/>
                <w:rtl/>
              </w:rPr>
            </w:rPrChange>
          </w:rPr>
          <w:delText>متصل</w:delText>
        </w:r>
        <w:r w:rsidRPr="009A0B6F" w:rsidDel="00D85B28">
          <w:rPr>
            <w:rFonts w:ascii="Times New Roman" w:hAnsi="Times New Roman" w:cs="B Nazanin"/>
            <w:sz w:val="24"/>
            <w:szCs w:val="28"/>
            <w:highlight w:val="yellow"/>
            <w:rtl/>
            <w:rPrChange w:id="136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64" w:author="Lenovo" w:date="2026-09-23T00:16:00Z">
              <w:rPr>
                <w:rFonts w:ascii="Times New Roman" w:hAnsi="Times New Roman" w:cs="B Nazanin" w:hint="cs"/>
                <w:sz w:val="24"/>
                <w:szCs w:val="28"/>
                <w:rtl/>
              </w:rPr>
            </w:rPrChange>
          </w:rPr>
          <w:delText>گردیدند؛</w:delText>
        </w:r>
        <w:r w:rsidRPr="009A0B6F" w:rsidDel="00D85B28">
          <w:rPr>
            <w:rFonts w:ascii="Times New Roman" w:hAnsi="Times New Roman" w:cs="B Nazanin"/>
            <w:sz w:val="24"/>
            <w:szCs w:val="28"/>
            <w:highlight w:val="yellow"/>
            <w:rtl/>
            <w:rPrChange w:id="136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66" w:author="Lenovo" w:date="2026-09-23T00:16:00Z">
              <w:rPr>
                <w:rFonts w:ascii="Times New Roman" w:hAnsi="Times New Roman" w:cs="B Nazanin" w:hint="cs"/>
                <w:sz w:val="24"/>
                <w:szCs w:val="28"/>
                <w:rtl/>
              </w:rPr>
            </w:rPrChange>
          </w:rPr>
          <w:delText>راهبردی</w:delText>
        </w:r>
        <w:r w:rsidRPr="009A0B6F" w:rsidDel="00D85B28">
          <w:rPr>
            <w:rFonts w:ascii="Times New Roman" w:hAnsi="Times New Roman" w:cs="B Nazanin"/>
            <w:sz w:val="24"/>
            <w:szCs w:val="28"/>
            <w:highlight w:val="yellow"/>
            <w:rtl/>
            <w:rPrChange w:id="136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68" w:author="Lenovo" w:date="2026-09-23T00:16:00Z">
              <w:rPr>
                <w:rFonts w:ascii="Times New Roman" w:hAnsi="Times New Roman" w:cs="B Nazanin" w:hint="cs"/>
                <w:sz w:val="24"/>
                <w:szCs w:val="28"/>
                <w:rtl/>
              </w:rPr>
            </w:rPrChange>
          </w:rPr>
          <w:delText>که</w:delText>
        </w:r>
        <w:r w:rsidRPr="009A0B6F" w:rsidDel="00D85B28">
          <w:rPr>
            <w:rFonts w:ascii="Times New Roman" w:hAnsi="Times New Roman" w:cs="B Nazanin"/>
            <w:sz w:val="24"/>
            <w:szCs w:val="28"/>
            <w:highlight w:val="yellow"/>
            <w:rtl/>
            <w:rPrChange w:id="136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70" w:author="Lenovo" w:date="2026-09-23T00:16:00Z">
              <w:rPr>
                <w:rFonts w:ascii="Times New Roman" w:hAnsi="Times New Roman" w:cs="B Nazanin" w:hint="cs"/>
                <w:sz w:val="24"/>
                <w:szCs w:val="28"/>
                <w:rtl/>
              </w:rPr>
            </w:rPrChange>
          </w:rPr>
          <w:delText>شاید</w:delText>
        </w:r>
        <w:r w:rsidRPr="009A0B6F" w:rsidDel="00D85B28">
          <w:rPr>
            <w:rFonts w:ascii="Times New Roman" w:hAnsi="Times New Roman" w:cs="B Nazanin"/>
            <w:sz w:val="24"/>
            <w:szCs w:val="28"/>
            <w:highlight w:val="yellow"/>
            <w:rtl/>
            <w:rPrChange w:id="137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72" w:author="Lenovo" w:date="2026-09-23T00:16:00Z">
              <w:rPr>
                <w:rFonts w:ascii="Times New Roman" w:hAnsi="Times New Roman" w:cs="B Nazanin" w:hint="cs"/>
                <w:sz w:val="24"/>
                <w:szCs w:val="28"/>
                <w:rtl/>
              </w:rPr>
            </w:rPrChange>
          </w:rPr>
          <w:delText>‌بتواند</w:delText>
        </w:r>
        <w:r w:rsidRPr="009A0B6F" w:rsidDel="00D85B28">
          <w:rPr>
            <w:rFonts w:ascii="Times New Roman" w:hAnsi="Times New Roman" w:cs="B Nazanin"/>
            <w:sz w:val="24"/>
            <w:szCs w:val="28"/>
            <w:highlight w:val="yellow"/>
            <w:rtl/>
            <w:rPrChange w:id="137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74" w:author="Lenovo" w:date="2026-09-23T00:16:00Z">
              <w:rPr>
                <w:rFonts w:ascii="Times New Roman" w:hAnsi="Times New Roman" w:cs="B Nazanin" w:hint="cs"/>
                <w:sz w:val="24"/>
                <w:szCs w:val="28"/>
                <w:rtl/>
              </w:rPr>
            </w:rPrChange>
          </w:rPr>
          <w:delText>علاوه</w:delText>
        </w:r>
        <w:r w:rsidRPr="009A0B6F" w:rsidDel="00D85B28">
          <w:rPr>
            <w:rFonts w:ascii="Times New Roman" w:hAnsi="Times New Roman" w:cs="B Nazanin"/>
            <w:sz w:val="24"/>
            <w:szCs w:val="28"/>
            <w:highlight w:val="yellow"/>
            <w:rtl/>
            <w:rPrChange w:id="137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76" w:author="Lenovo" w:date="2026-09-23T00:16:00Z">
              <w:rPr>
                <w:rFonts w:ascii="Times New Roman" w:hAnsi="Times New Roman" w:cs="B Nazanin" w:hint="cs"/>
                <w:sz w:val="24"/>
                <w:szCs w:val="28"/>
                <w:rtl/>
              </w:rPr>
            </w:rPrChange>
          </w:rPr>
          <w:delText>بر</w:delText>
        </w:r>
        <w:r w:rsidRPr="009A0B6F" w:rsidDel="00D85B28">
          <w:rPr>
            <w:rFonts w:ascii="Times New Roman" w:hAnsi="Times New Roman" w:cs="B Nazanin"/>
            <w:sz w:val="24"/>
            <w:szCs w:val="28"/>
            <w:highlight w:val="yellow"/>
            <w:rtl/>
            <w:rPrChange w:id="137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78" w:author="Lenovo" w:date="2026-09-23T00:16:00Z">
              <w:rPr>
                <w:rFonts w:ascii="Times New Roman" w:hAnsi="Times New Roman" w:cs="B Nazanin" w:hint="cs"/>
                <w:sz w:val="24"/>
                <w:szCs w:val="28"/>
                <w:rtl/>
              </w:rPr>
            </w:rPrChange>
          </w:rPr>
          <w:delText>حفظ</w:delText>
        </w:r>
        <w:r w:rsidRPr="009A0B6F" w:rsidDel="00D85B28">
          <w:rPr>
            <w:rFonts w:ascii="Times New Roman" w:hAnsi="Times New Roman" w:cs="B Nazanin"/>
            <w:sz w:val="24"/>
            <w:szCs w:val="28"/>
            <w:highlight w:val="yellow"/>
            <w:rtl/>
            <w:rPrChange w:id="137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80" w:author="Lenovo" w:date="2026-09-23T00:16:00Z">
              <w:rPr>
                <w:rFonts w:ascii="Times New Roman" w:hAnsi="Times New Roman" w:cs="B Nazanin" w:hint="cs"/>
                <w:sz w:val="24"/>
                <w:szCs w:val="28"/>
                <w:rtl/>
              </w:rPr>
            </w:rPrChange>
          </w:rPr>
          <w:delText>اپی‌توپ‌های</w:delText>
        </w:r>
        <w:r w:rsidRPr="009A0B6F" w:rsidDel="00D85B28">
          <w:rPr>
            <w:rFonts w:ascii="Times New Roman" w:hAnsi="Times New Roman" w:cs="B Nazanin"/>
            <w:sz w:val="24"/>
            <w:szCs w:val="28"/>
            <w:highlight w:val="yellow"/>
            <w:rtl/>
            <w:rPrChange w:id="138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82" w:author="Lenovo" w:date="2026-09-23T00:16:00Z">
              <w:rPr>
                <w:rFonts w:ascii="Times New Roman" w:hAnsi="Times New Roman" w:cs="B Nazanin" w:hint="cs"/>
                <w:sz w:val="24"/>
                <w:szCs w:val="28"/>
                <w:rtl/>
              </w:rPr>
            </w:rPrChange>
          </w:rPr>
          <w:delText>خطی،</w:delText>
        </w:r>
        <w:r w:rsidRPr="009A0B6F" w:rsidDel="00D85B28">
          <w:rPr>
            <w:rFonts w:ascii="Times New Roman" w:hAnsi="Times New Roman" w:cs="B Nazanin"/>
            <w:sz w:val="24"/>
            <w:szCs w:val="28"/>
            <w:highlight w:val="yellow"/>
            <w:rtl/>
            <w:rPrChange w:id="138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84" w:author="Lenovo" w:date="2026-09-23T00:16:00Z">
              <w:rPr>
                <w:rFonts w:ascii="Times New Roman" w:hAnsi="Times New Roman" w:cs="B Nazanin" w:hint="cs"/>
                <w:sz w:val="24"/>
                <w:szCs w:val="28"/>
                <w:rtl/>
              </w:rPr>
            </w:rPrChange>
          </w:rPr>
          <w:delText>امکان</w:delText>
        </w:r>
        <w:r w:rsidRPr="009A0B6F" w:rsidDel="00D85B28">
          <w:rPr>
            <w:rFonts w:ascii="Times New Roman" w:hAnsi="Times New Roman" w:cs="B Nazanin"/>
            <w:sz w:val="24"/>
            <w:szCs w:val="28"/>
            <w:highlight w:val="yellow"/>
            <w:rtl/>
            <w:rPrChange w:id="138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86" w:author="Lenovo" w:date="2026-09-23T00:16:00Z">
              <w:rPr>
                <w:rFonts w:ascii="Times New Roman" w:hAnsi="Times New Roman" w:cs="B Nazanin" w:hint="cs"/>
                <w:sz w:val="24"/>
                <w:szCs w:val="28"/>
                <w:rtl/>
              </w:rPr>
            </w:rPrChange>
          </w:rPr>
          <w:delText>شکل‌گیری</w:delText>
        </w:r>
        <w:r w:rsidRPr="009A0B6F" w:rsidDel="00D85B28">
          <w:rPr>
            <w:rFonts w:ascii="Times New Roman" w:hAnsi="Times New Roman" w:cs="B Nazanin"/>
            <w:sz w:val="24"/>
            <w:szCs w:val="28"/>
            <w:highlight w:val="yellow"/>
            <w:rtl/>
            <w:rPrChange w:id="138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88" w:author="Lenovo" w:date="2026-09-23T00:16:00Z">
              <w:rPr>
                <w:rFonts w:ascii="Times New Roman" w:hAnsi="Times New Roman" w:cs="B Nazanin" w:hint="cs"/>
                <w:sz w:val="24"/>
                <w:szCs w:val="28"/>
                <w:rtl/>
              </w:rPr>
            </w:rPrChange>
          </w:rPr>
          <w:delText>اپی‌توپ‌های</w:delText>
        </w:r>
        <w:r w:rsidRPr="009A0B6F" w:rsidDel="00D85B28">
          <w:rPr>
            <w:rFonts w:ascii="Times New Roman" w:hAnsi="Times New Roman" w:cs="B Nazanin"/>
            <w:sz w:val="24"/>
            <w:szCs w:val="28"/>
            <w:highlight w:val="yellow"/>
            <w:rtl/>
            <w:rPrChange w:id="1389"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90" w:author="Lenovo" w:date="2026-09-23T00:16:00Z">
              <w:rPr>
                <w:rFonts w:ascii="Times New Roman" w:hAnsi="Times New Roman" w:cs="B Nazanin" w:hint="cs"/>
                <w:sz w:val="24"/>
                <w:szCs w:val="28"/>
                <w:rtl/>
              </w:rPr>
            </w:rPrChange>
          </w:rPr>
          <w:delText>فضایی</w:delText>
        </w:r>
        <w:r w:rsidRPr="009A0B6F" w:rsidDel="00D85B28">
          <w:rPr>
            <w:rFonts w:ascii="Times New Roman" w:hAnsi="Times New Roman" w:cs="B Nazanin"/>
            <w:sz w:val="24"/>
            <w:szCs w:val="28"/>
            <w:highlight w:val="yellow"/>
            <w:rtl/>
            <w:rPrChange w:id="1391"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92" w:author="Lenovo" w:date="2026-09-23T00:16:00Z">
              <w:rPr>
                <w:rFonts w:ascii="Times New Roman" w:hAnsi="Times New Roman" w:cs="B Nazanin" w:hint="cs"/>
                <w:sz w:val="24"/>
                <w:szCs w:val="28"/>
                <w:rtl/>
              </w:rPr>
            </w:rPrChange>
          </w:rPr>
          <w:delText>را</w:delText>
        </w:r>
        <w:r w:rsidRPr="009A0B6F" w:rsidDel="00D85B28">
          <w:rPr>
            <w:rFonts w:ascii="Times New Roman" w:hAnsi="Times New Roman" w:cs="B Nazanin"/>
            <w:sz w:val="24"/>
            <w:szCs w:val="28"/>
            <w:highlight w:val="yellow"/>
            <w:rtl/>
            <w:rPrChange w:id="1393"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94" w:author="Lenovo" w:date="2026-09-23T00:16:00Z">
              <w:rPr>
                <w:rFonts w:ascii="Times New Roman" w:hAnsi="Times New Roman" w:cs="B Nazanin" w:hint="cs"/>
                <w:sz w:val="24"/>
                <w:szCs w:val="28"/>
                <w:rtl/>
              </w:rPr>
            </w:rPrChange>
          </w:rPr>
          <w:delText>نیز</w:delText>
        </w:r>
        <w:r w:rsidRPr="009A0B6F" w:rsidDel="00D85B28">
          <w:rPr>
            <w:rFonts w:ascii="Times New Roman" w:hAnsi="Times New Roman" w:cs="B Nazanin"/>
            <w:sz w:val="24"/>
            <w:szCs w:val="28"/>
            <w:highlight w:val="yellow"/>
            <w:rtl/>
            <w:rPrChange w:id="1395"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96" w:author="Lenovo" w:date="2026-09-23T00:16:00Z">
              <w:rPr>
                <w:rFonts w:ascii="Times New Roman" w:hAnsi="Times New Roman" w:cs="B Nazanin" w:hint="cs"/>
                <w:sz w:val="24"/>
                <w:szCs w:val="28"/>
                <w:rtl/>
              </w:rPr>
            </w:rPrChange>
          </w:rPr>
          <w:delText>فراهم</w:delText>
        </w:r>
        <w:r w:rsidRPr="009A0B6F" w:rsidDel="00D85B28">
          <w:rPr>
            <w:rFonts w:ascii="Times New Roman" w:hAnsi="Times New Roman" w:cs="B Nazanin"/>
            <w:sz w:val="24"/>
            <w:szCs w:val="28"/>
            <w:highlight w:val="yellow"/>
            <w:rtl/>
            <w:rPrChange w:id="1397" w:author="Lenovo" w:date="2026-09-23T00:16:00Z">
              <w:rPr>
                <w:rFonts w:ascii="Times New Roman" w:hAnsi="Times New Roman" w:cs="B Nazanin"/>
                <w:sz w:val="24"/>
                <w:szCs w:val="28"/>
                <w:rtl/>
              </w:rPr>
            </w:rPrChange>
          </w:rPr>
          <w:delText xml:space="preserve"> </w:delText>
        </w:r>
        <w:r w:rsidRPr="009A0B6F" w:rsidDel="00D85B28">
          <w:rPr>
            <w:rFonts w:ascii="Times New Roman" w:hAnsi="Times New Roman" w:cs="B Nazanin" w:hint="cs"/>
            <w:sz w:val="24"/>
            <w:szCs w:val="28"/>
            <w:highlight w:val="yellow"/>
            <w:rtl/>
            <w:rPrChange w:id="1398" w:author="Lenovo" w:date="2026-09-23T00:16:00Z">
              <w:rPr>
                <w:rFonts w:ascii="Times New Roman" w:hAnsi="Times New Roman" w:cs="B Nazanin" w:hint="cs"/>
                <w:sz w:val="24"/>
                <w:szCs w:val="28"/>
                <w:rtl/>
              </w:rPr>
            </w:rPrChange>
          </w:rPr>
          <w:delText>سازد</w:delText>
        </w:r>
      </w:del>
      <w:ins w:id="1399" w:author="SALMANIAN MOHAMMADHASSAN" w:date="2026-09-05T23:05:00Z">
        <w:del w:id="1400" w:author="Lenovo" w:date="2026-09-23T00:10:00Z">
          <w:r w:rsidR="00553065" w:rsidRPr="009A0B6F" w:rsidDel="00D85B28">
            <w:rPr>
              <w:rFonts w:ascii="Times New Roman" w:hAnsi="Times New Roman" w:cs="B Nazanin"/>
              <w:sz w:val="24"/>
              <w:szCs w:val="28"/>
              <w:rtl/>
            </w:rPr>
            <w:delText xml:space="preserve"> خ</w:delText>
          </w:r>
          <w:r w:rsidR="00553065" w:rsidRPr="009A0B6F" w:rsidDel="00D85B28">
            <w:rPr>
              <w:rFonts w:ascii="Times New Roman" w:hAnsi="Times New Roman" w:cs="B Nazanin" w:hint="cs"/>
              <w:sz w:val="24"/>
              <w:szCs w:val="28"/>
              <w:rtl/>
            </w:rPr>
            <w:delText>یلی</w:delText>
          </w:r>
          <w:r w:rsidR="00553065" w:rsidRPr="009A0B6F" w:rsidDel="00D85B28">
            <w:rPr>
              <w:rFonts w:ascii="Times New Roman" w:hAnsi="Times New Roman" w:cs="B Nazanin"/>
              <w:sz w:val="24"/>
              <w:szCs w:val="28"/>
              <w:rtl/>
            </w:rPr>
            <w:delText xml:space="preserve"> متوجه استدلال </w:delText>
          </w:r>
          <w:r w:rsidR="00553065" w:rsidRPr="009A0B6F" w:rsidDel="00D85B28">
            <w:rPr>
              <w:rFonts w:ascii="Times New Roman" w:hAnsi="Times New Roman" w:cs="B Nazanin" w:hint="cs"/>
              <w:sz w:val="24"/>
              <w:szCs w:val="28"/>
              <w:rtl/>
            </w:rPr>
            <w:delText>یا</w:delText>
          </w:r>
          <w:r w:rsidR="00553065" w:rsidRPr="009A0B6F" w:rsidDel="00D85B28">
            <w:rPr>
              <w:rFonts w:ascii="Times New Roman" w:hAnsi="Times New Roman" w:cs="B Nazanin"/>
              <w:sz w:val="24"/>
              <w:szCs w:val="28"/>
              <w:rtl/>
            </w:rPr>
            <w:delText xml:space="preserve"> ادب</w:delText>
          </w:r>
          <w:r w:rsidR="00553065" w:rsidRPr="009A0B6F" w:rsidDel="00D85B28">
            <w:rPr>
              <w:rFonts w:ascii="Times New Roman" w:hAnsi="Times New Roman" w:cs="B Nazanin" w:hint="cs"/>
              <w:sz w:val="24"/>
              <w:szCs w:val="28"/>
              <w:rtl/>
            </w:rPr>
            <w:delText>یات</w:delText>
          </w:r>
          <w:r w:rsidR="00553065" w:rsidRPr="009A0B6F" w:rsidDel="00D85B28">
            <w:rPr>
              <w:rFonts w:ascii="Times New Roman" w:hAnsi="Times New Roman" w:cs="B Nazanin"/>
              <w:sz w:val="24"/>
              <w:szCs w:val="28"/>
              <w:rtl/>
            </w:rPr>
            <w:delText xml:space="preserve"> علم</w:delText>
          </w:r>
          <w:r w:rsidR="00553065" w:rsidRPr="009A0B6F" w:rsidDel="00D85B28">
            <w:rPr>
              <w:rFonts w:ascii="Times New Roman" w:hAnsi="Times New Roman" w:cs="B Nazanin" w:hint="cs"/>
              <w:sz w:val="24"/>
              <w:szCs w:val="28"/>
              <w:rtl/>
            </w:rPr>
            <w:delText>ی</w:delText>
          </w:r>
          <w:r w:rsidR="00553065" w:rsidRPr="009A0B6F" w:rsidDel="00D85B28">
            <w:rPr>
              <w:rFonts w:ascii="Times New Roman" w:hAnsi="Times New Roman" w:cs="B Nazanin"/>
              <w:sz w:val="24"/>
              <w:szCs w:val="28"/>
              <w:rtl/>
            </w:rPr>
            <w:delText xml:space="preserve"> نم</w:delText>
          </w:r>
          <w:r w:rsidR="00553065" w:rsidRPr="009A0B6F" w:rsidDel="00D85B28">
            <w:rPr>
              <w:rFonts w:ascii="Times New Roman" w:hAnsi="Times New Roman" w:cs="B Nazanin" w:hint="cs"/>
              <w:sz w:val="24"/>
              <w:szCs w:val="28"/>
              <w:rtl/>
            </w:rPr>
            <w:delText>ی</w:delText>
          </w:r>
          <w:r w:rsidR="00553065" w:rsidRPr="009A0B6F" w:rsidDel="00D85B28">
            <w:rPr>
              <w:rFonts w:ascii="Times New Roman" w:hAnsi="Times New Roman" w:cs="B Nazanin"/>
              <w:sz w:val="24"/>
              <w:szCs w:val="28"/>
              <w:rtl/>
            </w:rPr>
            <w:delText xml:space="preserve"> شودم. لطفا منظور خود را واضح تر بنو</w:delText>
          </w:r>
          <w:r w:rsidR="00553065" w:rsidRPr="009A0B6F" w:rsidDel="00D85B28">
            <w:rPr>
              <w:rFonts w:ascii="Times New Roman" w:hAnsi="Times New Roman" w:cs="B Nazanin" w:hint="cs"/>
              <w:sz w:val="24"/>
              <w:szCs w:val="28"/>
              <w:rtl/>
            </w:rPr>
            <w:delText>یسید</w:delText>
          </w:r>
          <w:r w:rsidR="00553065" w:rsidRPr="009A0B6F" w:rsidDel="00D85B28">
            <w:rPr>
              <w:rFonts w:ascii="Times New Roman" w:hAnsi="Times New Roman" w:cs="B Nazanin"/>
              <w:sz w:val="24"/>
              <w:szCs w:val="28"/>
              <w:rtl/>
            </w:rPr>
            <w:delText>.</w:delText>
          </w:r>
        </w:del>
      </w:ins>
      <w:del w:id="1401" w:author="Lenovo" w:date="2026-09-23T00:10:00Z">
        <w:r w:rsidRPr="009A0B6F" w:rsidDel="00D85B28">
          <w:rPr>
            <w:rFonts w:ascii="Times New Roman" w:hAnsi="Times New Roman" w:cs="B Nazanin"/>
            <w:sz w:val="24"/>
            <w:szCs w:val="28"/>
            <w:rtl/>
          </w:rPr>
          <w:delText>.</w:delText>
        </w:r>
      </w:del>
      <w:del w:id="1402" w:author="Lenovo" w:date="2026-09-23T00:12:00Z">
        <w:r w:rsidRPr="009A0B6F" w:rsidDel="00D85B28">
          <w:rPr>
            <w:rFonts w:ascii="Times New Roman" w:hAnsi="Times New Roman" w:cs="B Nazanin"/>
            <w:sz w:val="24"/>
            <w:szCs w:val="28"/>
            <w:rtl/>
          </w:rPr>
          <w:delText xml:space="preserve"> از </w:delText>
        </w:r>
        <w:r w:rsidRPr="009A0B6F" w:rsidDel="00D85B28">
          <w:rPr>
            <w:rFonts w:ascii="Times New Roman" w:hAnsi="Times New Roman" w:cs="B Nazanin" w:hint="cs"/>
            <w:sz w:val="24"/>
            <w:szCs w:val="28"/>
            <w:rtl/>
          </w:rPr>
          <w:delText>سوی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دیگر،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نوع</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لینکر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به‌کاررفته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نقش</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تعیین‌کننده‌ای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حفظ</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ساختار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عملکرد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پروتئین‌های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چنداپی‌توپی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دارد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مطالعات</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sz w:val="24"/>
            <w:szCs w:val="28"/>
          </w:rPr>
          <w:delText>Arai</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همکاران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sz w:val="24"/>
            <w:szCs w:val="28"/>
          </w:rPr>
          <w:delText>Chen</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همکاران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نشان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داده‌اند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که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استفاده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از</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لینکرهای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آلفا</w:delText>
        </w:r>
        <w:r w:rsidRPr="009A0B6F" w:rsidDel="00D85B28">
          <w:rPr>
            <w:rFonts w:ascii="Times New Roman" w:hAnsi="Times New Roman" w:cs="B Nazanin"/>
            <w:sz w:val="24"/>
            <w:szCs w:val="28"/>
            <w:rtl/>
          </w:rPr>
          <w:delText>-</w:delText>
        </w:r>
        <w:r w:rsidRPr="009A0B6F" w:rsidDel="00D85B28">
          <w:rPr>
            <w:rFonts w:ascii="Times New Roman" w:hAnsi="Times New Roman" w:cs="B Nazanin" w:hint="cs"/>
            <w:sz w:val="24"/>
            <w:szCs w:val="28"/>
            <w:rtl/>
          </w:rPr>
          <w:delText>هلیکسی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مانند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sz w:val="24"/>
            <w:szCs w:val="28"/>
          </w:rPr>
          <w:delText>EAAAK</w:delText>
        </w:r>
        <w:r w:rsidRPr="009A0B6F" w:rsidDel="00D85B28">
          <w:rPr>
            <w:rFonts w:ascii="Times New Roman" w:hAnsi="Times New Roman" w:cs="B Nazanin" w:hint="cs"/>
            <w:sz w:val="24"/>
            <w:szCs w:val="28"/>
            <w:rtl/>
          </w:rPr>
          <w:delText>،</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کاهش</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تداخل</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فضایی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بین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دامنه‌های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پروتئینی،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می‌تواند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افزایش</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پایداری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ساختار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سوم</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منجر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شود</w:delText>
        </w:r>
      </w:del>
      <w:r w:rsidRPr="009A0B6F">
        <w:rPr>
          <w:rFonts w:ascii="Times New Roman" w:hAnsi="Times New Roman" w:cs="B Nazanin"/>
          <w:sz w:val="24"/>
          <w:szCs w:val="28"/>
          <w:rtl/>
          <w:rPrChange w:id="1403" w:author="Lenovo" w:date="2026-09-23T00:16:00Z">
            <w:rPr>
              <w:rFonts w:ascii="Times New Roman" w:hAnsi="Times New Roman" w:cs="B Nazanin"/>
              <w:sz w:val="24"/>
              <w:szCs w:val="28"/>
              <w:rtl/>
            </w:rPr>
          </w:rPrChange>
        </w:rPr>
        <w:fldChar w:fldCharType="begin"/>
      </w:r>
      <w:r w:rsidRPr="009A0B6F">
        <w:rPr>
          <w:rFonts w:ascii="Times New Roman" w:hAnsi="Times New Roman" w:cs="B Nazanin"/>
          <w:sz w:val="24"/>
          <w:szCs w:val="28"/>
          <w:rtl/>
        </w:rPr>
        <w:instrText xml:space="preserve"> </w:instrText>
      </w:r>
      <w:r w:rsidRPr="009A0B6F">
        <w:rPr>
          <w:rFonts w:ascii="Times New Roman" w:hAnsi="Times New Roman" w:cs="B Nazanin"/>
          <w:sz w:val="24"/>
          <w:szCs w:val="28"/>
        </w:rPr>
        <w:instrText>ADDIN EN.CITE &lt;EndNote&gt;&lt;Cite&gt;&lt;Author&gt;Arai&lt;/Author&gt;&lt;Year&gt;2001&lt;/Year&gt;&lt;RecNum&gt;695&lt;/RecNum&gt;&lt;DisplayText&gt;[346, 347]&lt;/DisplayText&gt;&lt;record&gt;&lt;rec-number&gt;695&lt;/rec-number&gt;&lt;foreign-keys&gt;&lt;key app="EN" db-id="ewe5e5wze5az2vea52gxefvgf0pfvxd0dfet" timestamp="1769369488</w:instrText>
      </w:r>
      <w:r w:rsidRPr="009A0B6F">
        <w:rPr>
          <w:rFonts w:ascii="Times New Roman" w:hAnsi="Times New Roman" w:cs="B Nazanin"/>
          <w:sz w:val="24"/>
          <w:szCs w:val="28"/>
          <w:rtl/>
        </w:rPr>
        <w:instrText>"&gt;695&lt;/</w:instrText>
      </w:r>
      <w:r w:rsidRPr="009A0B6F">
        <w:rPr>
          <w:rFonts w:ascii="Times New Roman" w:hAnsi="Times New Roman" w:cs="B Nazanin"/>
          <w:sz w:val="24"/>
          <w:szCs w:val="28"/>
        </w:rPr>
        <w:instrText>key&gt;&lt;/foreign-keys&gt;&lt;ref-type name="Journal Article"&gt;17&lt;/ref-type&gt;&lt;contributors&gt;&lt;authors&gt;&lt;author&gt;Arai, Ryoichi&lt;/author&gt;&lt;author&gt;Ueda, Hiroshi&lt;/author&gt;&lt;author&gt;Kitayama, Atsushi&lt;/author&gt;&lt;author&gt;Kamiya, Noriho&lt;/author&gt;&lt;author&gt;Nagamune, Teruyuki&lt;/author</w:instrText>
      </w:r>
      <w:r w:rsidRPr="009A0B6F">
        <w:rPr>
          <w:rFonts w:ascii="Times New Roman" w:hAnsi="Times New Roman" w:cs="B Nazanin"/>
          <w:sz w:val="24"/>
          <w:szCs w:val="28"/>
          <w:rtl/>
        </w:rPr>
        <w:instrText>&gt;&lt;/</w:instrText>
      </w:r>
      <w:r w:rsidRPr="009A0B6F">
        <w:rPr>
          <w:rFonts w:ascii="Times New Roman" w:hAnsi="Times New Roman" w:cs="B Nazanin"/>
          <w:sz w:val="24"/>
          <w:szCs w:val="28"/>
        </w:rPr>
        <w:instrText>authors&gt;&lt;/contributors&gt;&lt;titles&gt;&lt;title&gt;Design of the linkers which effectively separate domains of a bifunctional fusion protein&lt;/title&gt;&lt;secondary-title&gt;Protein engineering&lt;/secondary-title&gt;&lt;/titles&gt;&lt;periodical&gt;&lt;full-title&gt;Protein engineering&lt;/full-title</w:instrText>
      </w:r>
      <w:r w:rsidRPr="009A0B6F">
        <w:rPr>
          <w:rFonts w:ascii="Times New Roman" w:hAnsi="Times New Roman" w:cs="B Nazanin"/>
          <w:sz w:val="24"/>
          <w:szCs w:val="28"/>
          <w:rtl/>
        </w:rPr>
        <w:instrText>&gt;&lt;/</w:instrText>
      </w:r>
      <w:r w:rsidRPr="009A0B6F">
        <w:rPr>
          <w:rFonts w:ascii="Times New Roman" w:hAnsi="Times New Roman" w:cs="B Nazanin"/>
          <w:sz w:val="24"/>
          <w:szCs w:val="28"/>
        </w:rPr>
        <w:instrText>periodical&gt;&lt;pages&gt;529-532&lt;/pages&gt;&lt;volume&gt;14&lt;/volume&gt;&lt;number&gt;8&lt;/number&gt;&lt;dates&gt;&lt;year&gt;2001&lt;/year&gt;&lt;/dates&gt;&lt;isbn&gt;1741-0134&lt;/isbn&gt;&lt;urls&gt;&lt;/urls&gt;&lt;/record&gt;&lt;/Cite&gt;&lt;Cite&gt;&lt;Author&gt;Chen&lt;/Author&gt;&lt;Year&gt;2013&lt;/Year&gt;&lt;RecNum&gt;696&lt;/RecNum&gt;&lt;record&gt;&lt;rec-number&gt;696&lt;/rec-number</w:instrText>
      </w:r>
      <w:r w:rsidRPr="009A0B6F">
        <w:rPr>
          <w:rFonts w:ascii="Times New Roman" w:hAnsi="Times New Roman" w:cs="B Nazanin"/>
          <w:sz w:val="24"/>
          <w:szCs w:val="28"/>
          <w:rtl/>
        </w:rPr>
        <w:instrText>&gt;&lt;</w:instrText>
      </w:r>
      <w:r w:rsidRPr="009A0B6F">
        <w:rPr>
          <w:rFonts w:ascii="Times New Roman" w:hAnsi="Times New Roman" w:cs="B Nazanin"/>
          <w:sz w:val="24"/>
          <w:szCs w:val="28"/>
        </w:rPr>
        <w:instrText>foreign-keys&gt;&lt;key app="EN" db-id="ewe5e5wze5az2vea52gxefvgf0pfvxd0dfet" timestamp="1769369536"&gt;696&lt;/key&gt;&lt;/foreign-keys&gt;&lt;ref-type name="Journal Article"&gt;17&lt;/ref-type&gt;&lt;contributors&gt;&lt;authors&gt;&lt;author&gt;Chen, Xiaoying&lt;/author&gt;&lt;author&gt;Zaro, Jennica L&lt;/author&gt;&lt;author&gt;Shen, Wei-Chiang&lt;/author&gt;&lt;/authors&gt;&lt;/contributors&gt;&lt;titles&gt;&lt;title&gt;Fusion protein linkers: property, design and functionality&lt;/title&gt;&lt;secondary-title&gt;Advanced drug delivery reviews&lt;/secondary-title&gt;&lt;/titles&gt;&lt;periodical&gt;&lt;full-title&gt;Advanced drug delivery reviews&lt;/full-title&gt;&lt;/periodical&gt;&lt;pages&gt;1357-1369&lt;/pages&gt;&lt;volume&gt;65&lt;/volume&gt;&lt;number&gt;10&lt;/number&gt;&lt;dates&gt;&lt;year&gt;2013&lt;/year&gt;&lt;/dates&gt;&lt;isbn&gt;0169-409X&lt;/isbn&gt;&lt;urls&gt;&lt;/urls&gt;&lt;/record&gt;&lt;/Cite&gt;&lt;/EndNote</w:instrText>
      </w:r>
      <w:r w:rsidRPr="009A0B6F">
        <w:rPr>
          <w:rFonts w:ascii="Times New Roman" w:hAnsi="Times New Roman" w:cs="B Nazanin"/>
          <w:sz w:val="24"/>
          <w:szCs w:val="28"/>
          <w:rtl/>
        </w:rPr>
        <w:instrText>&gt;</w:instrText>
      </w:r>
      <w:r w:rsidRPr="009A0B6F">
        <w:rPr>
          <w:rFonts w:ascii="Times New Roman" w:hAnsi="Times New Roman" w:cs="B Nazanin"/>
          <w:sz w:val="24"/>
          <w:szCs w:val="28"/>
          <w:rtl/>
          <w:rPrChange w:id="1404" w:author="Lenovo" w:date="2026-09-23T00:16:00Z">
            <w:rPr>
              <w:rFonts w:ascii="Times New Roman" w:hAnsi="Times New Roman" w:cs="B Nazanin"/>
              <w:sz w:val="24"/>
              <w:szCs w:val="28"/>
              <w:rtl/>
            </w:rPr>
          </w:rPrChange>
        </w:rPr>
        <w:fldChar w:fldCharType="separate"/>
      </w:r>
      <w:r w:rsidRPr="009A0B6F">
        <w:rPr>
          <w:rFonts w:ascii="Times New Roman" w:hAnsi="Times New Roman" w:cs="B Nazanin"/>
          <w:noProof/>
          <w:sz w:val="24"/>
          <w:szCs w:val="28"/>
          <w:rtl/>
        </w:rPr>
        <w:t>[346, 347]</w:t>
      </w:r>
      <w:r w:rsidRPr="009A0B6F">
        <w:rPr>
          <w:rFonts w:ascii="Times New Roman" w:hAnsi="Times New Roman" w:cs="B Nazanin"/>
          <w:sz w:val="24"/>
          <w:szCs w:val="28"/>
          <w:rtl/>
          <w:rPrChange w:id="1405" w:author="Lenovo" w:date="2026-09-23T00:16:00Z">
            <w:rPr>
              <w:rFonts w:ascii="Times New Roman" w:hAnsi="Times New Roman" w:cs="B Nazanin"/>
              <w:sz w:val="24"/>
              <w:szCs w:val="28"/>
              <w:rtl/>
            </w:rPr>
          </w:rPrChange>
        </w:rPr>
        <w:fldChar w:fldCharType="end"/>
      </w:r>
      <w:r w:rsidRPr="009A0B6F">
        <w:rPr>
          <w:rFonts w:ascii="Times New Roman" w:hAnsi="Times New Roman" w:cs="B Nazanin"/>
          <w:sz w:val="24"/>
          <w:szCs w:val="28"/>
          <w:rtl/>
        </w:rPr>
        <w:t xml:space="preserve">. </w:t>
      </w:r>
      <w:ins w:id="1406" w:author="Lenovo" w:date="2026-09-23T00:14:00Z">
        <w:r w:rsidR="00D85B28" w:rsidRPr="009A0B6F">
          <w:rPr>
            <w:rFonts w:ascii="Times New Roman" w:hAnsi="Times New Roman" w:cs="B Nazanin"/>
            <w:sz w:val="24"/>
            <w:szCs w:val="28"/>
            <w:rtl/>
            <w:rPrChange w:id="1407" w:author="Lenovo" w:date="2026-09-23T00:16:00Z">
              <w:rPr>
                <w:rFonts w:ascii="Times New Roman" w:hAnsi="Times New Roman" w:cs="B Nazanin"/>
                <w:sz w:val="24"/>
                <w:szCs w:val="28"/>
                <w:u w:val="single"/>
                <w:rtl/>
              </w:rPr>
            </w:rPrChange>
          </w:rPr>
          <w:t>در توال</w:t>
        </w:r>
        <w:r w:rsidR="00D85B28" w:rsidRPr="009A0B6F">
          <w:rPr>
            <w:rFonts w:ascii="Times New Roman" w:hAnsi="Times New Roman" w:cs="B Nazanin" w:hint="cs"/>
            <w:sz w:val="24"/>
            <w:szCs w:val="28"/>
            <w:rtl/>
            <w:rPrChange w:id="1408"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409" w:author="Lenovo" w:date="2026-09-23T00:16:00Z">
              <w:rPr>
                <w:rFonts w:ascii="Times New Roman" w:hAnsi="Times New Roman" w:cs="B Nazanin"/>
                <w:sz w:val="24"/>
                <w:szCs w:val="28"/>
                <w:u w:val="single"/>
                <w:rtl/>
              </w:rPr>
            </w:rPrChange>
          </w:rPr>
          <w:t xml:space="preserve"> ل</w:t>
        </w:r>
        <w:r w:rsidR="00D85B28" w:rsidRPr="009A0B6F">
          <w:rPr>
            <w:rFonts w:ascii="Times New Roman" w:hAnsi="Times New Roman" w:cs="B Nazanin" w:hint="cs"/>
            <w:sz w:val="24"/>
            <w:szCs w:val="28"/>
            <w:rtl/>
            <w:rPrChange w:id="1410" w:author="Lenovo" w:date="2026-09-23T00:16:00Z">
              <w:rPr>
                <w:rFonts w:ascii="Times New Roman" w:hAnsi="Times New Roman" w:cs="B Nazanin" w:hint="cs"/>
                <w:sz w:val="24"/>
                <w:szCs w:val="28"/>
                <w:u w:val="single"/>
                <w:rtl/>
              </w:rPr>
            </w:rPrChange>
          </w:rPr>
          <w:t>ینکر</w:t>
        </w:r>
        <w:r w:rsidR="00D85B28" w:rsidRPr="009A0B6F">
          <w:rPr>
            <w:rFonts w:ascii="Times New Roman" w:hAnsi="Times New Roman" w:cs="B Nazanin"/>
            <w:sz w:val="24"/>
            <w:szCs w:val="28"/>
            <w:rPrChange w:id="1411" w:author="Lenovo" w:date="2026-09-23T00:16:00Z">
              <w:rPr>
                <w:rFonts w:ascii="Times New Roman" w:hAnsi="Times New Roman" w:cs="B Nazanin"/>
                <w:sz w:val="24"/>
                <w:szCs w:val="28"/>
                <w:u w:val="single"/>
              </w:rPr>
            </w:rPrChange>
          </w:rPr>
          <w:t xml:space="preserve"> EAAAK</w:t>
        </w:r>
        <w:r w:rsidR="00D85B28" w:rsidRPr="009A0B6F">
          <w:rPr>
            <w:rFonts w:ascii="Times New Roman" w:hAnsi="Times New Roman" w:cs="B Nazanin"/>
            <w:sz w:val="24"/>
            <w:szCs w:val="28"/>
            <w:rtl/>
            <w:rPrChange w:id="1412" w:author="Lenovo" w:date="2026-09-23T00:16:00Z">
              <w:rPr>
                <w:rFonts w:ascii="Times New Roman" w:hAnsi="Times New Roman" w:cs="B Nazanin"/>
                <w:sz w:val="24"/>
                <w:szCs w:val="28"/>
                <w:u w:val="single"/>
                <w:rtl/>
              </w:rPr>
            </w:rPrChange>
          </w:rPr>
          <w:t>، وجود ر</w:t>
        </w:r>
        <w:r w:rsidR="00D85B28" w:rsidRPr="009A0B6F">
          <w:rPr>
            <w:rFonts w:ascii="Times New Roman" w:hAnsi="Times New Roman" w:cs="B Nazanin" w:hint="cs"/>
            <w:sz w:val="24"/>
            <w:szCs w:val="28"/>
            <w:rtl/>
            <w:rPrChange w:id="1413" w:author="Lenovo" w:date="2026-09-23T00:16:00Z">
              <w:rPr>
                <w:rFonts w:ascii="Times New Roman" w:hAnsi="Times New Roman" w:cs="B Nazanin" w:hint="cs"/>
                <w:sz w:val="24"/>
                <w:szCs w:val="28"/>
                <w:u w:val="single"/>
                <w:rtl/>
              </w:rPr>
            </w:rPrChange>
          </w:rPr>
          <w:t>یشه‌های</w:t>
        </w:r>
        <w:r w:rsidR="00D85B28" w:rsidRPr="009A0B6F">
          <w:rPr>
            <w:rFonts w:ascii="Times New Roman" w:hAnsi="Times New Roman" w:cs="B Nazanin"/>
            <w:sz w:val="24"/>
            <w:szCs w:val="28"/>
            <w:rtl/>
            <w:rPrChange w:id="1414" w:author="Lenovo" w:date="2026-09-23T00:16:00Z">
              <w:rPr>
                <w:rFonts w:ascii="Times New Roman" w:hAnsi="Times New Roman" w:cs="B Nazanin"/>
                <w:sz w:val="24"/>
                <w:szCs w:val="28"/>
                <w:u w:val="single"/>
                <w:rtl/>
              </w:rPr>
            </w:rPrChange>
          </w:rPr>
          <w:t xml:space="preserve"> گلوتام</w:t>
        </w:r>
        <w:r w:rsidR="00D85B28" w:rsidRPr="009A0B6F">
          <w:rPr>
            <w:rFonts w:ascii="Times New Roman" w:hAnsi="Times New Roman" w:cs="B Nazanin" w:hint="cs"/>
            <w:sz w:val="24"/>
            <w:szCs w:val="28"/>
            <w:rtl/>
            <w:rPrChange w:id="1415" w:author="Lenovo" w:date="2026-09-23T00:16:00Z">
              <w:rPr>
                <w:rFonts w:ascii="Times New Roman" w:hAnsi="Times New Roman" w:cs="B Nazanin" w:hint="cs"/>
                <w:sz w:val="24"/>
                <w:szCs w:val="28"/>
                <w:u w:val="single"/>
                <w:rtl/>
              </w:rPr>
            </w:rPrChange>
          </w:rPr>
          <w:t>یک‌اسید</w:t>
        </w:r>
        <w:r w:rsidR="00D85B28" w:rsidRPr="009A0B6F">
          <w:rPr>
            <w:rFonts w:ascii="Times New Roman" w:hAnsi="Times New Roman" w:cs="B Nazanin"/>
            <w:sz w:val="24"/>
            <w:szCs w:val="28"/>
            <w:rtl/>
            <w:rPrChange w:id="1416" w:author="Lenovo" w:date="2026-09-23T00:16:00Z">
              <w:rPr>
                <w:rFonts w:ascii="Times New Roman" w:hAnsi="Times New Roman" w:cs="B Nazanin"/>
                <w:sz w:val="24"/>
                <w:szCs w:val="28"/>
                <w:u w:val="single"/>
                <w:rtl/>
              </w:rPr>
            </w:rPrChange>
          </w:rPr>
          <w:t xml:space="preserve"> و ل</w:t>
        </w:r>
        <w:r w:rsidR="00D85B28" w:rsidRPr="009A0B6F">
          <w:rPr>
            <w:rFonts w:ascii="Times New Roman" w:hAnsi="Times New Roman" w:cs="B Nazanin" w:hint="cs"/>
            <w:sz w:val="24"/>
            <w:szCs w:val="28"/>
            <w:rtl/>
            <w:rPrChange w:id="1417" w:author="Lenovo" w:date="2026-09-23T00:16:00Z">
              <w:rPr>
                <w:rFonts w:ascii="Times New Roman" w:hAnsi="Times New Roman" w:cs="B Nazanin" w:hint="cs"/>
                <w:sz w:val="24"/>
                <w:szCs w:val="28"/>
                <w:u w:val="single"/>
                <w:rtl/>
              </w:rPr>
            </w:rPrChange>
          </w:rPr>
          <w:t>یزین</w:t>
        </w:r>
        <w:r w:rsidR="00D85B28" w:rsidRPr="009A0B6F">
          <w:rPr>
            <w:rFonts w:ascii="Times New Roman" w:hAnsi="Times New Roman" w:cs="B Nazanin"/>
            <w:sz w:val="24"/>
            <w:szCs w:val="28"/>
            <w:rtl/>
            <w:rPrChange w:id="1418" w:author="Lenovo" w:date="2026-09-23T00:16:00Z">
              <w:rPr>
                <w:rFonts w:ascii="Times New Roman" w:hAnsi="Times New Roman" w:cs="B Nazanin"/>
                <w:sz w:val="24"/>
                <w:szCs w:val="28"/>
                <w:u w:val="single"/>
                <w:rtl/>
              </w:rPr>
            </w:rPrChange>
          </w:rPr>
          <w:t xml:space="preserve"> منجر به تشک</w:t>
        </w:r>
        <w:r w:rsidR="00D85B28" w:rsidRPr="009A0B6F">
          <w:rPr>
            <w:rFonts w:ascii="Times New Roman" w:hAnsi="Times New Roman" w:cs="B Nazanin" w:hint="cs"/>
            <w:sz w:val="24"/>
            <w:szCs w:val="28"/>
            <w:rtl/>
            <w:rPrChange w:id="1419" w:author="Lenovo" w:date="2026-09-23T00:16:00Z">
              <w:rPr>
                <w:rFonts w:ascii="Times New Roman" w:hAnsi="Times New Roman" w:cs="B Nazanin" w:hint="cs"/>
                <w:sz w:val="24"/>
                <w:szCs w:val="28"/>
                <w:u w:val="single"/>
                <w:rtl/>
              </w:rPr>
            </w:rPrChange>
          </w:rPr>
          <w:t>یل</w:t>
        </w:r>
        <w:r w:rsidR="00D85B28" w:rsidRPr="009A0B6F">
          <w:rPr>
            <w:rFonts w:ascii="Times New Roman" w:hAnsi="Times New Roman" w:cs="B Nazanin"/>
            <w:sz w:val="24"/>
            <w:szCs w:val="28"/>
            <w:rtl/>
            <w:rPrChange w:id="1420" w:author="Lenovo" w:date="2026-09-23T00:16:00Z">
              <w:rPr>
                <w:rFonts w:ascii="Times New Roman" w:hAnsi="Times New Roman" w:cs="B Nazanin"/>
                <w:sz w:val="24"/>
                <w:szCs w:val="28"/>
                <w:u w:val="single"/>
                <w:rtl/>
              </w:rPr>
            </w:rPrChange>
          </w:rPr>
          <w:t xml:space="preserve"> پل‌ها</w:t>
        </w:r>
        <w:r w:rsidR="00D85B28" w:rsidRPr="009A0B6F">
          <w:rPr>
            <w:rFonts w:ascii="Times New Roman" w:hAnsi="Times New Roman" w:cs="B Nazanin" w:hint="cs"/>
            <w:sz w:val="24"/>
            <w:szCs w:val="28"/>
            <w:rtl/>
            <w:rPrChange w:id="1421"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422" w:author="Lenovo" w:date="2026-09-23T00:16:00Z">
              <w:rPr>
                <w:rFonts w:ascii="Times New Roman" w:hAnsi="Times New Roman" w:cs="B Nazanin"/>
                <w:sz w:val="24"/>
                <w:szCs w:val="28"/>
                <w:u w:val="single"/>
                <w:rtl/>
              </w:rPr>
            </w:rPrChange>
          </w:rPr>
          <w:t xml:space="preserve"> نمک</w:t>
        </w:r>
        <w:r w:rsidR="00D85B28" w:rsidRPr="009A0B6F">
          <w:rPr>
            <w:rFonts w:ascii="Times New Roman" w:hAnsi="Times New Roman" w:cs="B Nazanin" w:hint="cs"/>
            <w:sz w:val="24"/>
            <w:szCs w:val="28"/>
            <w:rtl/>
            <w:rPrChange w:id="1423"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424" w:author="Lenovo" w:date="2026-09-23T00:16:00Z">
              <w:rPr>
                <w:rFonts w:ascii="Times New Roman" w:hAnsi="Times New Roman" w:cs="B Nazanin"/>
                <w:sz w:val="24"/>
                <w:szCs w:val="28"/>
                <w:u w:val="single"/>
                <w:rtl/>
              </w:rPr>
            </w:rPrChange>
          </w:rPr>
          <w:t xml:space="preserve"> درون‌مولکول</w:t>
        </w:r>
        <w:r w:rsidR="00D85B28" w:rsidRPr="009A0B6F">
          <w:rPr>
            <w:rFonts w:ascii="Times New Roman" w:hAnsi="Times New Roman" w:cs="B Nazanin" w:hint="cs"/>
            <w:sz w:val="24"/>
            <w:szCs w:val="28"/>
            <w:rtl/>
            <w:rPrChange w:id="1425"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426" w:author="Lenovo" w:date="2026-09-23T00:16:00Z">
              <w:rPr>
                <w:rFonts w:ascii="Times New Roman" w:hAnsi="Times New Roman" w:cs="B Nazanin"/>
                <w:sz w:val="24"/>
                <w:szCs w:val="28"/>
                <w:u w:val="single"/>
                <w:rtl/>
              </w:rPr>
            </w:rPrChange>
          </w:rPr>
          <w:t xml:space="preserve"> شده و ساختار</w:t>
        </w:r>
        <w:r w:rsidR="00D85B28" w:rsidRPr="009A0B6F">
          <w:rPr>
            <w:rFonts w:ascii="Times New Roman" w:hAnsi="Times New Roman" w:cs="B Nazanin" w:hint="cs"/>
            <w:sz w:val="24"/>
            <w:szCs w:val="28"/>
            <w:rtl/>
            <w:rPrChange w:id="1427"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428" w:author="Lenovo" w:date="2026-09-23T00:16:00Z">
              <w:rPr>
                <w:rFonts w:ascii="Times New Roman" w:hAnsi="Times New Roman" w:cs="B Nazanin"/>
                <w:sz w:val="24"/>
                <w:szCs w:val="28"/>
                <w:u w:val="single"/>
                <w:rtl/>
              </w:rPr>
            </w:rPrChange>
          </w:rPr>
          <w:t xml:space="preserve"> صلب و مارپ</w:t>
        </w:r>
        <w:r w:rsidR="00D85B28" w:rsidRPr="009A0B6F">
          <w:rPr>
            <w:rFonts w:ascii="Times New Roman" w:hAnsi="Times New Roman" w:cs="B Nazanin" w:hint="cs"/>
            <w:sz w:val="24"/>
            <w:szCs w:val="28"/>
            <w:rtl/>
            <w:rPrChange w:id="1429" w:author="Lenovo" w:date="2026-09-23T00:16:00Z">
              <w:rPr>
                <w:rFonts w:ascii="Times New Roman" w:hAnsi="Times New Roman" w:cs="B Nazanin" w:hint="cs"/>
                <w:sz w:val="24"/>
                <w:szCs w:val="28"/>
                <w:u w:val="single"/>
                <w:rtl/>
              </w:rPr>
            </w:rPrChange>
          </w:rPr>
          <w:t>یچ</w:t>
        </w:r>
        <w:r w:rsidR="00D85B28" w:rsidRPr="009A0B6F">
          <w:rPr>
            <w:rFonts w:ascii="Times New Roman" w:hAnsi="Times New Roman" w:cs="B Nazanin"/>
            <w:sz w:val="24"/>
            <w:szCs w:val="28"/>
            <w:rPrChange w:id="1430" w:author="Lenovo" w:date="2026-09-23T00:16:00Z">
              <w:rPr>
                <w:rFonts w:ascii="Times New Roman" w:hAnsi="Times New Roman" w:cs="B Nazanin"/>
                <w:sz w:val="24"/>
                <w:szCs w:val="28"/>
                <w:u w:val="single"/>
              </w:rPr>
            </w:rPrChange>
          </w:rPr>
          <w:t xml:space="preserve"> (Rigid α-helix) </w:t>
        </w:r>
        <w:r w:rsidR="00D85B28" w:rsidRPr="009A0B6F">
          <w:rPr>
            <w:rFonts w:ascii="Times New Roman" w:hAnsi="Times New Roman" w:cs="B Nazanin"/>
            <w:sz w:val="24"/>
            <w:szCs w:val="28"/>
            <w:rtl/>
            <w:rPrChange w:id="1431" w:author="Lenovo" w:date="2026-09-23T00:16:00Z">
              <w:rPr>
                <w:rFonts w:ascii="Times New Roman" w:hAnsi="Times New Roman" w:cs="B Nazanin"/>
                <w:sz w:val="24"/>
                <w:szCs w:val="28"/>
                <w:u w:val="single"/>
                <w:rtl/>
              </w:rPr>
            </w:rPrChange>
          </w:rPr>
          <w:t>با رفتار شبه‌فنر</w:t>
        </w:r>
        <w:r w:rsidR="00D85B28" w:rsidRPr="009A0B6F">
          <w:rPr>
            <w:rFonts w:ascii="Times New Roman" w:hAnsi="Times New Roman" w:cs="B Nazanin" w:hint="cs"/>
            <w:sz w:val="24"/>
            <w:szCs w:val="28"/>
            <w:rtl/>
            <w:rPrChange w:id="1432" w:author="Lenovo" w:date="2026-09-23T00:16:00Z">
              <w:rPr>
                <w:rFonts w:ascii="Times New Roman" w:hAnsi="Times New Roman" w:cs="B Nazanin" w:hint="cs"/>
                <w:sz w:val="24"/>
                <w:szCs w:val="28"/>
                <w:u w:val="single"/>
                <w:rtl/>
              </w:rPr>
            </w:rPrChange>
          </w:rPr>
          <w:t>ی</w:t>
        </w:r>
        <w:r w:rsidR="00D85B28" w:rsidRPr="009A0B6F">
          <w:rPr>
            <w:rFonts w:ascii="Times New Roman" w:hAnsi="Times New Roman" w:cs="B Nazanin"/>
            <w:sz w:val="24"/>
            <w:szCs w:val="28"/>
            <w:rtl/>
            <w:rPrChange w:id="1433" w:author="Lenovo" w:date="2026-09-23T00:16:00Z">
              <w:rPr>
                <w:rFonts w:ascii="Times New Roman" w:hAnsi="Times New Roman" w:cs="B Nazanin"/>
                <w:sz w:val="24"/>
                <w:szCs w:val="28"/>
                <w:u w:val="single"/>
                <w:rtl/>
              </w:rPr>
            </w:rPrChange>
          </w:rPr>
          <w:t xml:space="preserve"> پد</w:t>
        </w:r>
        <w:r w:rsidR="00D85B28" w:rsidRPr="009A0B6F">
          <w:rPr>
            <w:rFonts w:ascii="Times New Roman" w:hAnsi="Times New Roman" w:cs="B Nazanin" w:hint="cs"/>
            <w:sz w:val="24"/>
            <w:szCs w:val="28"/>
            <w:rtl/>
            <w:rPrChange w:id="1434" w:author="Lenovo" w:date="2026-09-23T00:16:00Z">
              <w:rPr>
                <w:rFonts w:ascii="Times New Roman" w:hAnsi="Times New Roman" w:cs="B Nazanin" w:hint="cs"/>
                <w:sz w:val="24"/>
                <w:szCs w:val="28"/>
                <w:u w:val="single"/>
                <w:rtl/>
              </w:rPr>
            </w:rPrChange>
          </w:rPr>
          <w:t>ید</w:t>
        </w:r>
        <w:r w:rsidR="00D85B28" w:rsidRPr="009A0B6F">
          <w:rPr>
            <w:rFonts w:ascii="Times New Roman" w:hAnsi="Times New Roman" w:cs="B Nazanin"/>
            <w:sz w:val="24"/>
            <w:szCs w:val="28"/>
            <w:rtl/>
            <w:rPrChange w:id="1435" w:author="Lenovo" w:date="2026-09-23T00:16:00Z">
              <w:rPr>
                <w:rFonts w:ascii="Times New Roman" w:hAnsi="Times New Roman" w:cs="B Nazanin"/>
                <w:sz w:val="24"/>
                <w:szCs w:val="28"/>
                <w:u w:val="single"/>
                <w:rtl/>
              </w:rPr>
            </w:rPrChange>
          </w:rPr>
          <w:t xml:space="preserve"> م</w:t>
        </w:r>
        <w:r w:rsidR="00D85B28" w:rsidRPr="009A0B6F">
          <w:rPr>
            <w:rFonts w:ascii="Times New Roman" w:hAnsi="Times New Roman" w:cs="B Nazanin" w:hint="cs"/>
            <w:sz w:val="24"/>
            <w:szCs w:val="28"/>
            <w:rtl/>
            <w:rPrChange w:id="1436" w:author="Lenovo" w:date="2026-09-23T00:16:00Z">
              <w:rPr>
                <w:rFonts w:ascii="Times New Roman" w:hAnsi="Times New Roman" w:cs="B Nazanin" w:hint="cs"/>
                <w:sz w:val="24"/>
                <w:szCs w:val="28"/>
                <w:u w:val="single"/>
                <w:rtl/>
              </w:rPr>
            </w:rPrChange>
          </w:rPr>
          <w:t>ی‌آورد</w:t>
        </w:r>
        <w:r w:rsidR="00D85B28" w:rsidRPr="009A0B6F">
          <w:rPr>
            <w:rFonts w:ascii="Times New Roman" w:hAnsi="Times New Roman" w:cs="B Nazanin"/>
            <w:sz w:val="24"/>
            <w:szCs w:val="28"/>
            <w:rPrChange w:id="1437" w:author="Lenovo" w:date="2026-09-23T00:16:00Z">
              <w:rPr>
                <w:rFonts w:ascii="Times New Roman" w:hAnsi="Times New Roman" w:cs="B Nazanin"/>
                <w:sz w:val="24"/>
                <w:szCs w:val="28"/>
                <w:u w:val="single"/>
              </w:rPr>
            </w:rPrChange>
          </w:rPr>
          <w:t>.</w:t>
        </w:r>
        <w:r w:rsidR="00D85B28" w:rsidRPr="009A0B6F" w:rsidDel="00D85B28">
          <w:rPr>
            <w:rFonts w:ascii="Times New Roman" w:hAnsi="Times New Roman" w:cs="B Nazanin"/>
            <w:sz w:val="24"/>
            <w:szCs w:val="28"/>
            <w:rtl/>
            <w:rPrChange w:id="1438" w:author="Lenovo" w:date="2026-09-23T00:16:00Z">
              <w:rPr>
                <w:rFonts w:ascii="Times New Roman" w:hAnsi="Times New Roman" w:cs="B Nazanin"/>
                <w:sz w:val="24"/>
                <w:szCs w:val="28"/>
                <w:u w:val="single"/>
                <w:rtl/>
              </w:rPr>
            </w:rPrChange>
          </w:rPr>
          <w:t xml:space="preserve"> </w:t>
        </w:r>
      </w:ins>
      <w:ins w:id="1439" w:author="Lenovo" w:date="2026-09-23T00:15:00Z">
        <w:r w:rsidR="009A0B6F" w:rsidRPr="009A0B6F">
          <w:rPr>
            <w:rFonts w:ascii="Times New Roman" w:hAnsi="Times New Roman" w:cs="B Nazanin"/>
            <w:sz w:val="24"/>
            <w:szCs w:val="28"/>
            <w:rtl/>
            <w:rPrChange w:id="1440" w:author="Lenovo" w:date="2026-09-23T00:16:00Z">
              <w:rPr>
                <w:rFonts w:ascii="Times New Roman" w:hAnsi="Times New Roman" w:cs="B Nazanin"/>
                <w:sz w:val="24"/>
                <w:szCs w:val="28"/>
                <w:u w:val="single"/>
                <w:rtl/>
              </w:rPr>
            </w:rPrChange>
          </w:rPr>
          <w:t>در ا</w:t>
        </w:r>
        <w:r w:rsidR="009A0B6F" w:rsidRPr="009A0B6F">
          <w:rPr>
            <w:rFonts w:ascii="Times New Roman" w:hAnsi="Times New Roman" w:cs="B Nazanin" w:hint="cs"/>
            <w:sz w:val="24"/>
            <w:szCs w:val="28"/>
            <w:rtl/>
            <w:rPrChange w:id="1441" w:author="Lenovo" w:date="2026-09-23T00:16:00Z">
              <w:rPr>
                <w:rFonts w:ascii="Times New Roman" w:hAnsi="Times New Roman" w:cs="B Nazanin" w:hint="cs"/>
                <w:sz w:val="24"/>
                <w:szCs w:val="28"/>
                <w:u w:val="single"/>
                <w:rtl/>
              </w:rPr>
            </w:rPrChange>
          </w:rPr>
          <w:t>ین</w:t>
        </w:r>
        <w:r w:rsidR="009A0B6F" w:rsidRPr="009A0B6F">
          <w:rPr>
            <w:rFonts w:ascii="Times New Roman" w:hAnsi="Times New Roman" w:cs="B Nazanin"/>
            <w:sz w:val="24"/>
            <w:szCs w:val="28"/>
            <w:rtl/>
            <w:rPrChange w:id="1442" w:author="Lenovo" w:date="2026-09-23T00:16:00Z">
              <w:rPr>
                <w:rFonts w:ascii="Times New Roman" w:hAnsi="Times New Roman" w:cs="B Nazanin"/>
                <w:sz w:val="24"/>
                <w:szCs w:val="28"/>
                <w:u w:val="single"/>
                <w:rtl/>
              </w:rPr>
            </w:rPrChange>
          </w:rPr>
          <w:t xml:space="preserve"> مطالعه، به‌کارگ</w:t>
        </w:r>
        <w:r w:rsidR="009A0B6F" w:rsidRPr="009A0B6F">
          <w:rPr>
            <w:rFonts w:ascii="Times New Roman" w:hAnsi="Times New Roman" w:cs="B Nazanin" w:hint="cs"/>
            <w:sz w:val="24"/>
            <w:szCs w:val="28"/>
            <w:rtl/>
            <w:rPrChange w:id="1443" w:author="Lenovo" w:date="2026-09-23T00:16:00Z">
              <w:rPr>
                <w:rFonts w:ascii="Times New Roman" w:hAnsi="Times New Roman" w:cs="B Nazanin" w:hint="cs"/>
                <w:sz w:val="24"/>
                <w:szCs w:val="28"/>
                <w:u w:val="single"/>
                <w:rtl/>
              </w:rPr>
            </w:rPrChange>
          </w:rPr>
          <w:t>یری</w:t>
        </w:r>
        <w:r w:rsidR="009A0B6F" w:rsidRPr="009A0B6F">
          <w:rPr>
            <w:rFonts w:ascii="Times New Roman" w:hAnsi="Times New Roman" w:cs="B Nazanin"/>
            <w:sz w:val="24"/>
            <w:szCs w:val="28"/>
            <w:rtl/>
            <w:rPrChange w:id="1444" w:author="Lenovo" w:date="2026-09-23T00:16:00Z">
              <w:rPr>
                <w:rFonts w:ascii="Times New Roman" w:hAnsi="Times New Roman" w:cs="B Nazanin"/>
                <w:sz w:val="24"/>
                <w:szCs w:val="28"/>
                <w:u w:val="single"/>
                <w:rtl/>
              </w:rPr>
            </w:rPrChange>
          </w:rPr>
          <w:t xml:space="preserve"> ۳ و ۴ تکرار متوال</w:t>
        </w:r>
        <w:r w:rsidR="009A0B6F" w:rsidRPr="009A0B6F">
          <w:rPr>
            <w:rFonts w:ascii="Times New Roman" w:hAnsi="Times New Roman" w:cs="B Nazanin" w:hint="cs"/>
            <w:sz w:val="24"/>
            <w:szCs w:val="28"/>
            <w:rtl/>
            <w:rPrChange w:id="1445" w:author="Lenovo" w:date="2026-09-23T00:16:00Z">
              <w:rPr>
                <w:rFonts w:ascii="Times New Roman" w:hAnsi="Times New Roman" w:cs="B Nazanin" w:hint="cs"/>
                <w:sz w:val="24"/>
                <w:szCs w:val="28"/>
                <w:u w:val="single"/>
                <w:rtl/>
              </w:rPr>
            </w:rPrChange>
          </w:rPr>
          <w:t>ی</w:t>
        </w:r>
        <w:r w:rsidR="009A0B6F" w:rsidRPr="009A0B6F">
          <w:rPr>
            <w:rFonts w:ascii="Times New Roman" w:hAnsi="Times New Roman" w:cs="B Nazanin"/>
            <w:sz w:val="24"/>
            <w:szCs w:val="28"/>
            <w:rtl/>
            <w:rPrChange w:id="1446" w:author="Lenovo" w:date="2026-09-23T00:16:00Z">
              <w:rPr>
                <w:rFonts w:ascii="Times New Roman" w:hAnsi="Times New Roman" w:cs="B Nazanin"/>
                <w:sz w:val="24"/>
                <w:szCs w:val="28"/>
                <w:u w:val="single"/>
                <w:rtl/>
              </w:rPr>
            </w:rPrChange>
          </w:rPr>
          <w:t xml:space="preserve"> از ل</w:t>
        </w:r>
        <w:r w:rsidR="009A0B6F" w:rsidRPr="009A0B6F">
          <w:rPr>
            <w:rFonts w:ascii="Times New Roman" w:hAnsi="Times New Roman" w:cs="B Nazanin" w:hint="cs"/>
            <w:sz w:val="24"/>
            <w:szCs w:val="28"/>
            <w:rtl/>
            <w:rPrChange w:id="1447" w:author="Lenovo" w:date="2026-09-23T00:16:00Z">
              <w:rPr>
                <w:rFonts w:ascii="Times New Roman" w:hAnsi="Times New Roman" w:cs="B Nazanin" w:hint="cs"/>
                <w:sz w:val="24"/>
                <w:szCs w:val="28"/>
                <w:u w:val="single"/>
                <w:rtl/>
              </w:rPr>
            </w:rPrChange>
          </w:rPr>
          <w:t>ینکر</w:t>
        </w:r>
        <w:r w:rsidR="009A0B6F" w:rsidRPr="009A0B6F">
          <w:rPr>
            <w:rFonts w:ascii="Times New Roman" w:hAnsi="Times New Roman" w:cs="B Nazanin"/>
            <w:sz w:val="24"/>
            <w:szCs w:val="28"/>
            <w:rPrChange w:id="1448" w:author="Lenovo" w:date="2026-09-23T00:16:00Z">
              <w:rPr>
                <w:rFonts w:ascii="Times New Roman" w:hAnsi="Times New Roman" w:cs="B Nazanin"/>
                <w:sz w:val="24"/>
                <w:szCs w:val="28"/>
                <w:u w:val="single"/>
              </w:rPr>
            </w:rPrChange>
          </w:rPr>
          <w:t xml:space="preserve"> EAAAK </w:t>
        </w:r>
        <w:r w:rsidR="009A0B6F" w:rsidRPr="009A0B6F">
          <w:rPr>
            <w:rFonts w:ascii="Times New Roman" w:hAnsi="Times New Roman" w:cs="B Nazanin"/>
            <w:sz w:val="24"/>
            <w:szCs w:val="28"/>
            <w:rtl/>
            <w:rPrChange w:id="1449" w:author="Lenovo" w:date="2026-09-23T00:16:00Z">
              <w:rPr>
                <w:rFonts w:ascii="Times New Roman" w:hAnsi="Times New Roman" w:cs="B Nazanin"/>
                <w:sz w:val="24"/>
                <w:szCs w:val="28"/>
                <w:u w:val="single"/>
                <w:rtl/>
              </w:rPr>
            </w:rPrChange>
          </w:rPr>
          <w:t>با ا</w:t>
        </w:r>
        <w:r w:rsidR="009A0B6F" w:rsidRPr="009A0B6F">
          <w:rPr>
            <w:rFonts w:ascii="Times New Roman" w:hAnsi="Times New Roman" w:cs="B Nazanin" w:hint="cs"/>
            <w:sz w:val="24"/>
            <w:szCs w:val="28"/>
            <w:rtl/>
            <w:rPrChange w:id="1450" w:author="Lenovo" w:date="2026-09-23T00:16:00Z">
              <w:rPr>
                <w:rFonts w:ascii="Times New Roman" w:hAnsi="Times New Roman" w:cs="B Nazanin" w:hint="cs"/>
                <w:sz w:val="24"/>
                <w:szCs w:val="28"/>
                <w:u w:val="single"/>
                <w:rtl/>
              </w:rPr>
            </w:rPrChange>
          </w:rPr>
          <w:t>ین</w:t>
        </w:r>
        <w:r w:rsidR="009A0B6F" w:rsidRPr="009A0B6F">
          <w:rPr>
            <w:rFonts w:ascii="Times New Roman" w:hAnsi="Times New Roman" w:cs="B Nazanin"/>
            <w:sz w:val="24"/>
            <w:szCs w:val="28"/>
            <w:rtl/>
            <w:rPrChange w:id="1451" w:author="Lenovo" w:date="2026-09-23T00:16:00Z">
              <w:rPr>
                <w:rFonts w:ascii="Times New Roman" w:hAnsi="Times New Roman" w:cs="B Nazanin"/>
                <w:sz w:val="24"/>
                <w:szCs w:val="28"/>
                <w:u w:val="single"/>
                <w:rtl/>
              </w:rPr>
            </w:rPrChange>
          </w:rPr>
          <w:t xml:space="preserve"> هدف انجام شد که فواصل فضا</w:t>
        </w:r>
        <w:r w:rsidR="009A0B6F" w:rsidRPr="009A0B6F">
          <w:rPr>
            <w:rFonts w:ascii="Times New Roman" w:hAnsi="Times New Roman" w:cs="B Nazanin" w:hint="cs"/>
            <w:sz w:val="24"/>
            <w:szCs w:val="28"/>
            <w:rtl/>
            <w:rPrChange w:id="1452" w:author="Lenovo" w:date="2026-09-23T00:16:00Z">
              <w:rPr>
                <w:rFonts w:ascii="Times New Roman" w:hAnsi="Times New Roman" w:cs="B Nazanin" w:hint="cs"/>
                <w:sz w:val="24"/>
                <w:szCs w:val="28"/>
                <w:u w:val="single"/>
                <w:rtl/>
              </w:rPr>
            </w:rPrChange>
          </w:rPr>
          <w:t>یی</w:t>
        </w:r>
        <w:r w:rsidR="009A0B6F" w:rsidRPr="009A0B6F">
          <w:rPr>
            <w:rFonts w:ascii="Times New Roman" w:hAnsi="Times New Roman" w:cs="B Nazanin"/>
            <w:sz w:val="24"/>
            <w:szCs w:val="28"/>
            <w:rtl/>
            <w:rPrChange w:id="1453" w:author="Lenovo" w:date="2026-09-23T00:16:00Z">
              <w:rPr>
                <w:rFonts w:ascii="Times New Roman" w:hAnsi="Times New Roman" w:cs="B Nazanin"/>
                <w:sz w:val="24"/>
                <w:szCs w:val="28"/>
                <w:u w:val="single"/>
                <w:rtl/>
              </w:rPr>
            </w:rPrChange>
          </w:rPr>
          <w:t xml:space="preserve"> کنترل‌شده‌ا</w:t>
        </w:r>
        <w:r w:rsidR="009A0B6F" w:rsidRPr="009A0B6F">
          <w:rPr>
            <w:rFonts w:ascii="Times New Roman" w:hAnsi="Times New Roman" w:cs="B Nazanin" w:hint="cs"/>
            <w:sz w:val="24"/>
            <w:szCs w:val="28"/>
            <w:rtl/>
            <w:rPrChange w:id="1454" w:author="Lenovo" w:date="2026-09-23T00:16:00Z">
              <w:rPr>
                <w:rFonts w:ascii="Times New Roman" w:hAnsi="Times New Roman" w:cs="B Nazanin" w:hint="cs"/>
                <w:sz w:val="24"/>
                <w:szCs w:val="28"/>
                <w:u w:val="single"/>
                <w:rtl/>
              </w:rPr>
            </w:rPrChange>
          </w:rPr>
          <w:t>ی</w:t>
        </w:r>
        <w:r w:rsidR="009A0B6F" w:rsidRPr="009A0B6F">
          <w:rPr>
            <w:rFonts w:ascii="Times New Roman" w:hAnsi="Times New Roman" w:cs="B Nazanin"/>
            <w:sz w:val="24"/>
            <w:szCs w:val="28"/>
            <w:rtl/>
            <w:rPrChange w:id="1455" w:author="Lenovo" w:date="2026-09-23T00:16:00Z">
              <w:rPr>
                <w:rFonts w:ascii="Times New Roman" w:hAnsi="Times New Roman" w:cs="B Nazanin"/>
                <w:sz w:val="24"/>
                <w:szCs w:val="28"/>
                <w:u w:val="single"/>
                <w:rtl/>
              </w:rPr>
            </w:rPrChange>
          </w:rPr>
          <w:t xml:space="preserve"> ب</w:t>
        </w:r>
        <w:r w:rsidR="009A0B6F" w:rsidRPr="009A0B6F">
          <w:rPr>
            <w:rFonts w:ascii="Times New Roman" w:hAnsi="Times New Roman" w:cs="B Nazanin" w:hint="cs"/>
            <w:sz w:val="24"/>
            <w:szCs w:val="28"/>
            <w:rtl/>
            <w:rPrChange w:id="1456" w:author="Lenovo" w:date="2026-09-23T00:16:00Z">
              <w:rPr>
                <w:rFonts w:ascii="Times New Roman" w:hAnsi="Times New Roman" w:cs="B Nazanin" w:hint="cs"/>
                <w:sz w:val="24"/>
                <w:szCs w:val="28"/>
                <w:u w:val="single"/>
                <w:rtl/>
              </w:rPr>
            </w:rPrChange>
          </w:rPr>
          <w:t>ین</w:t>
        </w:r>
        <w:r w:rsidR="009A0B6F" w:rsidRPr="009A0B6F">
          <w:rPr>
            <w:rFonts w:ascii="Times New Roman" w:hAnsi="Times New Roman" w:cs="B Nazanin"/>
            <w:sz w:val="24"/>
            <w:szCs w:val="28"/>
            <w:rtl/>
            <w:rPrChange w:id="1457" w:author="Lenovo" w:date="2026-09-23T00:16:00Z">
              <w:rPr>
                <w:rFonts w:ascii="Times New Roman" w:hAnsi="Times New Roman" w:cs="B Nazanin"/>
                <w:sz w:val="24"/>
                <w:szCs w:val="28"/>
                <w:u w:val="single"/>
                <w:rtl/>
              </w:rPr>
            </w:rPrChange>
          </w:rPr>
          <w:t xml:space="preserve"> دامنه‌ها</w:t>
        </w:r>
        <w:r w:rsidR="009A0B6F" w:rsidRPr="009A0B6F">
          <w:rPr>
            <w:rFonts w:ascii="Times New Roman" w:hAnsi="Times New Roman" w:cs="B Nazanin" w:hint="cs"/>
            <w:sz w:val="24"/>
            <w:szCs w:val="28"/>
            <w:rtl/>
            <w:rPrChange w:id="1458" w:author="Lenovo" w:date="2026-09-23T00:16:00Z">
              <w:rPr>
                <w:rFonts w:ascii="Times New Roman" w:hAnsi="Times New Roman" w:cs="B Nazanin" w:hint="cs"/>
                <w:sz w:val="24"/>
                <w:szCs w:val="28"/>
                <w:u w:val="single"/>
                <w:rtl/>
              </w:rPr>
            </w:rPrChange>
          </w:rPr>
          <w:t>ی</w:t>
        </w:r>
        <w:r w:rsidR="009A0B6F" w:rsidRPr="009A0B6F">
          <w:rPr>
            <w:rFonts w:ascii="Times New Roman" w:hAnsi="Times New Roman" w:cs="B Nazanin"/>
            <w:sz w:val="24"/>
            <w:szCs w:val="28"/>
            <w:rPrChange w:id="1459" w:author="Lenovo" w:date="2026-09-23T00:16:00Z">
              <w:rPr>
                <w:rFonts w:ascii="Times New Roman" w:hAnsi="Times New Roman" w:cs="B Nazanin"/>
                <w:sz w:val="24"/>
                <w:szCs w:val="28"/>
                <w:u w:val="single"/>
              </w:rPr>
            </w:rPrChange>
          </w:rPr>
          <w:t xml:space="preserve"> E </w:t>
        </w:r>
        <w:r w:rsidR="009A0B6F" w:rsidRPr="009A0B6F">
          <w:rPr>
            <w:rFonts w:ascii="Times New Roman" w:hAnsi="Times New Roman" w:cs="B Nazanin"/>
            <w:sz w:val="24"/>
            <w:szCs w:val="28"/>
            <w:rtl/>
            <w:rPrChange w:id="1460" w:author="Lenovo" w:date="2026-09-23T00:16:00Z">
              <w:rPr>
                <w:rFonts w:ascii="Times New Roman" w:hAnsi="Times New Roman" w:cs="B Nazanin"/>
                <w:sz w:val="24"/>
                <w:szCs w:val="28"/>
                <w:u w:val="single"/>
                <w:rtl/>
              </w:rPr>
            </w:rPrChange>
          </w:rPr>
          <w:t>و</w:t>
        </w:r>
        <w:r w:rsidR="009A0B6F" w:rsidRPr="009A0B6F">
          <w:rPr>
            <w:rFonts w:ascii="Times New Roman" w:hAnsi="Times New Roman" w:cs="B Nazanin"/>
            <w:sz w:val="24"/>
            <w:szCs w:val="28"/>
            <w:rPrChange w:id="1461" w:author="Lenovo" w:date="2026-09-23T00:16:00Z">
              <w:rPr>
                <w:rFonts w:ascii="Times New Roman" w:hAnsi="Times New Roman" w:cs="B Nazanin"/>
                <w:sz w:val="24"/>
                <w:szCs w:val="28"/>
                <w:u w:val="single"/>
              </w:rPr>
            </w:rPrChange>
          </w:rPr>
          <w:t xml:space="preserve"> NS1 </w:t>
        </w:r>
        <w:r w:rsidR="009A0B6F" w:rsidRPr="009A0B6F">
          <w:rPr>
            <w:rFonts w:ascii="Times New Roman" w:hAnsi="Times New Roman" w:cs="B Nazanin"/>
            <w:sz w:val="24"/>
            <w:szCs w:val="28"/>
            <w:rtl/>
            <w:rPrChange w:id="1462" w:author="Lenovo" w:date="2026-09-23T00:16:00Z">
              <w:rPr>
                <w:rFonts w:ascii="Times New Roman" w:hAnsi="Times New Roman" w:cs="B Nazanin"/>
                <w:sz w:val="24"/>
                <w:szCs w:val="28"/>
                <w:u w:val="single"/>
                <w:rtl/>
              </w:rPr>
            </w:rPrChange>
          </w:rPr>
          <w:t>ا</w:t>
        </w:r>
        <w:r w:rsidR="009A0B6F" w:rsidRPr="009A0B6F">
          <w:rPr>
            <w:rFonts w:ascii="Times New Roman" w:hAnsi="Times New Roman" w:cs="B Nazanin" w:hint="cs"/>
            <w:sz w:val="24"/>
            <w:szCs w:val="28"/>
            <w:rtl/>
            <w:rPrChange w:id="1463" w:author="Lenovo" w:date="2026-09-23T00:16:00Z">
              <w:rPr>
                <w:rFonts w:ascii="Times New Roman" w:hAnsi="Times New Roman" w:cs="B Nazanin" w:hint="cs"/>
                <w:sz w:val="24"/>
                <w:szCs w:val="28"/>
                <w:u w:val="single"/>
                <w:rtl/>
              </w:rPr>
            </w:rPrChange>
          </w:rPr>
          <w:t>یجاد</w:t>
        </w:r>
        <w:r w:rsidR="009A0B6F" w:rsidRPr="009A0B6F">
          <w:rPr>
            <w:rFonts w:ascii="Times New Roman" w:hAnsi="Times New Roman" w:cs="B Nazanin"/>
            <w:sz w:val="24"/>
            <w:szCs w:val="28"/>
            <w:rtl/>
            <w:rPrChange w:id="1464" w:author="Lenovo" w:date="2026-09-23T00:16:00Z">
              <w:rPr>
                <w:rFonts w:ascii="Times New Roman" w:hAnsi="Times New Roman" w:cs="B Nazanin"/>
                <w:sz w:val="24"/>
                <w:szCs w:val="28"/>
                <w:u w:val="single"/>
                <w:rtl/>
              </w:rPr>
            </w:rPrChange>
          </w:rPr>
          <w:t xml:space="preserve"> شود تا</w:t>
        </w:r>
      </w:ins>
      <w:del w:id="1465" w:author="Lenovo" w:date="2026-09-23T00:14:00Z">
        <w:r w:rsidRPr="009A0B6F" w:rsidDel="00D85B28">
          <w:rPr>
            <w:rFonts w:ascii="Times New Roman" w:hAnsi="Times New Roman" w:cs="B Nazanin" w:hint="cs"/>
            <w:sz w:val="24"/>
            <w:szCs w:val="28"/>
            <w:rtl/>
          </w:rPr>
          <w:delText>در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همین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راستا،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تکرارهای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لینکر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sz w:val="24"/>
            <w:szCs w:val="28"/>
          </w:rPr>
          <w:delText>EAAAK</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دلیل</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ایجاد</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پیوندهای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نمکی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تمایل</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تشکیل</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ساختارهای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نسبتاً</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صلب</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و</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شبه‌فنری،</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به‌عنوان</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یک</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لینکر</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غیرقابل‌انعطاف</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شناخته</w:delText>
        </w:r>
        <w:r w:rsidRPr="009A0B6F" w:rsidDel="00D85B28">
          <w:rPr>
            <w:rFonts w:ascii="Times New Roman" w:hAnsi="Times New Roman" w:cs="B Nazanin"/>
            <w:sz w:val="24"/>
            <w:szCs w:val="28"/>
            <w:rtl/>
          </w:rPr>
          <w:delText xml:space="preserve"> </w:delText>
        </w:r>
        <w:r w:rsidRPr="009A0B6F" w:rsidDel="00D85B28">
          <w:rPr>
            <w:rFonts w:ascii="Times New Roman" w:hAnsi="Times New Roman" w:cs="B Nazanin" w:hint="cs"/>
            <w:sz w:val="24"/>
            <w:szCs w:val="28"/>
            <w:rtl/>
          </w:rPr>
          <w:delText>می‌شوند</w:delText>
        </w:r>
        <w:r w:rsidRPr="009A0B6F" w:rsidDel="00D85B28">
          <w:rPr>
            <w:rFonts w:ascii="Times New Roman" w:hAnsi="Times New Roman" w:cs="B Nazanin"/>
            <w:sz w:val="24"/>
            <w:szCs w:val="28"/>
            <w:rtl/>
          </w:rPr>
          <w:delText xml:space="preserve">. </w:delText>
        </w:r>
      </w:del>
      <w:del w:id="1466" w:author="Lenovo" w:date="2026-09-23T00:15:00Z">
        <w:r w:rsidRPr="009A0B6F" w:rsidDel="009A0B6F">
          <w:rPr>
            <w:rFonts w:ascii="Times New Roman" w:hAnsi="Times New Roman" w:cs="B Nazanin" w:hint="cs"/>
            <w:sz w:val="24"/>
            <w:szCs w:val="28"/>
            <w:rtl/>
          </w:rPr>
          <w:delText>استفاده</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از</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این</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لینکر</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با</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تکرارهای</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مشخص</w:delText>
        </w:r>
        <w:r w:rsidRPr="009A0B6F" w:rsidDel="009A0B6F">
          <w:rPr>
            <w:rFonts w:ascii="Times New Roman" w:hAnsi="Times New Roman" w:cs="B Nazanin"/>
            <w:sz w:val="24"/>
            <w:szCs w:val="28"/>
            <w:rtl/>
          </w:rPr>
          <w:delText xml:space="preserve"> </w:delText>
        </w:r>
      </w:del>
      <w:ins w:id="1467" w:author="SALMANIAN MOHAMMADHASSAN" w:date="2026-09-05T23:06:00Z">
        <w:del w:id="1468" w:author="Lenovo" w:date="2026-09-23T00:15:00Z">
          <w:r w:rsidR="00B345E7" w:rsidRPr="009A0B6F" w:rsidDel="009A0B6F">
            <w:rPr>
              <w:rFonts w:ascii="Times New Roman" w:hAnsi="Times New Roman" w:cs="B Nazanin"/>
              <w:sz w:val="24"/>
              <w:szCs w:val="28"/>
              <w:rtl/>
            </w:rPr>
            <w:delText xml:space="preserve">( سه و چهار تکرار) </w:delText>
          </w:r>
        </w:del>
      </w:ins>
      <w:del w:id="1469" w:author="Lenovo" w:date="2026-09-23T00:15:00Z">
        <w:r w:rsidRPr="009A0B6F" w:rsidDel="009A0B6F">
          <w:rPr>
            <w:rFonts w:ascii="Times New Roman" w:hAnsi="Times New Roman" w:cs="B Nazanin" w:hint="cs"/>
            <w:sz w:val="24"/>
            <w:szCs w:val="28"/>
            <w:rtl/>
          </w:rPr>
          <w:delText>در</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پژوهش</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حاضر،</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با</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هدف</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ایجاد</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فاصله</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فضایی</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مناسب</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میان</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نواحی</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مختلف</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پروتئین</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چنداپی‌توپی</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انجام</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شد</w:delText>
        </w:r>
        <w:r w:rsidRPr="009A0B6F" w:rsidDel="009A0B6F">
          <w:rPr>
            <w:rFonts w:ascii="Times New Roman" w:hAnsi="Times New Roman" w:cs="B Nazanin"/>
            <w:sz w:val="24"/>
            <w:szCs w:val="28"/>
            <w:rtl/>
          </w:rPr>
          <w:delText xml:space="preserve"> </w:delText>
        </w:r>
        <w:r w:rsidRPr="009A0B6F" w:rsidDel="009A0B6F">
          <w:rPr>
            <w:rFonts w:ascii="Times New Roman" w:hAnsi="Times New Roman" w:cs="B Nazanin" w:hint="cs"/>
            <w:sz w:val="24"/>
            <w:szCs w:val="28"/>
            <w:rtl/>
          </w:rPr>
          <w:delText>تا</w:delText>
        </w:r>
      </w:del>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ضمن</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جلوگیری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از</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تداخل</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و</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ادغام</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فضایی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اجزا</w:t>
      </w:r>
      <w:ins w:id="1470" w:author="SALMANIAN MOHAMMADHASSAN" w:date="2026-09-05T23:06:00Z">
        <w:r w:rsidR="00E37E54" w:rsidRPr="009A0B6F">
          <w:rPr>
            <w:rFonts w:ascii="Times New Roman" w:hAnsi="Times New Roman" w:cs="B Nazanin" w:hint="cs"/>
            <w:sz w:val="24"/>
            <w:szCs w:val="28"/>
            <w:rtl/>
          </w:rPr>
          <w:t>ء</w:t>
        </w:r>
        <w:r w:rsidR="00E37E54" w:rsidRPr="009A0B6F">
          <w:rPr>
            <w:rFonts w:ascii="Times New Roman" w:hAnsi="Times New Roman" w:cs="B Nazanin"/>
            <w:sz w:val="24"/>
            <w:szCs w:val="28"/>
            <w:rtl/>
          </w:rPr>
          <w:t xml:space="preserve"> </w:t>
        </w:r>
      </w:ins>
      <w:r w:rsidRPr="009A0B6F">
        <w:rPr>
          <w:rFonts w:ascii="Times New Roman" w:hAnsi="Times New Roman" w:cs="B Nazanin" w:hint="cs"/>
          <w:sz w:val="24"/>
          <w:szCs w:val="28"/>
          <w:rtl/>
        </w:rPr>
        <w:t>،</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استقلال</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ساختاری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هر</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بخش</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حفظ</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شود</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نتایج</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حاصل</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از</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مدل‌سازی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سه‌بعدی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در</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این</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مطالعه</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نیز</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این</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انتخاب</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را</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تأیید</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می‌کند،</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به‌طوری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که</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اپی‌توپ‌ها</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در</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ساختار</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نهایی،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دسترسی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مناسبی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برای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شناسایی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توسط</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سیستم</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ایمنی</w:t>
      </w:r>
      <w:r w:rsidRPr="009A0B6F">
        <w:rPr>
          <w:rFonts w:ascii="Times New Roman" w:hAnsi="Times New Roman" w:cs="B Nazanin"/>
          <w:sz w:val="24"/>
          <w:szCs w:val="28"/>
          <w:rtl/>
        </w:rPr>
        <w:t xml:space="preserve"> </w:t>
      </w:r>
      <w:r w:rsidRPr="009A0B6F">
        <w:rPr>
          <w:rFonts w:ascii="Times New Roman" w:hAnsi="Times New Roman" w:cs="B Nazanin" w:hint="cs"/>
          <w:sz w:val="24"/>
          <w:szCs w:val="28"/>
          <w:rtl/>
        </w:rPr>
        <w:t>دارند</w:t>
      </w:r>
      <w:r w:rsidRPr="009A0B6F">
        <w:rPr>
          <w:rFonts w:ascii="Times New Roman" w:hAnsi="Times New Roman" w:cs="B Nazanin"/>
          <w:sz w:val="24"/>
          <w:szCs w:val="28"/>
          <w:rtl/>
        </w:rPr>
        <w:t xml:space="preserve">. </w:t>
      </w:r>
    </w:p>
    <w:p w14:paraId="5F7ED183" w14:textId="76935D0B" w:rsidR="001F056E" w:rsidRPr="006861C4" w:rsidDel="000B2ABE" w:rsidRDefault="001F056E">
      <w:pPr>
        <w:spacing w:line="360" w:lineRule="auto"/>
        <w:jc w:val="both"/>
        <w:rPr>
          <w:del w:id="1471" w:author="Lenovo" w:date="2026-09-23T00:27:00Z"/>
          <w:rFonts w:ascii="Times New Roman" w:hAnsi="Times New Roman" w:cs="B Nazanin"/>
          <w:sz w:val="24"/>
          <w:szCs w:val="28"/>
          <w:rtl/>
        </w:rPr>
        <w:pPrChange w:id="1472" w:author="Lenovo" w:date="2026-09-23T00:27:00Z">
          <w:pPr>
            <w:spacing w:line="360" w:lineRule="auto"/>
            <w:jc w:val="both"/>
          </w:pPr>
        </w:pPrChange>
      </w:pPr>
      <w:r w:rsidRPr="006861C4">
        <w:rPr>
          <w:rFonts w:ascii="Times New Roman" w:hAnsi="Times New Roman" w:cs="B Nazanin" w:hint="cs"/>
          <w:sz w:val="24"/>
          <w:szCs w:val="28"/>
          <w:rtl/>
        </w:rPr>
        <w:t>در</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بسیاری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از</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مطالعات</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مرتبط</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با</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واکسن‌های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زیرواحدی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علیه</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ویروس</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نیل</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غربی،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از</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ادجوانت‌های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کلاسیک</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نظیر</w:t>
      </w:r>
      <w:ins w:id="1473" w:author="SALMANIAN MOHAMMADHASSAN" w:date="2026-09-05T23:08:00Z">
        <w:r w:rsidR="003A47CE" w:rsidRPr="006861C4">
          <w:rPr>
            <w:rFonts w:ascii="Times New Roman" w:hAnsi="Times New Roman" w:cs="B Nazanin"/>
            <w:sz w:val="24"/>
            <w:szCs w:val="28"/>
            <w:rtl/>
          </w:rPr>
          <w:t xml:space="preserve"> ه</w:t>
        </w:r>
        <w:r w:rsidR="003A47CE" w:rsidRPr="006861C4">
          <w:rPr>
            <w:rFonts w:ascii="Times New Roman" w:hAnsi="Times New Roman" w:cs="B Nazanin" w:hint="cs"/>
            <w:sz w:val="24"/>
            <w:szCs w:val="28"/>
            <w:rtl/>
          </w:rPr>
          <w:t>یروکسید</w:t>
        </w:r>
        <w:r w:rsidR="003A47CE" w:rsidRPr="006861C4">
          <w:rPr>
            <w:rFonts w:ascii="Times New Roman" w:hAnsi="Times New Roman" w:cs="B Nazanin"/>
            <w:sz w:val="24"/>
            <w:szCs w:val="28"/>
            <w:rtl/>
          </w:rPr>
          <w:t xml:space="preserve"> آلوم</w:t>
        </w:r>
        <w:r w:rsidR="003A47CE" w:rsidRPr="006861C4">
          <w:rPr>
            <w:rFonts w:ascii="Times New Roman" w:hAnsi="Times New Roman" w:cs="B Nazanin" w:hint="cs"/>
            <w:sz w:val="24"/>
            <w:szCs w:val="28"/>
            <w:rtl/>
          </w:rPr>
          <w:t>ینیوم</w:t>
        </w:r>
        <w:r w:rsidR="003A47CE" w:rsidRPr="006861C4">
          <w:rPr>
            <w:rFonts w:ascii="Times New Roman" w:hAnsi="Times New Roman" w:cs="B Nazanin"/>
            <w:sz w:val="24"/>
            <w:szCs w:val="28"/>
            <w:rtl/>
          </w:rPr>
          <w:t xml:space="preserve"> </w:t>
        </w:r>
      </w:ins>
      <w:ins w:id="1474" w:author="SALMANIAN MOHAMMADHASSAN" w:date="2026-09-05T23:09:00Z">
        <w:r w:rsidR="00920946" w:rsidRPr="006861C4">
          <w:rPr>
            <w:rFonts w:ascii="Times New Roman" w:hAnsi="Times New Roman" w:cs="B Nazanin"/>
            <w:sz w:val="24"/>
            <w:szCs w:val="28"/>
            <w:rtl/>
          </w:rPr>
          <w:t>(</w:t>
        </w:r>
      </w:ins>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آلوم</w:t>
      </w:r>
      <w:ins w:id="1475" w:author="SALMANIAN MOHAMMADHASSAN" w:date="2026-09-05T23:09:00Z">
        <w:r w:rsidR="00920946" w:rsidRPr="006861C4">
          <w:rPr>
            <w:rFonts w:ascii="Times New Roman" w:hAnsi="Times New Roman" w:cs="B Nazanin"/>
            <w:sz w:val="24"/>
            <w:szCs w:val="28"/>
            <w:rtl/>
          </w:rPr>
          <w:t xml:space="preserve">) </w:t>
        </w:r>
      </w:ins>
      <w:r w:rsidRPr="006861C4">
        <w:rPr>
          <w:rFonts w:ascii="Times New Roman" w:hAnsi="Times New Roman" w:cs="B Nazanin" w:hint="cs"/>
          <w:sz w:val="24"/>
          <w:szCs w:val="28"/>
          <w:rtl/>
        </w:rPr>
        <w:t>،</w:t>
      </w:r>
      <w:r w:rsidRPr="006861C4">
        <w:rPr>
          <w:rFonts w:ascii="Times New Roman" w:hAnsi="Times New Roman" w:cs="B Nazanin"/>
          <w:sz w:val="24"/>
          <w:szCs w:val="28"/>
          <w:rtl/>
        </w:rPr>
        <w:t xml:space="preserve"> </w:t>
      </w:r>
      <w:ins w:id="1476" w:author="SALMANIAN MOHAMMADHASSAN" w:date="2026-09-05T23:09:00Z">
        <w:r w:rsidR="00920946" w:rsidRPr="006861C4">
          <w:rPr>
            <w:rFonts w:ascii="Times New Roman" w:hAnsi="Times New Roman" w:cs="B Nazanin" w:hint="cs"/>
            <w:sz w:val="24"/>
            <w:szCs w:val="28"/>
            <w:rtl/>
          </w:rPr>
          <w:t>ادجوانت</w:t>
        </w:r>
        <w:r w:rsidR="00920946" w:rsidRPr="006861C4">
          <w:rPr>
            <w:rFonts w:ascii="Times New Roman" w:hAnsi="Times New Roman" w:cs="B Nazanin"/>
            <w:sz w:val="24"/>
            <w:szCs w:val="28"/>
            <w:rtl/>
          </w:rPr>
          <w:t xml:space="preserve"> ها</w:t>
        </w:r>
        <w:r w:rsidR="00920946" w:rsidRPr="006861C4">
          <w:rPr>
            <w:rFonts w:ascii="Times New Roman" w:hAnsi="Times New Roman" w:cs="B Nazanin" w:hint="cs"/>
            <w:sz w:val="24"/>
            <w:szCs w:val="28"/>
            <w:rtl/>
          </w:rPr>
          <w:t>ی</w:t>
        </w:r>
        <w:r w:rsidR="00920946" w:rsidRPr="006861C4">
          <w:rPr>
            <w:rFonts w:ascii="Times New Roman" w:hAnsi="Times New Roman" w:cs="B Nazanin"/>
            <w:sz w:val="24"/>
            <w:szCs w:val="28"/>
            <w:rtl/>
          </w:rPr>
          <w:t xml:space="preserve"> کامل </w:t>
        </w:r>
        <w:r w:rsidR="00920946" w:rsidRPr="006861C4">
          <w:rPr>
            <w:rFonts w:ascii="Times New Roman" w:hAnsi="Times New Roman" w:cs="B Nazanin" w:hint="cs"/>
            <w:sz w:val="24"/>
            <w:szCs w:val="28"/>
            <w:rtl/>
          </w:rPr>
          <w:t>یا</w:t>
        </w:r>
        <w:r w:rsidR="00920946" w:rsidRPr="006861C4">
          <w:rPr>
            <w:rFonts w:ascii="Times New Roman" w:hAnsi="Times New Roman" w:cs="B Nazanin"/>
            <w:sz w:val="24"/>
            <w:szCs w:val="28"/>
            <w:rtl/>
          </w:rPr>
          <w:t xml:space="preserve"> ناقص </w:t>
        </w:r>
      </w:ins>
      <w:r w:rsidRPr="006861C4">
        <w:rPr>
          <w:rFonts w:ascii="Times New Roman" w:hAnsi="Times New Roman" w:cs="B Nazanin" w:hint="cs"/>
          <w:sz w:val="24"/>
          <w:szCs w:val="28"/>
          <w:rtl/>
        </w:rPr>
        <w:t>فروند</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یا</w:t>
      </w:r>
      <w:r w:rsidRPr="006861C4">
        <w:rPr>
          <w:rFonts w:ascii="Times New Roman" w:hAnsi="Times New Roman" w:cs="B Nazanin"/>
          <w:sz w:val="24"/>
          <w:szCs w:val="28"/>
          <w:rtl/>
        </w:rPr>
        <w:t xml:space="preserve"> </w:t>
      </w:r>
      <w:r w:rsidRPr="006861C4">
        <w:rPr>
          <w:rStyle w:val="FootnoteReference"/>
          <w:rFonts w:ascii="Times New Roman" w:hAnsi="Times New Roman" w:cs="B Nazanin"/>
          <w:sz w:val="24"/>
          <w:szCs w:val="28"/>
        </w:rPr>
        <w:footnoteReference w:id="4"/>
      </w:r>
      <w:r w:rsidRPr="006861C4">
        <w:rPr>
          <w:rFonts w:ascii="Times New Roman" w:hAnsi="Times New Roman" w:cs="B Nazanin"/>
          <w:sz w:val="24"/>
          <w:szCs w:val="28"/>
        </w:rPr>
        <w:t>MPL</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استفاده</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شده</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است؛</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ادجوانت‌هایی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که</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عمدتاً</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موجب</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تقویت</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پاسخ‌های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ایمنی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سیستمی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می‌شوند</w:t>
      </w:r>
      <w:r w:rsidRPr="006861C4">
        <w:rPr>
          <w:rFonts w:ascii="Times New Roman" w:hAnsi="Times New Roman" w:cs="B Nazanin"/>
          <w:sz w:val="24"/>
          <w:szCs w:val="28"/>
          <w:rtl/>
          <w:rPrChange w:id="1477" w:author="Lenovo" w:date="2026-09-23T00:35:00Z">
            <w:rPr>
              <w:rFonts w:ascii="Times New Roman" w:hAnsi="Times New Roman" w:cs="B Nazanin"/>
              <w:sz w:val="24"/>
              <w:szCs w:val="28"/>
              <w:rtl/>
            </w:rPr>
          </w:rPrChange>
        </w:rPr>
        <w:fldChar w:fldCharType="begin">
          <w:fldData xml:space="preserve">PEVuZE5vdGU+PENpdGU+PEF1dGhvcj5CYWlsZXk8L0F1dGhvcj48WWVhcj4yMDE5PC9ZZWFyPjxS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</w:fldData>
        </w:fldChar>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Pr>
        <w:instrText>ADDIN EN.CITE</w:instrText>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tl/>
          <w:rPrChange w:id="1478" w:author="Lenovo" w:date="2026-09-23T00:35:00Z">
            <w:rPr>
              <w:rFonts w:ascii="Times New Roman" w:hAnsi="Times New Roman" w:cs="B Nazanin"/>
              <w:sz w:val="24"/>
              <w:szCs w:val="28"/>
              <w:rtl/>
            </w:rPr>
          </w:rPrChange>
        </w:rPr>
        <w:fldChar w:fldCharType="begin">
          <w:fldData xml:space="preserve">PEVuZE5vdGU+PENpdGU+PEF1dGhvcj5CYWlsZXk8L0F1dGhvcj48WWVhcj4yMDE5PC9ZZWFyPjxS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</w:fldData>
        </w:fldChar>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Pr>
        <w:instrText>ADDIN EN.CITE.DATA</w:instrText>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tl/>
          <w:rPrChange w:id="1479" w:author="Lenovo" w:date="2026-09-23T00:35:00Z">
            <w:rPr>
              <w:rFonts w:ascii="Times New Roman" w:hAnsi="Times New Roman" w:cs="B Nazanin"/>
              <w:sz w:val="24"/>
              <w:szCs w:val="28"/>
              <w:rtl/>
            </w:rPr>
          </w:rPrChange>
        </w:rPr>
      </w:r>
      <w:r w:rsidRPr="006861C4">
        <w:rPr>
          <w:rFonts w:ascii="Times New Roman" w:hAnsi="Times New Roman" w:cs="B Nazanin"/>
          <w:sz w:val="24"/>
          <w:szCs w:val="28"/>
          <w:rtl/>
          <w:rPrChange w:id="1480" w:author="Lenovo" w:date="2026-09-23T00:35:00Z">
            <w:rPr>
              <w:rFonts w:ascii="Times New Roman" w:hAnsi="Times New Roman" w:cs="B Nazanin"/>
              <w:sz w:val="24"/>
              <w:szCs w:val="28"/>
              <w:rtl/>
            </w:rPr>
          </w:rPrChange>
        </w:rPr>
        <w:fldChar w:fldCharType="end"/>
      </w:r>
      <w:r w:rsidRPr="006861C4">
        <w:rPr>
          <w:rFonts w:ascii="Times New Roman" w:hAnsi="Times New Roman" w:cs="B Nazanin"/>
          <w:sz w:val="24"/>
          <w:szCs w:val="28"/>
          <w:rtl/>
          <w:rPrChange w:id="1481" w:author="Lenovo" w:date="2026-09-23T00:35:00Z">
            <w:rPr>
              <w:rFonts w:ascii="Times New Roman" w:hAnsi="Times New Roman" w:cs="B Nazanin"/>
              <w:sz w:val="24"/>
              <w:szCs w:val="28"/>
              <w:rtl/>
            </w:rPr>
          </w:rPrChange>
        </w:rPr>
      </w:r>
      <w:r w:rsidRPr="006861C4">
        <w:rPr>
          <w:rFonts w:ascii="Times New Roman" w:hAnsi="Times New Roman" w:cs="B Nazanin"/>
          <w:sz w:val="24"/>
          <w:szCs w:val="28"/>
          <w:rtl/>
          <w:rPrChange w:id="1482" w:author="Lenovo" w:date="2026-09-23T00:35:00Z">
            <w:rPr>
              <w:rFonts w:ascii="Times New Roman" w:hAnsi="Times New Roman" w:cs="B Nazanin"/>
              <w:sz w:val="24"/>
              <w:szCs w:val="28"/>
              <w:rtl/>
            </w:rPr>
          </w:rPrChange>
        </w:rPr>
        <w:fldChar w:fldCharType="separate"/>
      </w:r>
      <w:r w:rsidRPr="006861C4">
        <w:rPr>
          <w:rFonts w:ascii="Times New Roman" w:hAnsi="Times New Roman" w:cs="B Nazanin"/>
          <w:noProof/>
          <w:sz w:val="24"/>
          <w:szCs w:val="28"/>
          <w:rtl/>
        </w:rPr>
        <w:t>[49, 338, 348]</w:t>
      </w:r>
      <w:r w:rsidRPr="006861C4">
        <w:rPr>
          <w:rFonts w:ascii="Times New Roman" w:hAnsi="Times New Roman" w:cs="B Nazanin"/>
          <w:sz w:val="24"/>
          <w:szCs w:val="28"/>
          <w:rtl/>
          <w:rPrChange w:id="1483" w:author="Lenovo" w:date="2026-09-23T00:35:00Z">
            <w:rPr>
              <w:rFonts w:ascii="Times New Roman" w:hAnsi="Times New Roman" w:cs="B Nazanin"/>
              <w:sz w:val="24"/>
              <w:szCs w:val="28"/>
              <w:rtl/>
            </w:rPr>
          </w:rPrChange>
        </w:rPr>
        <w:fldChar w:fldCharType="end"/>
      </w:r>
      <w:r w:rsidRPr="006861C4">
        <w:rPr>
          <w:rFonts w:ascii="Times New Roman" w:hAnsi="Times New Roman" w:cs="B Nazanin"/>
          <w:sz w:val="24"/>
          <w:szCs w:val="28"/>
          <w:rtl/>
        </w:rPr>
        <w:t xml:space="preserve">. </w:t>
      </w:r>
      <w:ins w:id="1484" w:author="Lenovo" w:date="2026-09-23T00:25:00Z">
        <w:r w:rsidR="000B2ABE" w:rsidRPr="006861C4">
          <w:rPr>
            <w:rFonts w:ascii="Times New Roman" w:hAnsi="Times New Roman" w:cs="B Nazanin"/>
            <w:sz w:val="24"/>
            <w:szCs w:val="28"/>
            <w:rtl/>
            <w:rPrChange w:id="1485" w:author="Lenovo" w:date="2026-09-23T00:35:00Z">
              <w:rPr>
                <w:rFonts w:ascii="Times New Roman" w:hAnsi="Times New Roman" w:cs="B Nazanin"/>
                <w:sz w:val="24"/>
                <w:szCs w:val="28"/>
                <w:u w:val="single"/>
                <w:rtl/>
              </w:rPr>
            </w:rPrChange>
          </w:rPr>
          <w:t>در مطالعه حاضر ن</w:t>
        </w:r>
        <w:r w:rsidR="000B2ABE" w:rsidRPr="006861C4">
          <w:rPr>
            <w:rFonts w:ascii="Times New Roman" w:hAnsi="Times New Roman" w:cs="B Nazanin" w:hint="cs"/>
            <w:sz w:val="24"/>
            <w:szCs w:val="28"/>
            <w:rtl/>
            <w:rPrChange w:id="1486" w:author="Lenovo" w:date="2026-09-23T00:35:00Z">
              <w:rPr>
                <w:rFonts w:ascii="Times New Roman" w:hAnsi="Times New Roman" w:cs="B Nazanin" w:hint="cs"/>
                <w:sz w:val="24"/>
                <w:szCs w:val="28"/>
                <w:u w:val="single"/>
                <w:rtl/>
              </w:rPr>
            </w:rPrChange>
          </w:rPr>
          <w:t>یز</w:t>
        </w:r>
        <w:r w:rsidR="000B2ABE" w:rsidRPr="006861C4">
          <w:rPr>
            <w:rFonts w:ascii="Times New Roman" w:hAnsi="Times New Roman" w:cs="B Nazanin"/>
            <w:sz w:val="24"/>
            <w:szCs w:val="28"/>
            <w:rtl/>
            <w:rPrChange w:id="1487" w:author="Lenovo" w:date="2026-09-23T00:35:00Z">
              <w:rPr>
                <w:rFonts w:ascii="Times New Roman" w:hAnsi="Times New Roman" w:cs="B Nazanin"/>
                <w:sz w:val="24"/>
                <w:szCs w:val="28"/>
                <w:u w:val="single"/>
                <w:rtl/>
              </w:rPr>
            </w:rPrChange>
          </w:rPr>
          <w:t xml:space="preserve"> مطابق با ا</w:t>
        </w:r>
        <w:r w:rsidR="000B2ABE" w:rsidRPr="006861C4">
          <w:rPr>
            <w:rFonts w:ascii="Times New Roman" w:hAnsi="Times New Roman" w:cs="B Nazanin" w:hint="cs"/>
            <w:sz w:val="24"/>
            <w:szCs w:val="28"/>
            <w:rtl/>
            <w:rPrChange w:id="1488" w:author="Lenovo" w:date="2026-09-23T00:35:00Z">
              <w:rPr>
                <w:rFonts w:ascii="Times New Roman" w:hAnsi="Times New Roman" w:cs="B Nazanin" w:hint="cs"/>
                <w:sz w:val="24"/>
                <w:szCs w:val="28"/>
                <w:u w:val="single"/>
                <w:rtl/>
              </w:rPr>
            </w:rPrChange>
          </w:rPr>
          <w:t>ین</w:t>
        </w:r>
        <w:r w:rsidR="000B2ABE" w:rsidRPr="006861C4">
          <w:rPr>
            <w:rFonts w:ascii="Times New Roman" w:hAnsi="Times New Roman" w:cs="B Nazanin"/>
            <w:sz w:val="24"/>
            <w:szCs w:val="28"/>
            <w:rtl/>
            <w:rPrChange w:id="1489" w:author="Lenovo" w:date="2026-09-23T00:35:00Z">
              <w:rPr>
                <w:rFonts w:ascii="Times New Roman" w:hAnsi="Times New Roman" w:cs="B Nazanin"/>
                <w:sz w:val="24"/>
                <w:szCs w:val="28"/>
                <w:u w:val="single"/>
                <w:rtl/>
              </w:rPr>
            </w:rPrChange>
          </w:rPr>
          <w:t xml:space="preserve"> رو</w:t>
        </w:r>
        <w:r w:rsidR="000B2ABE" w:rsidRPr="006861C4">
          <w:rPr>
            <w:rFonts w:ascii="Times New Roman" w:hAnsi="Times New Roman" w:cs="B Nazanin" w:hint="cs"/>
            <w:sz w:val="24"/>
            <w:szCs w:val="28"/>
            <w:rtl/>
            <w:rPrChange w:id="1490" w:author="Lenovo" w:date="2026-09-23T00:35:00Z">
              <w:rPr>
                <w:rFonts w:ascii="Times New Roman" w:hAnsi="Times New Roman" w:cs="B Nazanin" w:hint="cs"/>
                <w:sz w:val="24"/>
                <w:szCs w:val="28"/>
                <w:u w:val="single"/>
                <w:rtl/>
              </w:rPr>
            </w:rPrChange>
          </w:rPr>
          <w:t>یکردهای</w:t>
        </w:r>
        <w:r w:rsidR="000B2ABE" w:rsidRPr="006861C4">
          <w:rPr>
            <w:rFonts w:ascii="Times New Roman" w:hAnsi="Times New Roman" w:cs="B Nazanin"/>
            <w:sz w:val="24"/>
            <w:szCs w:val="28"/>
            <w:rtl/>
            <w:rPrChange w:id="1491" w:author="Lenovo" w:date="2026-09-23T00:35:00Z">
              <w:rPr>
                <w:rFonts w:ascii="Times New Roman" w:hAnsi="Times New Roman" w:cs="B Nazanin"/>
                <w:sz w:val="24"/>
                <w:szCs w:val="28"/>
                <w:u w:val="single"/>
                <w:rtl/>
              </w:rPr>
            </w:rPrChange>
          </w:rPr>
          <w:t xml:space="preserve"> متداول، در استراتژ</w:t>
        </w:r>
        <w:r w:rsidR="000B2ABE" w:rsidRPr="006861C4">
          <w:rPr>
            <w:rFonts w:ascii="Times New Roman" w:hAnsi="Times New Roman" w:cs="B Nazanin" w:hint="cs"/>
            <w:sz w:val="24"/>
            <w:szCs w:val="28"/>
            <w:rtl/>
            <w:rPrChange w:id="1492"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tl/>
            <w:rPrChange w:id="1493" w:author="Lenovo" w:date="2026-09-23T00:35:00Z">
              <w:rPr>
                <w:rFonts w:ascii="Times New Roman" w:hAnsi="Times New Roman" w:cs="B Nazanin"/>
                <w:sz w:val="24"/>
                <w:szCs w:val="28"/>
                <w:u w:val="single"/>
                <w:rtl/>
              </w:rPr>
            </w:rPrChange>
          </w:rPr>
          <w:t xml:space="preserve"> ورود آنت</w:t>
        </w:r>
        <w:r w:rsidR="000B2ABE" w:rsidRPr="006861C4">
          <w:rPr>
            <w:rFonts w:ascii="Times New Roman" w:hAnsi="Times New Roman" w:cs="B Nazanin" w:hint="cs"/>
            <w:sz w:val="24"/>
            <w:szCs w:val="28"/>
            <w:rtl/>
            <w:rPrChange w:id="1494" w:author="Lenovo" w:date="2026-09-23T00:35:00Z">
              <w:rPr>
                <w:rFonts w:ascii="Times New Roman" w:hAnsi="Times New Roman" w:cs="B Nazanin" w:hint="cs"/>
                <w:sz w:val="24"/>
                <w:szCs w:val="28"/>
                <w:u w:val="single"/>
                <w:rtl/>
              </w:rPr>
            </w:rPrChange>
          </w:rPr>
          <w:t>ی‌ژن</w:t>
        </w:r>
        <w:r w:rsidR="000B2ABE" w:rsidRPr="006861C4">
          <w:rPr>
            <w:rFonts w:ascii="Times New Roman" w:hAnsi="Times New Roman" w:cs="B Nazanin"/>
            <w:sz w:val="24"/>
            <w:szCs w:val="28"/>
            <w:rtl/>
            <w:rPrChange w:id="1495" w:author="Lenovo" w:date="2026-09-23T00:35:00Z">
              <w:rPr>
                <w:rFonts w:ascii="Times New Roman" w:hAnsi="Times New Roman" w:cs="B Nazanin"/>
                <w:sz w:val="24"/>
                <w:szCs w:val="28"/>
                <w:u w:val="single"/>
                <w:rtl/>
              </w:rPr>
            </w:rPrChange>
          </w:rPr>
          <w:t xml:space="preserve"> از طر</w:t>
        </w:r>
        <w:r w:rsidR="000B2ABE" w:rsidRPr="006861C4">
          <w:rPr>
            <w:rFonts w:ascii="Times New Roman" w:hAnsi="Times New Roman" w:cs="B Nazanin" w:hint="cs"/>
            <w:sz w:val="24"/>
            <w:szCs w:val="28"/>
            <w:rtl/>
            <w:rPrChange w:id="1496" w:author="Lenovo" w:date="2026-09-23T00:35:00Z">
              <w:rPr>
                <w:rFonts w:ascii="Times New Roman" w:hAnsi="Times New Roman" w:cs="B Nazanin" w:hint="cs"/>
                <w:sz w:val="24"/>
                <w:szCs w:val="28"/>
                <w:u w:val="single"/>
                <w:rtl/>
              </w:rPr>
            </w:rPrChange>
          </w:rPr>
          <w:t>یق</w:t>
        </w:r>
        <w:r w:rsidR="000B2ABE" w:rsidRPr="006861C4">
          <w:rPr>
            <w:rFonts w:ascii="Times New Roman" w:hAnsi="Times New Roman" w:cs="B Nazanin"/>
            <w:sz w:val="24"/>
            <w:szCs w:val="28"/>
            <w:rtl/>
            <w:rPrChange w:id="1497" w:author="Lenovo" w:date="2026-09-23T00:35:00Z">
              <w:rPr>
                <w:rFonts w:ascii="Times New Roman" w:hAnsi="Times New Roman" w:cs="B Nazanin"/>
                <w:sz w:val="24"/>
                <w:szCs w:val="28"/>
                <w:u w:val="single"/>
                <w:rtl/>
              </w:rPr>
            </w:rPrChange>
          </w:rPr>
          <w:t xml:space="preserve"> تزر</w:t>
        </w:r>
        <w:r w:rsidR="000B2ABE" w:rsidRPr="006861C4">
          <w:rPr>
            <w:rFonts w:ascii="Times New Roman" w:hAnsi="Times New Roman" w:cs="B Nazanin" w:hint="cs"/>
            <w:sz w:val="24"/>
            <w:szCs w:val="28"/>
            <w:rtl/>
            <w:rPrChange w:id="1498" w:author="Lenovo" w:date="2026-09-23T00:35:00Z">
              <w:rPr>
                <w:rFonts w:ascii="Times New Roman" w:hAnsi="Times New Roman" w:cs="B Nazanin" w:hint="cs"/>
                <w:sz w:val="24"/>
                <w:szCs w:val="28"/>
                <w:u w:val="single"/>
                <w:rtl/>
              </w:rPr>
            </w:rPrChange>
          </w:rPr>
          <w:t>یقی</w:t>
        </w:r>
        <w:r w:rsidR="000B2ABE" w:rsidRPr="006861C4">
          <w:rPr>
            <w:rFonts w:ascii="Times New Roman" w:hAnsi="Times New Roman" w:cs="B Nazanin"/>
            <w:sz w:val="24"/>
            <w:szCs w:val="28"/>
            <w:rtl/>
            <w:rPrChange w:id="1499" w:author="Lenovo" w:date="2026-09-23T00:35:00Z">
              <w:rPr>
                <w:rFonts w:ascii="Times New Roman" w:hAnsi="Times New Roman" w:cs="B Nazanin"/>
                <w:sz w:val="24"/>
                <w:szCs w:val="28"/>
                <w:u w:val="single"/>
                <w:rtl/>
              </w:rPr>
            </w:rPrChange>
          </w:rPr>
          <w:t xml:space="preserve"> از ادجوانت فروند استفاده گرد</w:t>
        </w:r>
        <w:r w:rsidR="000B2ABE" w:rsidRPr="006861C4">
          <w:rPr>
            <w:rFonts w:ascii="Times New Roman" w:hAnsi="Times New Roman" w:cs="B Nazanin" w:hint="cs"/>
            <w:sz w:val="24"/>
            <w:szCs w:val="28"/>
            <w:rtl/>
            <w:rPrChange w:id="1500" w:author="Lenovo" w:date="2026-09-23T00:35:00Z">
              <w:rPr>
                <w:rFonts w:ascii="Times New Roman" w:hAnsi="Times New Roman" w:cs="B Nazanin" w:hint="cs"/>
                <w:sz w:val="24"/>
                <w:szCs w:val="28"/>
                <w:u w:val="single"/>
                <w:rtl/>
              </w:rPr>
            </w:rPrChange>
          </w:rPr>
          <w:t>ید</w:t>
        </w:r>
        <w:r w:rsidR="000B2ABE" w:rsidRPr="006861C4">
          <w:rPr>
            <w:rFonts w:ascii="Times New Roman" w:hAnsi="Times New Roman" w:cs="B Nazanin"/>
            <w:sz w:val="24"/>
            <w:szCs w:val="28"/>
            <w:rtl/>
            <w:rPrChange w:id="150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02" w:author="Lenovo" w:date="2026-09-23T00:35:00Z">
              <w:rPr>
                <w:rFonts w:ascii="Times New Roman" w:hAnsi="Times New Roman" w:cs="B Nazanin" w:hint="cs"/>
                <w:sz w:val="24"/>
                <w:szCs w:val="28"/>
                <w:u w:val="single"/>
                <w:rtl/>
              </w:rPr>
            </w:rPrChange>
          </w:rPr>
          <w:t>با</w:t>
        </w:r>
        <w:r w:rsidR="000B2ABE" w:rsidRPr="006861C4">
          <w:rPr>
            <w:rFonts w:ascii="Times New Roman" w:hAnsi="Times New Roman" w:cs="B Nazanin"/>
            <w:sz w:val="24"/>
            <w:szCs w:val="28"/>
            <w:rtl/>
            <w:rPrChange w:id="1503"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04" w:author="Lenovo" w:date="2026-09-23T00:35:00Z">
              <w:rPr>
                <w:rFonts w:ascii="Times New Roman" w:hAnsi="Times New Roman" w:cs="B Nazanin" w:hint="cs"/>
                <w:sz w:val="24"/>
                <w:szCs w:val="28"/>
                <w:u w:val="single"/>
                <w:rtl/>
              </w:rPr>
            </w:rPrChange>
          </w:rPr>
          <w:t>این</w:t>
        </w:r>
        <w:r w:rsidR="000B2ABE" w:rsidRPr="006861C4">
          <w:rPr>
            <w:rFonts w:ascii="Times New Roman" w:hAnsi="Times New Roman" w:cs="B Nazanin"/>
            <w:sz w:val="24"/>
            <w:szCs w:val="28"/>
            <w:rtl/>
            <w:rPrChange w:id="1505"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06" w:author="Lenovo" w:date="2026-09-23T00:35:00Z">
              <w:rPr>
                <w:rFonts w:ascii="Times New Roman" w:hAnsi="Times New Roman" w:cs="B Nazanin" w:hint="cs"/>
                <w:sz w:val="24"/>
                <w:szCs w:val="28"/>
                <w:u w:val="single"/>
                <w:rtl/>
              </w:rPr>
            </w:rPrChange>
          </w:rPr>
          <w:t>حال،</w:t>
        </w:r>
        <w:r w:rsidR="000B2ABE" w:rsidRPr="006861C4">
          <w:rPr>
            <w:rFonts w:ascii="Times New Roman" w:hAnsi="Times New Roman" w:cs="B Nazanin"/>
            <w:sz w:val="24"/>
            <w:szCs w:val="28"/>
            <w:rtl/>
            <w:rPrChange w:id="1507"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08" w:author="Lenovo" w:date="2026-09-23T00:35:00Z">
              <w:rPr>
                <w:rFonts w:ascii="Times New Roman" w:hAnsi="Times New Roman" w:cs="B Nazanin" w:hint="cs"/>
                <w:sz w:val="24"/>
                <w:szCs w:val="28"/>
                <w:u w:val="single"/>
                <w:rtl/>
              </w:rPr>
            </w:rPrChange>
          </w:rPr>
          <w:t>با</w:t>
        </w:r>
        <w:r w:rsidR="000B2ABE" w:rsidRPr="006861C4">
          <w:rPr>
            <w:rFonts w:ascii="Times New Roman" w:hAnsi="Times New Roman" w:cs="B Nazanin"/>
            <w:sz w:val="24"/>
            <w:szCs w:val="28"/>
            <w:rtl/>
            <w:rPrChange w:id="1509"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10" w:author="Lenovo" w:date="2026-09-23T00:35:00Z">
              <w:rPr>
                <w:rFonts w:ascii="Times New Roman" w:hAnsi="Times New Roman" w:cs="B Nazanin" w:hint="cs"/>
                <w:sz w:val="24"/>
                <w:szCs w:val="28"/>
                <w:u w:val="single"/>
                <w:rtl/>
              </w:rPr>
            </w:rPrChange>
          </w:rPr>
          <w:t>در</w:t>
        </w:r>
        <w:r w:rsidR="000B2ABE" w:rsidRPr="006861C4">
          <w:rPr>
            <w:rFonts w:ascii="Times New Roman" w:hAnsi="Times New Roman" w:cs="B Nazanin"/>
            <w:sz w:val="24"/>
            <w:szCs w:val="28"/>
            <w:rtl/>
            <w:rPrChange w:id="151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12" w:author="Lenovo" w:date="2026-09-23T00:35:00Z">
              <w:rPr>
                <w:rFonts w:ascii="Times New Roman" w:hAnsi="Times New Roman" w:cs="B Nazanin" w:hint="cs"/>
                <w:sz w:val="24"/>
                <w:szCs w:val="28"/>
                <w:u w:val="single"/>
                <w:rtl/>
              </w:rPr>
            </w:rPrChange>
          </w:rPr>
          <w:t>نظر</w:t>
        </w:r>
        <w:r w:rsidR="000B2ABE" w:rsidRPr="006861C4">
          <w:rPr>
            <w:rFonts w:ascii="Times New Roman" w:hAnsi="Times New Roman" w:cs="B Nazanin"/>
            <w:sz w:val="24"/>
            <w:szCs w:val="28"/>
            <w:rtl/>
            <w:rPrChange w:id="1513"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14" w:author="Lenovo" w:date="2026-09-23T00:35:00Z">
              <w:rPr>
                <w:rFonts w:ascii="Times New Roman" w:hAnsi="Times New Roman" w:cs="B Nazanin" w:hint="cs"/>
                <w:sz w:val="24"/>
                <w:szCs w:val="28"/>
                <w:u w:val="single"/>
                <w:rtl/>
              </w:rPr>
            </w:rPrChange>
          </w:rPr>
          <w:t>گرفتن</w:t>
        </w:r>
        <w:r w:rsidR="000B2ABE" w:rsidRPr="006861C4">
          <w:rPr>
            <w:rFonts w:ascii="Times New Roman" w:hAnsi="Times New Roman" w:cs="B Nazanin"/>
            <w:sz w:val="24"/>
            <w:szCs w:val="28"/>
            <w:rtl/>
            <w:rPrChange w:id="1515"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16" w:author="Lenovo" w:date="2026-09-23T00:35:00Z">
              <w:rPr>
                <w:rFonts w:ascii="Times New Roman" w:hAnsi="Times New Roman" w:cs="B Nazanin" w:hint="cs"/>
                <w:sz w:val="24"/>
                <w:szCs w:val="28"/>
                <w:u w:val="single"/>
                <w:rtl/>
              </w:rPr>
            </w:rPrChange>
          </w:rPr>
          <w:t>مسیر</w:t>
        </w:r>
        <w:r w:rsidR="000B2ABE" w:rsidRPr="006861C4">
          <w:rPr>
            <w:rFonts w:ascii="Times New Roman" w:hAnsi="Times New Roman" w:cs="B Nazanin"/>
            <w:sz w:val="24"/>
            <w:szCs w:val="28"/>
            <w:rtl/>
            <w:rPrChange w:id="1517"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18" w:author="Lenovo" w:date="2026-09-23T00:35:00Z">
              <w:rPr>
                <w:rFonts w:ascii="Times New Roman" w:hAnsi="Times New Roman" w:cs="B Nazanin" w:hint="cs"/>
                <w:sz w:val="24"/>
                <w:szCs w:val="28"/>
                <w:u w:val="single"/>
                <w:rtl/>
              </w:rPr>
            </w:rPrChange>
          </w:rPr>
          <w:t>خوراکی</w:t>
        </w:r>
        <w:r w:rsidR="000B2ABE" w:rsidRPr="006861C4">
          <w:rPr>
            <w:rFonts w:ascii="Times New Roman" w:hAnsi="Times New Roman" w:cs="B Nazanin"/>
            <w:sz w:val="24"/>
            <w:szCs w:val="28"/>
            <w:rtl/>
            <w:rPrChange w:id="1519"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20" w:author="Lenovo" w:date="2026-09-23T00:35:00Z">
              <w:rPr>
                <w:rFonts w:ascii="Times New Roman" w:hAnsi="Times New Roman" w:cs="B Nazanin" w:hint="cs"/>
                <w:sz w:val="24"/>
                <w:szCs w:val="28"/>
                <w:u w:val="single"/>
                <w:rtl/>
              </w:rPr>
            </w:rPrChange>
          </w:rPr>
          <w:t>به‌عنوان</w:t>
        </w:r>
        <w:r w:rsidR="000B2ABE" w:rsidRPr="006861C4">
          <w:rPr>
            <w:rFonts w:ascii="Times New Roman" w:hAnsi="Times New Roman" w:cs="B Nazanin"/>
            <w:sz w:val="24"/>
            <w:szCs w:val="28"/>
            <w:rtl/>
            <w:rPrChange w:id="152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22" w:author="Lenovo" w:date="2026-09-23T00:35:00Z">
              <w:rPr>
                <w:rFonts w:ascii="Times New Roman" w:hAnsi="Times New Roman" w:cs="B Nazanin" w:hint="cs"/>
                <w:sz w:val="24"/>
                <w:szCs w:val="28"/>
                <w:u w:val="single"/>
                <w:rtl/>
              </w:rPr>
            </w:rPrChange>
          </w:rPr>
          <w:t>یکی</w:t>
        </w:r>
        <w:r w:rsidR="000B2ABE" w:rsidRPr="006861C4">
          <w:rPr>
            <w:rFonts w:ascii="Times New Roman" w:hAnsi="Times New Roman" w:cs="B Nazanin"/>
            <w:sz w:val="24"/>
            <w:szCs w:val="28"/>
            <w:rtl/>
            <w:rPrChange w:id="1523"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24" w:author="Lenovo" w:date="2026-09-23T00:35:00Z">
              <w:rPr>
                <w:rFonts w:ascii="Times New Roman" w:hAnsi="Times New Roman" w:cs="B Nazanin" w:hint="cs"/>
                <w:sz w:val="24"/>
                <w:szCs w:val="28"/>
                <w:u w:val="single"/>
                <w:rtl/>
              </w:rPr>
            </w:rPrChange>
          </w:rPr>
          <w:t>از</w:t>
        </w:r>
        <w:r w:rsidR="000B2ABE" w:rsidRPr="006861C4">
          <w:rPr>
            <w:rFonts w:ascii="Times New Roman" w:hAnsi="Times New Roman" w:cs="B Nazanin"/>
            <w:sz w:val="24"/>
            <w:szCs w:val="28"/>
            <w:rtl/>
            <w:rPrChange w:id="1525"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26" w:author="Lenovo" w:date="2026-09-23T00:35:00Z">
              <w:rPr>
                <w:rFonts w:ascii="Times New Roman" w:hAnsi="Times New Roman" w:cs="B Nazanin" w:hint="cs"/>
                <w:sz w:val="24"/>
                <w:szCs w:val="28"/>
                <w:u w:val="single"/>
                <w:rtl/>
              </w:rPr>
            </w:rPrChange>
          </w:rPr>
          <w:t>راهبردهای</w:t>
        </w:r>
        <w:r w:rsidR="000B2ABE" w:rsidRPr="006861C4">
          <w:rPr>
            <w:rFonts w:ascii="Times New Roman" w:hAnsi="Times New Roman" w:cs="B Nazanin"/>
            <w:sz w:val="24"/>
            <w:szCs w:val="28"/>
            <w:rtl/>
            <w:rPrChange w:id="1527"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28" w:author="Lenovo" w:date="2026-09-23T00:35:00Z">
              <w:rPr>
                <w:rFonts w:ascii="Times New Roman" w:hAnsi="Times New Roman" w:cs="B Nazanin" w:hint="cs"/>
                <w:sz w:val="24"/>
                <w:szCs w:val="28"/>
                <w:u w:val="single"/>
                <w:rtl/>
              </w:rPr>
            </w:rPrChange>
          </w:rPr>
          <w:t>اصلی</w:t>
        </w:r>
        <w:r w:rsidR="000B2ABE" w:rsidRPr="006861C4">
          <w:rPr>
            <w:rFonts w:ascii="Times New Roman" w:hAnsi="Times New Roman" w:cs="B Nazanin"/>
            <w:sz w:val="24"/>
            <w:szCs w:val="28"/>
            <w:rtl/>
            <w:rPrChange w:id="1529"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30" w:author="Lenovo" w:date="2026-09-23T00:35:00Z">
              <w:rPr>
                <w:rFonts w:ascii="Times New Roman" w:hAnsi="Times New Roman" w:cs="B Nazanin" w:hint="cs"/>
                <w:sz w:val="24"/>
                <w:szCs w:val="28"/>
                <w:u w:val="single"/>
                <w:rtl/>
              </w:rPr>
            </w:rPrChange>
          </w:rPr>
          <w:t>ایمن‌سازی،</w:t>
        </w:r>
        <w:r w:rsidR="000B2ABE" w:rsidRPr="006861C4">
          <w:rPr>
            <w:rFonts w:ascii="Times New Roman" w:hAnsi="Times New Roman" w:cs="B Nazanin"/>
            <w:sz w:val="24"/>
            <w:szCs w:val="28"/>
            <w:rtl/>
            <w:rPrChange w:id="153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32" w:author="Lenovo" w:date="2026-09-23T00:35:00Z">
              <w:rPr>
                <w:rFonts w:ascii="Times New Roman" w:hAnsi="Times New Roman" w:cs="B Nazanin" w:hint="cs"/>
                <w:sz w:val="24"/>
                <w:szCs w:val="28"/>
                <w:u w:val="single"/>
                <w:rtl/>
              </w:rPr>
            </w:rPrChange>
          </w:rPr>
          <w:t>بهره‌گیری</w:t>
        </w:r>
        <w:r w:rsidR="000B2ABE" w:rsidRPr="006861C4">
          <w:rPr>
            <w:rFonts w:ascii="Times New Roman" w:hAnsi="Times New Roman" w:cs="B Nazanin"/>
            <w:sz w:val="24"/>
            <w:szCs w:val="28"/>
            <w:rtl/>
            <w:rPrChange w:id="1533"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34" w:author="Lenovo" w:date="2026-09-23T00:35:00Z">
              <w:rPr>
                <w:rFonts w:ascii="Times New Roman" w:hAnsi="Times New Roman" w:cs="B Nazanin" w:hint="cs"/>
                <w:sz w:val="24"/>
                <w:szCs w:val="28"/>
                <w:u w:val="single"/>
                <w:rtl/>
              </w:rPr>
            </w:rPrChange>
          </w:rPr>
          <w:t>از</w:t>
        </w:r>
        <w:r w:rsidR="000B2ABE" w:rsidRPr="006861C4">
          <w:rPr>
            <w:rFonts w:ascii="Times New Roman" w:hAnsi="Times New Roman" w:cs="B Nazanin"/>
            <w:sz w:val="24"/>
            <w:szCs w:val="28"/>
            <w:rtl/>
            <w:rPrChange w:id="1535"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36" w:author="Lenovo" w:date="2026-09-23T00:35:00Z">
              <w:rPr>
                <w:rFonts w:ascii="Times New Roman" w:hAnsi="Times New Roman" w:cs="B Nazanin" w:hint="cs"/>
                <w:sz w:val="24"/>
                <w:szCs w:val="28"/>
                <w:u w:val="single"/>
                <w:rtl/>
              </w:rPr>
            </w:rPrChange>
          </w:rPr>
          <w:t>عاملی</w:t>
        </w:r>
        <w:r w:rsidR="000B2ABE" w:rsidRPr="006861C4">
          <w:rPr>
            <w:rFonts w:ascii="Times New Roman" w:hAnsi="Times New Roman" w:cs="B Nazanin"/>
            <w:sz w:val="24"/>
            <w:szCs w:val="28"/>
            <w:rtl/>
            <w:rPrChange w:id="1537"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38" w:author="Lenovo" w:date="2026-09-23T00:35:00Z">
              <w:rPr>
                <w:rFonts w:ascii="Times New Roman" w:hAnsi="Times New Roman" w:cs="B Nazanin" w:hint="cs"/>
                <w:sz w:val="24"/>
                <w:szCs w:val="28"/>
                <w:u w:val="single"/>
                <w:rtl/>
              </w:rPr>
            </w:rPrChange>
          </w:rPr>
          <w:t>که</w:t>
        </w:r>
        <w:r w:rsidR="000B2ABE" w:rsidRPr="006861C4">
          <w:rPr>
            <w:rFonts w:ascii="Times New Roman" w:hAnsi="Times New Roman" w:cs="B Nazanin"/>
            <w:sz w:val="24"/>
            <w:szCs w:val="28"/>
            <w:rtl/>
            <w:rPrChange w:id="1539"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40" w:author="Lenovo" w:date="2026-09-23T00:35:00Z">
              <w:rPr>
                <w:rFonts w:ascii="Times New Roman" w:hAnsi="Times New Roman" w:cs="B Nazanin" w:hint="cs"/>
                <w:sz w:val="24"/>
                <w:szCs w:val="28"/>
                <w:u w:val="single"/>
                <w:rtl/>
              </w:rPr>
            </w:rPrChange>
          </w:rPr>
          <w:t>قادر</w:t>
        </w:r>
        <w:r w:rsidR="000B2ABE" w:rsidRPr="006861C4">
          <w:rPr>
            <w:rFonts w:ascii="Times New Roman" w:hAnsi="Times New Roman" w:cs="B Nazanin"/>
            <w:sz w:val="24"/>
            <w:szCs w:val="28"/>
            <w:rtl/>
            <w:rPrChange w:id="154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42" w:author="Lenovo" w:date="2026-09-23T00:35:00Z">
              <w:rPr>
                <w:rFonts w:ascii="Times New Roman" w:hAnsi="Times New Roman" w:cs="B Nazanin" w:hint="cs"/>
                <w:sz w:val="24"/>
                <w:szCs w:val="28"/>
                <w:u w:val="single"/>
                <w:rtl/>
              </w:rPr>
            </w:rPrChange>
          </w:rPr>
          <w:t>به</w:t>
        </w:r>
        <w:r w:rsidR="000B2ABE" w:rsidRPr="006861C4">
          <w:rPr>
            <w:rFonts w:ascii="Times New Roman" w:hAnsi="Times New Roman" w:cs="B Nazanin"/>
            <w:sz w:val="24"/>
            <w:szCs w:val="28"/>
            <w:rtl/>
            <w:rPrChange w:id="1543"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44" w:author="Lenovo" w:date="2026-09-23T00:35:00Z">
              <w:rPr>
                <w:rFonts w:ascii="Times New Roman" w:hAnsi="Times New Roman" w:cs="B Nazanin" w:hint="cs"/>
                <w:sz w:val="24"/>
                <w:szCs w:val="28"/>
                <w:u w:val="single"/>
                <w:rtl/>
              </w:rPr>
            </w:rPrChange>
          </w:rPr>
          <w:t>تحریک</w:t>
        </w:r>
        <w:r w:rsidR="000B2ABE" w:rsidRPr="006861C4">
          <w:rPr>
            <w:rFonts w:ascii="Times New Roman" w:hAnsi="Times New Roman" w:cs="B Nazanin"/>
            <w:sz w:val="24"/>
            <w:szCs w:val="28"/>
            <w:rtl/>
            <w:rPrChange w:id="1545"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46" w:author="Lenovo" w:date="2026-09-23T00:35:00Z">
              <w:rPr>
                <w:rFonts w:ascii="Times New Roman" w:hAnsi="Times New Roman" w:cs="B Nazanin" w:hint="cs"/>
                <w:sz w:val="24"/>
                <w:szCs w:val="28"/>
                <w:u w:val="single"/>
                <w:rtl/>
              </w:rPr>
            </w:rPrChange>
          </w:rPr>
          <w:t>هم‌زمان</w:t>
        </w:r>
        <w:r w:rsidR="000B2ABE" w:rsidRPr="006861C4">
          <w:rPr>
            <w:rFonts w:ascii="Times New Roman" w:hAnsi="Times New Roman" w:cs="B Nazanin"/>
            <w:sz w:val="24"/>
            <w:szCs w:val="28"/>
            <w:rtl/>
            <w:rPrChange w:id="1547"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48" w:author="Lenovo" w:date="2026-09-23T00:35:00Z">
              <w:rPr>
                <w:rFonts w:ascii="Times New Roman" w:hAnsi="Times New Roman" w:cs="B Nazanin" w:hint="cs"/>
                <w:sz w:val="24"/>
                <w:szCs w:val="28"/>
                <w:u w:val="single"/>
                <w:rtl/>
              </w:rPr>
            </w:rPrChange>
          </w:rPr>
          <w:t>ایمنی</w:t>
        </w:r>
        <w:r w:rsidR="000B2ABE" w:rsidRPr="006861C4">
          <w:rPr>
            <w:rFonts w:ascii="Times New Roman" w:hAnsi="Times New Roman" w:cs="B Nazanin"/>
            <w:sz w:val="24"/>
            <w:szCs w:val="28"/>
            <w:rtl/>
            <w:rPrChange w:id="1549"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50" w:author="Lenovo" w:date="2026-09-23T00:35:00Z">
              <w:rPr>
                <w:rFonts w:ascii="Times New Roman" w:hAnsi="Times New Roman" w:cs="B Nazanin" w:hint="cs"/>
                <w:sz w:val="24"/>
                <w:szCs w:val="28"/>
                <w:u w:val="single"/>
                <w:rtl/>
              </w:rPr>
            </w:rPrChange>
          </w:rPr>
          <w:t>مخاطی</w:t>
        </w:r>
        <w:r w:rsidR="000B2ABE" w:rsidRPr="006861C4">
          <w:rPr>
            <w:rFonts w:ascii="Times New Roman" w:hAnsi="Times New Roman" w:cs="B Nazanin"/>
            <w:sz w:val="24"/>
            <w:szCs w:val="28"/>
            <w:rtl/>
            <w:rPrChange w:id="155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52" w:author="Lenovo" w:date="2026-09-23T00:35:00Z">
              <w:rPr>
                <w:rFonts w:ascii="Times New Roman" w:hAnsi="Times New Roman" w:cs="B Nazanin" w:hint="cs"/>
                <w:sz w:val="24"/>
                <w:szCs w:val="28"/>
                <w:u w:val="single"/>
                <w:rtl/>
              </w:rPr>
            </w:rPrChange>
          </w:rPr>
          <w:t>و</w:t>
        </w:r>
        <w:r w:rsidR="000B2ABE" w:rsidRPr="006861C4">
          <w:rPr>
            <w:rFonts w:ascii="Times New Roman" w:hAnsi="Times New Roman" w:cs="B Nazanin"/>
            <w:sz w:val="24"/>
            <w:szCs w:val="28"/>
            <w:rtl/>
            <w:rPrChange w:id="1553"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54" w:author="Lenovo" w:date="2026-09-23T00:35:00Z">
              <w:rPr>
                <w:rFonts w:ascii="Times New Roman" w:hAnsi="Times New Roman" w:cs="B Nazanin" w:hint="cs"/>
                <w:sz w:val="24"/>
                <w:szCs w:val="28"/>
                <w:u w:val="single"/>
                <w:rtl/>
              </w:rPr>
            </w:rPrChange>
          </w:rPr>
          <w:t>سیستمی</w:t>
        </w:r>
        <w:r w:rsidR="000B2ABE" w:rsidRPr="006861C4">
          <w:rPr>
            <w:rFonts w:ascii="Times New Roman" w:hAnsi="Times New Roman" w:cs="B Nazanin"/>
            <w:sz w:val="24"/>
            <w:szCs w:val="28"/>
            <w:rtl/>
            <w:rPrChange w:id="1555"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56" w:author="Lenovo" w:date="2026-09-23T00:35:00Z">
              <w:rPr>
                <w:rFonts w:ascii="Times New Roman" w:hAnsi="Times New Roman" w:cs="B Nazanin" w:hint="cs"/>
                <w:sz w:val="24"/>
                <w:szCs w:val="28"/>
                <w:u w:val="single"/>
                <w:rtl/>
              </w:rPr>
            </w:rPrChange>
          </w:rPr>
          <w:t>باشد</w:t>
        </w:r>
        <w:r w:rsidR="000B2ABE" w:rsidRPr="006861C4">
          <w:rPr>
            <w:rFonts w:ascii="Times New Roman" w:hAnsi="Times New Roman" w:cs="B Nazanin"/>
            <w:sz w:val="24"/>
            <w:szCs w:val="28"/>
            <w:rtl/>
            <w:rPrChange w:id="1557"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58" w:author="Lenovo" w:date="2026-09-23T00:35:00Z">
              <w:rPr>
                <w:rFonts w:ascii="Times New Roman" w:hAnsi="Times New Roman" w:cs="B Nazanin" w:hint="cs"/>
                <w:sz w:val="24"/>
                <w:szCs w:val="28"/>
                <w:u w:val="single"/>
                <w:rtl/>
              </w:rPr>
            </w:rPrChange>
          </w:rPr>
          <w:t>اجتناب‌ناپذیر</w:t>
        </w:r>
        <w:r w:rsidR="000B2ABE" w:rsidRPr="006861C4">
          <w:rPr>
            <w:rFonts w:ascii="Times New Roman" w:hAnsi="Times New Roman" w:cs="B Nazanin"/>
            <w:sz w:val="24"/>
            <w:szCs w:val="28"/>
            <w:rtl/>
            <w:rPrChange w:id="1559"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60" w:author="Lenovo" w:date="2026-09-23T00:35:00Z">
              <w:rPr>
                <w:rFonts w:ascii="Times New Roman" w:hAnsi="Times New Roman" w:cs="B Nazanin" w:hint="cs"/>
                <w:sz w:val="24"/>
                <w:szCs w:val="28"/>
                <w:u w:val="single"/>
                <w:rtl/>
              </w:rPr>
            </w:rPrChange>
          </w:rPr>
          <w:t>می‌نمود؛</w:t>
        </w:r>
        <w:r w:rsidR="000B2ABE" w:rsidRPr="006861C4">
          <w:rPr>
            <w:rFonts w:ascii="Times New Roman" w:hAnsi="Times New Roman" w:cs="B Nazanin"/>
            <w:sz w:val="24"/>
            <w:szCs w:val="28"/>
            <w:rtl/>
            <w:rPrChange w:id="156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62" w:author="Lenovo" w:date="2026-09-23T00:35:00Z">
              <w:rPr>
                <w:rFonts w:ascii="Times New Roman" w:hAnsi="Times New Roman" w:cs="B Nazanin" w:hint="cs"/>
                <w:sz w:val="24"/>
                <w:szCs w:val="28"/>
                <w:u w:val="single"/>
                <w:rtl/>
              </w:rPr>
            </w:rPrChange>
          </w:rPr>
          <w:t>از</w:t>
        </w:r>
        <w:r w:rsidR="000B2ABE" w:rsidRPr="006861C4">
          <w:rPr>
            <w:rFonts w:ascii="Times New Roman" w:hAnsi="Times New Roman" w:cs="B Nazanin"/>
            <w:sz w:val="24"/>
            <w:szCs w:val="28"/>
            <w:rtl/>
            <w:rPrChange w:id="1563"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64" w:author="Lenovo" w:date="2026-09-23T00:35:00Z">
              <w:rPr>
                <w:rFonts w:ascii="Times New Roman" w:hAnsi="Times New Roman" w:cs="B Nazanin" w:hint="cs"/>
                <w:sz w:val="24"/>
                <w:szCs w:val="28"/>
                <w:u w:val="single"/>
                <w:rtl/>
              </w:rPr>
            </w:rPrChange>
          </w:rPr>
          <w:t>این</w:t>
        </w:r>
        <w:r w:rsidR="000B2ABE" w:rsidRPr="006861C4">
          <w:rPr>
            <w:rFonts w:ascii="Times New Roman" w:hAnsi="Times New Roman" w:cs="B Nazanin"/>
            <w:sz w:val="24"/>
            <w:szCs w:val="28"/>
            <w:rtl/>
            <w:rPrChange w:id="1565"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66" w:author="Lenovo" w:date="2026-09-23T00:35:00Z">
              <w:rPr>
                <w:rFonts w:ascii="Times New Roman" w:hAnsi="Times New Roman" w:cs="B Nazanin" w:hint="cs"/>
                <w:sz w:val="24"/>
                <w:szCs w:val="28"/>
                <w:u w:val="single"/>
                <w:rtl/>
              </w:rPr>
            </w:rPrChange>
          </w:rPr>
          <w:t>رو،</w:t>
        </w:r>
        <w:r w:rsidR="000B2ABE" w:rsidRPr="006861C4">
          <w:rPr>
            <w:rFonts w:ascii="Times New Roman" w:hAnsi="Times New Roman" w:cs="B Nazanin"/>
            <w:sz w:val="24"/>
            <w:szCs w:val="28"/>
            <w:rtl/>
            <w:rPrChange w:id="1567"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hint="cs"/>
            <w:sz w:val="24"/>
            <w:szCs w:val="28"/>
            <w:rtl/>
            <w:rPrChange w:id="1568" w:author="Lenovo" w:date="2026-09-23T00:35:00Z">
              <w:rPr>
                <w:rFonts w:ascii="Times New Roman" w:hAnsi="Times New Roman" w:cs="B Nazanin" w:hint="cs"/>
                <w:sz w:val="24"/>
                <w:szCs w:val="28"/>
                <w:u w:val="single"/>
                <w:rtl/>
              </w:rPr>
            </w:rPrChange>
          </w:rPr>
          <w:t>زیرواحد</w:t>
        </w:r>
        <w:r w:rsidR="000B2ABE" w:rsidRPr="006861C4">
          <w:rPr>
            <w:rFonts w:ascii="Times New Roman" w:hAnsi="Times New Roman" w:cs="B Nazanin"/>
            <w:sz w:val="24"/>
            <w:szCs w:val="28"/>
            <w:rPrChange w:id="1569" w:author="Lenovo" w:date="2026-09-23T00:35:00Z">
              <w:rPr>
                <w:rFonts w:ascii="Times New Roman" w:hAnsi="Times New Roman" w:cs="B Nazanin"/>
                <w:sz w:val="24"/>
                <w:szCs w:val="28"/>
                <w:u w:val="single"/>
              </w:rPr>
            </w:rPrChange>
          </w:rPr>
          <w:t xml:space="preserve"> B </w:t>
        </w:r>
        <w:r w:rsidR="000B2ABE" w:rsidRPr="006861C4">
          <w:rPr>
            <w:rFonts w:ascii="Times New Roman" w:hAnsi="Times New Roman" w:cs="B Nazanin"/>
            <w:sz w:val="24"/>
            <w:szCs w:val="28"/>
            <w:rtl/>
            <w:rPrChange w:id="1570" w:author="Lenovo" w:date="2026-09-23T00:35:00Z">
              <w:rPr>
                <w:rFonts w:ascii="Times New Roman" w:hAnsi="Times New Roman" w:cs="B Nazanin"/>
                <w:sz w:val="24"/>
                <w:szCs w:val="28"/>
                <w:u w:val="single"/>
                <w:rtl/>
              </w:rPr>
            </w:rPrChange>
          </w:rPr>
          <w:t>سم وبا</w:t>
        </w:r>
      </w:ins>
      <w:ins w:id="1571" w:author="Lenovo" w:date="2026-09-23T00:26:00Z">
        <w:r w:rsidR="000B2ABE" w:rsidRPr="006861C4">
          <w:rPr>
            <w:rStyle w:val="FootnoteReference"/>
            <w:rFonts w:ascii="Times New Roman" w:hAnsi="Times New Roman" w:cs="B Nazanin"/>
            <w:sz w:val="24"/>
            <w:szCs w:val="28"/>
            <w:rtl/>
            <w:rPrChange w:id="1572" w:author="Lenovo" w:date="2026-09-23T00:35:00Z">
              <w:rPr>
                <w:rStyle w:val="FootnoteReference"/>
                <w:rFonts w:ascii="Times New Roman" w:hAnsi="Times New Roman" w:cs="B Nazanin"/>
                <w:sz w:val="24"/>
                <w:szCs w:val="28"/>
                <w:u w:val="single"/>
                <w:rtl/>
              </w:rPr>
            </w:rPrChange>
          </w:rPr>
          <w:footnoteReference w:id="5"/>
        </w:r>
      </w:ins>
      <w:ins w:id="1576" w:author="Lenovo" w:date="2026-09-23T00:25:00Z">
        <w:r w:rsidR="000B2ABE" w:rsidRPr="006861C4">
          <w:rPr>
            <w:rFonts w:ascii="Times New Roman" w:hAnsi="Times New Roman" w:cs="B Nazanin"/>
            <w:sz w:val="24"/>
            <w:szCs w:val="28"/>
            <w:rPrChange w:id="1577" w:author="Lenovo" w:date="2026-09-23T00:35:00Z">
              <w:rPr>
                <w:rFonts w:ascii="Times New Roman" w:hAnsi="Times New Roman" w:cs="B Nazanin"/>
                <w:sz w:val="24"/>
                <w:szCs w:val="28"/>
                <w:u w:val="single"/>
              </w:rPr>
            </w:rPrChange>
          </w:rPr>
          <w:t xml:space="preserve">(CTB) </w:t>
        </w:r>
      </w:ins>
      <w:ins w:id="1578" w:author="Lenovo" w:date="2026-09-23T00:27:00Z">
        <w:r w:rsidR="000B2ABE" w:rsidRPr="006861C4">
          <w:rPr>
            <w:rFonts w:ascii="Times New Roman" w:hAnsi="Times New Roman" w:cs="B Nazanin"/>
            <w:sz w:val="24"/>
            <w:szCs w:val="28"/>
            <w:rtl/>
            <w:rPrChange w:id="1579" w:author="Lenovo" w:date="2026-09-23T00:35:00Z">
              <w:rPr>
                <w:rFonts w:ascii="Times New Roman" w:hAnsi="Times New Roman" w:cs="B Nazanin"/>
                <w:sz w:val="24"/>
                <w:szCs w:val="28"/>
                <w:u w:val="single"/>
                <w:rtl/>
              </w:rPr>
            </w:rPrChange>
          </w:rPr>
          <w:t xml:space="preserve"> </w:t>
        </w:r>
      </w:ins>
      <w:ins w:id="1580" w:author="Lenovo" w:date="2026-09-23T00:25:00Z">
        <w:r w:rsidR="000B2ABE" w:rsidRPr="006861C4">
          <w:rPr>
            <w:rFonts w:ascii="Times New Roman" w:hAnsi="Times New Roman" w:cs="B Nazanin"/>
            <w:sz w:val="24"/>
            <w:szCs w:val="28"/>
            <w:rtl/>
            <w:rPrChange w:id="1581" w:author="Lenovo" w:date="2026-09-23T00:35:00Z">
              <w:rPr>
                <w:rFonts w:ascii="Times New Roman" w:hAnsi="Times New Roman" w:cs="B Nazanin"/>
                <w:sz w:val="24"/>
                <w:szCs w:val="28"/>
                <w:u w:val="single"/>
                <w:rtl/>
              </w:rPr>
            </w:rPrChange>
          </w:rPr>
          <w:t>در ساختار کا</w:t>
        </w:r>
        <w:r w:rsidR="000B2ABE" w:rsidRPr="006861C4">
          <w:rPr>
            <w:rFonts w:ascii="Times New Roman" w:hAnsi="Times New Roman" w:cs="B Nazanin" w:hint="cs"/>
            <w:sz w:val="24"/>
            <w:szCs w:val="28"/>
            <w:rtl/>
            <w:rPrChange w:id="1582" w:author="Lenovo" w:date="2026-09-23T00:35:00Z">
              <w:rPr>
                <w:rFonts w:ascii="Times New Roman" w:hAnsi="Times New Roman" w:cs="B Nazanin" w:hint="cs"/>
                <w:sz w:val="24"/>
                <w:szCs w:val="28"/>
                <w:u w:val="single"/>
                <w:rtl/>
              </w:rPr>
            </w:rPrChange>
          </w:rPr>
          <w:t>یمری</w:t>
        </w:r>
        <w:r w:rsidR="000B2ABE" w:rsidRPr="006861C4">
          <w:rPr>
            <w:rFonts w:ascii="Times New Roman" w:hAnsi="Times New Roman" w:cs="B Nazanin"/>
            <w:sz w:val="24"/>
            <w:szCs w:val="28"/>
            <w:rtl/>
            <w:rPrChange w:id="1583" w:author="Lenovo" w:date="2026-09-23T00:35:00Z">
              <w:rPr>
                <w:rFonts w:ascii="Times New Roman" w:hAnsi="Times New Roman" w:cs="B Nazanin"/>
                <w:sz w:val="24"/>
                <w:szCs w:val="28"/>
                <w:u w:val="single"/>
                <w:rtl/>
              </w:rPr>
            </w:rPrChange>
          </w:rPr>
          <w:t xml:space="preserve"> پروتئ</w:t>
        </w:r>
        <w:r w:rsidR="000B2ABE" w:rsidRPr="006861C4">
          <w:rPr>
            <w:rFonts w:ascii="Times New Roman" w:hAnsi="Times New Roman" w:cs="B Nazanin" w:hint="cs"/>
            <w:sz w:val="24"/>
            <w:szCs w:val="28"/>
            <w:rtl/>
            <w:rPrChange w:id="1584" w:author="Lenovo" w:date="2026-09-23T00:35:00Z">
              <w:rPr>
                <w:rFonts w:ascii="Times New Roman" w:hAnsi="Times New Roman" w:cs="B Nazanin" w:hint="cs"/>
                <w:sz w:val="24"/>
                <w:szCs w:val="28"/>
                <w:u w:val="single"/>
                <w:rtl/>
              </w:rPr>
            </w:rPrChange>
          </w:rPr>
          <w:t>ین</w:t>
        </w:r>
        <w:r w:rsidR="000B2ABE" w:rsidRPr="006861C4">
          <w:rPr>
            <w:rFonts w:ascii="Times New Roman" w:hAnsi="Times New Roman" w:cs="B Nazanin"/>
            <w:sz w:val="24"/>
            <w:szCs w:val="28"/>
            <w:rtl/>
            <w:rPrChange w:id="1585" w:author="Lenovo" w:date="2026-09-23T00:35:00Z">
              <w:rPr>
                <w:rFonts w:ascii="Times New Roman" w:hAnsi="Times New Roman" w:cs="B Nazanin"/>
                <w:sz w:val="24"/>
                <w:szCs w:val="28"/>
                <w:u w:val="single"/>
                <w:rtl/>
              </w:rPr>
            </w:rPrChange>
          </w:rPr>
          <w:t xml:space="preserve"> چنداپ</w:t>
        </w:r>
        <w:r w:rsidR="000B2ABE" w:rsidRPr="006861C4">
          <w:rPr>
            <w:rFonts w:ascii="Times New Roman" w:hAnsi="Times New Roman" w:cs="B Nazanin" w:hint="cs"/>
            <w:sz w:val="24"/>
            <w:szCs w:val="28"/>
            <w:rtl/>
            <w:rPrChange w:id="1586" w:author="Lenovo" w:date="2026-09-23T00:35:00Z">
              <w:rPr>
                <w:rFonts w:ascii="Times New Roman" w:hAnsi="Times New Roman" w:cs="B Nazanin" w:hint="cs"/>
                <w:sz w:val="24"/>
                <w:szCs w:val="28"/>
                <w:u w:val="single"/>
                <w:rtl/>
              </w:rPr>
            </w:rPrChange>
          </w:rPr>
          <w:t>ی‌توپی</w:t>
        </w:r>
        <w:r w:rsidR="000B2ABE" w:rsidRPr="006861C4">
          <w:rPr>
            <w:rFonts w:ascii="Times New Roman" w:hAnsi="Times New Roman" w:cs="B Nazanin"/>
            <w:sz w:val="24"/>
            <w:szCs w:val="28"/>
            <w:rtl/>
            <w:rPrChange w:id="1587" w:author="Lenovo" w:date="2026-09-23T00:35:00Z">
              <w:rPr>
                <w:rFonts w:ascii="Times New Roman" w:hAnsi="Times New Roman" w:cs="B Nazanin"/>
                <w:sz w:val="24"/>
                <w:szCs w:val="28"/>
                <w:u w:val="single"/>
                <w:rtl/>
              </w:rPr>
            </w:rPrChange>
          </w:rPr>
          <w:t xml:space="preserve"> طراح</w:t>
        </w:r>
        <w:r w:rsidR="000B2ABE" w:rsidRPr="006861C4">
          <w:rPr>
            <w:rFonts w:ascii="Times New Roman" w:hAnsi="Times New Roman" w:cs="B Nazanin" w:hint="cs"/>
            <w:sz w:val="24"/>
            <w:szCs w:val="28"/>
            <w:rtl/>
            <w:rPrChange w:id="1588" w:author="Lenovo" w:date="2026-09-23T00:35:00Z">
              <w:rPr>
                <w:rFonts w:ascii="Times New Roman" w:hAnsi="Times New Roman" w:cs="B Nazanin" w:hint="cs"/>
                <w:sz w:val="24"/>
                <w:szCs w:val="28"/>
                <w:u w:val="single"/>
                <w:rtl/>
              </w:rPr>
            </w:rPrChange>
          </w:rPr>
          <w:t>ی‌شده</w:t>
        </w:r>
        <w:r w:rsidR="000B2ABE" w:rsidRPr="006861C4">
          <w:rPr>
            <w:rFonts w:ascii="Times New Roman" w:hAnsi="Times New Roman" w:cs="B Nazanin"/>
            <w:sz w:val="24"/>
            <w:szCs w:val="28"/>
            <w:rtl/>
            <w:rPrChange w:id="1589" w:author="Lenovo" w:date="2026-09-23T00:35:00Z">
              <w:rPr>
                <w:rFonts w:ascii="Times New Roman" w:hAnsi="Times New Roman" w:cs="B Nazanin"/>
                <w:sz w:val="24"/>
                <w:szCs w:val="28"/>
                <w:u w:val="single"/>
                <w:rtl/>
              </w:rPr>
            </w:rPrChange>
          </w:rPr>
          <w:t xml:space="preserve"> به‌کار گرفته شد</w:t>
        </w:r>
      </w:ins>
      <w:ins w:id="1590" w:author="Lenovo" w:date="2026-09-23T00:27:00Z">
        <w:r w:rsidR="000B2ABE" w:rsidRPr="006861C4">
          <w:rPr>
            <w:rFonts w:ascii="Times New Roman" w:hAnsi="Times New Roman" w:cs="B Nazanin"/>
            <w:sz w:val="24"/>
            <w:szCs w:val="28"/>
            <w:rtl/>
            <w:rPrChange w:id="1591" w:author="Lenovo" w:date="2026-09-23T00:35:00Z">
              <w:rPr>
                <w:rFonts w:ascii="Times New Roman" w:hAnsi="Times New Roman" w:cs="B Nazanin"/>
                <w:sz w:val="24"/>
                <w:szCs w:val="28"/>
                <w:u w:val="single"/>
                <w:rtl/>
              </w:rPr>
            </w:rPrChange>
          </w:rPr>
          <w:t>. شواهد تجرب</w:t>
        </w:r>
        <w:r w:rsidR="000B2ABE" w:rsidRPr="006861C4">
          <w:rPr>
            <w:rFonts w:ascii="Times New Roman" w:hAnsi="Times New Roman" w:cs="B Nazanin" w:hint="cs"/>
            <w:sz w:val="24"/>
            <w:szCs w:val="28"/>
            <w:rtl/>
            <w:rPrChange w:id="1592"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tl/>
            <w:rPrChange w:id="1593" w:author="Lenovo" w:date="2026-09-23T00:35:00Z">
              <w:rPr>
                <w:rFonts w:ascii="Times New Roman" w:hAnsi="Times New Roman" w:cs="B Nazanin"/>
                <w:sz w:val="24"/>
                <w:szCs w:val="28"/>
                <w:u w:val="single"/>
                <w:rtl/>
              </w:rPr>
            </w:rPrChange>
          </w:rPr>
          <w:t xml:space="preserve"> بر رو</w:t>
        </w:r>
        <w:r w:rsidR="000B2ABE" w:rsidRPr="006861C4">
          <w:rPr>
            <w:rFonts w:ascii="Times New Roman" w:hAnsi="Times New Roman" w:cs="B Nazanin" w:hint="cs"/>
            <w:sz w:val="24"/>
            <w:szCs w:val="28"/>
            <w:rtl/>
            <w:rPrChange w:id="1594"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PrChange w:id="1595" w:author="Lenovo" w:date="2026-09-23T00:35:00Z">
              <w:rPr>
                <w:rFonts w:ascii="Times New Roman" w:hAnsi="Times New Roman" w:cs="B Nazanin"/>
                <w:sz w:val="24"/>
                <w:szCs w:val="28"/>
                <w:u w:val="single"/>
              </w:rPr>
            </w:rPrChange>
          </w:rPr>
          <w:t xml:space="preserve"> CTB </w:t>
        </w:r>
      </w:ins>
      <w:ins w:id="1596" w:author="Lenovo" w:date="2026-09-23T00:28:00Z">
        <w:r w:rsidR="000B2ABE" w:rsidRPr="006861C4">
          <w:rPr>
            <w:rFonts w:ascii="Times New Roman" w:hAnsi="Times New Roman" w:cs="B Nazanin"/>
            <w:sz w:val="24"/>
            <w:szCs w:val="28"/>
            <w:rtl/>
            <w:rPrChange w:id="1597" w:author="Lenovo" w:date="2026-09-23T00:35:00Z">
              <w:rPr>
                <w:rFonts w:ascii="Times New Roman" w:hAnsi="Times New Roman" w:cs="B Nazanin"/>
                <w:sz w:val="24"/>
                <w:szCs w:val="28"/>
                <w:u w:val="single"/>
                <w:rtl/>
              </w:rPr>
            </w:rPrChange>
          </w:rPr>
          <w:t xml:space="preserve"> </w:t>
        </w:r>
      </w:ins>
      <w:ins w:id="1598" w:author="Lenovo" w:date="2026-09-23T00:27:00Z">
        <w:r w:rsidR="000B2ABE" w:rsidRPr="006861C4">
          <w:rPr>
            <w:rFonts w:ascii="Times New Roman" w:hAnsi="Times New Roman" w:cs="B Nazanin"/>
            <w:sz w:val="24"/>
            <w:szCs w:val="28"/>
            <w:rtl/>
            <w:rPrChange w:id="1599" w:author="Lenovo" w:date="2026-09-23T00:35:00Z">
              <w:rPr>
                <w:rFonts w:ascii="Times New Roman" w:hAnsi="Times New Roman" w:cs="B Nazanin"/>
                <w:sz w:val="24"/>
                <w:szCs w:val="28"/>
                <w:u w:val="single"/>
                <w:rtl/>
              </w:rPr>
            </w:rPrChange>
          </w:rPr>
          <w:t>نشان داده‌اند که ا</w:t>
        </w:r>
        <w:r w:rsidR="000B2ABE" w:rsidRPr="006861C4">
          <w:rPr>
            <w:rFonts w:ascii="Times New Roman" w:hAnsi="Times New Roman" w:cs="B Nazanin" w:hint="cs"/>
            <w:sz w:val="24"/>
            <w:szCs w:val="28"/>
            <w:rtl/>
            <w:rPrChange w:id="1600" w:author="Lenovo" w:date="2026-09-23T00:35:00Z">
              <w:rPr>
                <w:rFonts w:ascii="Times New Roman" w:hAnsi="Times New Roman" w:cs="B Nazanin" w:hint="cs"/>
                <w:sz w:val="24"/>
                <w:szCs w:val="28"/>
                <w:u w:val="single"/>
                <w:rtl/>
              </w:rPr>
            </w:rPrChange>
          </w:rPr>
          <w:t>ین</w:t>
        </w:r>
        <w:r w:rsidR="000B2ABE" w:rsidRPr="006861C4">
          <w:rPr>
            <w:rFonts w:ascii="Times New Roman" w:hAnsi="Times New Roman" w:cs="B Nazanin"/>
            <w:sz w:val="24"/>
            <w:szCs w:val="28"/>
            <w:rtl/>
            <w:rPrChange w:id="1601" w:author="Lenovo" w:date="2026-09-23T00:35:00Z">
              <w:rPr>
                <w:rFonts w:ascii="Times New Roman" w:hAnsi="Times New Roman" w:cs="B Nazanin"/>
                <w:sz w:val="24"/>
                <w:szCs w:val="28"/>
                <w:u w:val="single"/>
                <w:rtl/>
              </w:rPr>
            </w:rPrChange>
          </w:rPr>
          <w:t xml:space="preserve"> پروتئ</w:t>
        </w:r>
        <w:r w:rsidR="000B2ABE" w:rsidRPr="006861C4">
          <w:rPr>
            <w:rFonts w:ascii="Times New Roman" w:hAnsi="Times New Roman" w:cs="B Nazanin" w:hint="cs"/>
            <w:sz w:val="24"/>
            <w:szCs w:val="28"/>
            <w:rtl/>
            <w:rPrChange w:id="1602" w:author="Lenovo" w:date="2026-09-23T00:35:00Z">
              <w:rPr>
                <w:rFonts w:ascii="Times New Roman" w:hAnsi="Times New Roman" w:cs="B Nazanin" w:hint="cs"/>
                <w:sz w:val="24"/>
                <w:szCs w:val="28"/>
                <w:u w:val="single"/>
                <w:rtl/>
              </w:rPr>
            </w:rPrChange>
          </w:rPr>
          <w:t>ین</w:t>
        </w:r>
        <w:r w:rsidR="000B2ABE" w:rsidRPr="006861C4">
          <w:rPr>
            <w:rFonts w:ascii="Times New Roman" w:hAnsi="Times New Roman" w:cs="B Nazanin"/>
            <w:sz w:val="24"/>
            <w:szCs w:val="28"/>
            <w:rtl/>
            <w:rPrChange w:id="1603" w:author="Lenovo" w:date="2026-09-23T00:35:00Z">
              <w:rPr>
                <w:rFonts w:ascii="Times New Roman" w:hAnsi="Times New Roman" w:cs="B Nazanin"/>
                <w:sz w:val="24"/>
                <w:szCs w:val="28"/>
                <w:u w:val="single"/>
                <w:rtl/>
              </w:rPr>
            </w:rPrChange>
          </w:rPr>
          <w:t xml:space="preserve"> از طر</w:t>
        </w:r>
        <w:r w:rsidR="000B2ABE" w:rsidRPr="006861C4">
          <w:rPr>
            <w:rFonts w:ascii="Times New Roman" w:hAnsi="Times New Roman" w:cs="B Nazanin" w:hint="cs"/>
            <w:sz w:val="24"/>
            <w:szCs w:val="28"/>
            <w:rtl/>
            <w:rPrChange w:id="1604" w:author="Lenovo" w:date="2026-09-23T00:35:00Z">
              <w:rPr>
                <w:rFonts w:ascii="Times New Roman" w:hAnsi="Times New Roman" w:cs="B Nazanin" w:hint="cs"/>
                <w:sz w:val="24"/>
                <w:szCs w:val="28"/>
                <w:u w:val="single"/>
                <w:rtl/>
              </w:rPr>
            </w:rPrChange>
          </w:rPr>
          <w:t>یق</w:t>
        </w:r>
        <w:r w:rsidR="000B2ABE" w:rsidRPr="006861C4">
          <w:rPr>
            <w:rFonts w:ascii="Times New Roman" w:hAnsi="Times New Roman" w:cs="B Nazanin"/>
            <w:sz w:val="24"/>
            <w:szCs w:val="28"/>
            <w:rtl/>
            <w:rPrChange w:id="1605" w:author="Lenovo" w:date="2026-09-23T00:35:00Z">
              <w:rPr>
                <w:rFonts w:ascii="Times New Roman" w:hAnsi="Times New Roman" w:cs="B Nazanin"/>
                <w:sz w:val="24"/>
                <w:szCs w:val="28"/>
                <w:u w:val="single"/>
                <w:rtl/>
              </w:rPr>
            </w:rPrChange>
          </w:rPr>
          <w:t xml:space="preserve"> تشک</w:t>
        </w:r>
        <w:r w:rsidR="000B2ABE" w:rsidRPr="006861C4">
          <w:rPr>
            <w:rFonts w:ascii="Times New Roman" w:hAnsi="Times New Roman" w:cs="B Nazanin" w:hint="cs"/>
            <w:sz w:val="24"/>
            <w:szCs w:val="28"/>
            <w:rtl/>
            <w:rPrChange w:id="1606" w:author="Lenovo" w:date="2026-09-23T00:35:00Z">
              <w:rPr>
                <w:rFonts w:ascii="Times New Roman" w:hAnsi="Times New Roman" w:cs="B Nazanin" w:hint="cs"/>
                <w:sz w:val="24"/>
                <w:szCs w:val="28"/>
                <w:u w:val="single"/>
                <w:rtl/>
              </w:rPr>
            </w:rPrChange>
          </w:rPr>
          <w:t>یل</w:t>
        </w:r>
        <w:r w:rsidR="000B2ABE" w:rsidRPr="006861C4">
          <w:rPr>
            <w:rFonts w:ascii="Times New Roman" w:hAnsi="Times New Roman" w:cs="B Nazanin"/>
            <w:sz w:val="24"/>
            <w:szCs w:val="28"/>
            <w:rtl/>
            <w:rPrChange w:id="1607" w:author="Lenovo" w:date="2026-09-23T00:35:00Z">
              <w:rPr>
                <w:rFonts w:ascii="Times New Roman" w:hAnsi="Times New Roman" w:cs="B Nazanin"/>
                <w:sz w:val="24"/>
                <w:szCs w:val="28"/>
                <w:u w:val="single"/>
                <w:rtl/>
              </w:rPr>
            </w:rPrChange>
          </w:rPr>
          <w:t xml:space="preserve"> ساختارها</w:t>
        </w:r>
        <w:r w:rsidR="000B2ABE" w:rsidRPr="006861C4">
          <w:rPr>
            <w:rFonts w:ascii="Times New Roman" w:hAnsi="Times New Roman" w:cs="B Nazanin" w:hint="cs"/>
            <w:sz w:val="24"/>
            <w:szCs w:val="28"/>
            <w:rtl/>
            <w:rPrChange w:id="1608"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tl/>
            <w:rPrChange w:id="1609" w:author="Lenovo" w:date="2026-09-23T00:35:00Z">
              <w:rPr>
                <w:rFonts w:ascii="Times New Roman" w:hAnsi="Times New Roman" w:cs="B Nazanin"/>
                <w:sz w:val="24"/>
                <w:szCs w:val="28"/>
                <w:u w:val="single"/>
                <w:rtl/>
              </w:rPr>
            </w:rPrChange>
          </w:rPr>
          <w:t xml:space="preserve"> پنتامر</w:t>
        </w:r>
        <w:r w:rsidR="000B2ABE" w:rsidRPr="006861C4">
          <w:rPr>
            <w:rFonts w:ascii="Times New Roman" w:hAnsi="Times New Roman" w:cs="B Nazanin" w:hint="cs"/>
            <w:sz w:val="24"/>
            <w:szCs w:val="28"/>
            <w:rtl/>
            <w:rPrChange w:id="1610"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tl/>
            <w:rPrChange w:id="1611" w:author="Lenovo" w:date="2026-09-23T00:35:00Z">
              <w:rPr>
                <w:rFonts w:ascii="Times New Roman" w:hAnsi="Times New Roman" w:cs="B Nazanin"/>
                <w:sz w:val="24"/>
                <w:szCs w:val="28"/>
                <w:u w:val="single"/>
                <w:rtl/>
              </w:rPr>
            </w:rPrChange>
          </w:rPr>
          <w:t xml:space="preserve"> تما</w:t>
        </w:r>
        <w:r w:rsidR="000B2ABE" w:rsidRPr="006861C4">
          <w:rPr>
            <w:rFonts w:ascii="Times New Roman" w:hAnsi="Times New Roman" w:cs="B Nazanin" w:hint="cs"/>
            <w:sz w:val="24"/>
            <w:szCs w:val="28"/>
            <w:rtl/>
            <w:rPrChange w:id="1612" w:author="Lenovo" w:date="2026-09-23T00:35:00Z">
              <w:rPr>
                <w:rFonts w:ascii="Times New Roman" w:hAnsi="Times New Roman" w:cs="B Nazanin" w:hint="cs"/>
                <w:sz w:val="24"/>
                <w:szCs w:val="28"/>
                <w:u w:val="single"/>
                <w:rtl/>
              </w:rPr>
            </w:rPrChange>
          </w:rPr>
          <w:t>یل</w:t>
        </w:r>
        <w:r w:rsidR="000B2ABE" w:rsidRPr="006861C4">
          <w:rPr>
            <w:rFonts w:ascii="Times New Roman" w:hAnsi="Times New Roman" w:cs="B Nazanin"/>
            <w:sz w:val="24"/>
            <w:szCs w:val="28"/>
            <w:rtl/>
            <w:rPrChange w:id="1613" w:author="Lenovo" w:date="2026-09-23T00:35:00Z">
              <w:rPr>
                <w:rFonts w:ascii="Times New Roman" w:hAnsi="Times New Roman" w:cs="B Nazanin"/>
                <w:sz w:val="24"/>
                <w:szCs w:val="28"/>
                <w:u w:val="single"/>
                <w:rtl/>
              </w:rPr>
            </w:rPrChange>
          </w:rPr>
          <w:t xml:space="preserve"> اتصال</w:t>
        </w:r>
        <w:r w:rsidR="000B2ABE" w:rsidRPr="006861C4">
          <w:rPr>
            <w:rFonts w:ascii="Times New Roman" w:hAnsi="Times New Roman" w:cs="B Nazanin" w:hint="cs"/>
            <w:sz w:val="24"/>
            <w:szCs w:val="28"/>
            <w:rtl/>
            <w:rPrChange w:id="1614"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tl/>
            <w:rPrChange w:id="1615" w:author="Lenovo" w:date="2026-09-23T00:35:00Z">
              <w:rPr>
                <w:rFonts w:ascii="Times New Roman" w:hAnsi="Times New Roman" w:cs="B Nazanin"/>
                <w:sz w:val="24"/>
                <w:szCs w:val="28"/>
                <w:u w:val="single"/>
                <w:rtl/>
              </w:rPr>
            </w:rPrChange>
          </w:rPr>
          <w:t xml:space="preserve"> بس</w:t>
        </w:r>
        <w:r w:rsidR="000B2ABE" w:rsidRPr="006861C4">
          <w:rPr>
            <w:rFonts w:ascii="Times New Roman" w:hAnsi="Times New Roman" w:cs="B Nazanin" w:hint="cs"/>
            <w:sz w:val="24"/>
            <w:szCs w:val="28"/>
            <w:rtl/>
            <w:rPrChange w:id="1616" w:author="Lenovo" w:date="2026-09-23T00:35:00Z">
              <w:rPr>
                <w:rFonts w:ascii="Times New Roman" w:hAnsi="Times New Roman" w:cs="B Nazanin" w:hint="cs"/>
                <w:sz w:val="24"/>
                <w:szCs w:val="28"/>
                <w:u w:val="single"/>
                <w:rtl/>
              </w:rPr>
            </w:rPrChange>
          </w:rPr>
          <w:t>یار</w:t>
        </w:r>
        <w:r w:rsidR="000B2ABE" w:rsidRPr="006861C4">
          <w:rPr>
            <w:rFonts w:ascii="Times New Roman" w:hAnsi="Times New Roman" w:cs="B Nazanin"/>
            <w:sz w:val="24"/>
            <w:szCs w:val="28"/>
            <w:rtl/>
            <w:rPrChange w:id="1617" w:author="Lenovo" w:date="2026-09-23T00:35:00Z">
              <w:rPr>
                <w:rFonts w:ascii="Times New Roman" w:hAnsi="Times New Roman" w:cs="B Nazanin"/>
                <w:sz w:val="24"/>
                <w:szCs w:val="28"/>
                <w:u w:val="single"/>
                <w:rtl/>
              </w:rPr>
            </w:rPrChange>
          </w:rPr>
          <w:t xml:space="preserve"> بالا</w:t>
        </w:r>
        <w:r w:rsidR="000B2ABE" w:rsidRPr="006861C4">
          <w:rPr>
            <w:rFonts w:ascii="Times New Roman" w:hAnsi="Times New Roman" w:cs="B Nazanin" w:hint="cs"/>
            <w:sz w:val="24"/>
            <w:szCs w:val="28"/>
            <w:rtl/>
            <w:rPrChange w:id="1618" w:author="Lenovo" w:date="2026-09-23T00:35:00Z">
              <w:rPr>
                <w:rFonts w:ascii="Times New Roman" w:hAnsi="Times New Roman" w:cs="B Nazanin" w:hint="cs"/>
                <w:sz w:val="24"/>
                <w:szCs w:val="28"/>
                <w:u w:val="single"/>
                <w:rtl/>
              </w:rPr>
            </w:rPrChange>
          </w:rPr>
          <w:t>یی</w:t>
        </w:r>
        <w:r w:rsidR="000B2ABE" w:rsidRPr="006861C4">
          <w:rPr>
            <w:rFonts w:ascii="Times New Roman" w:hAnsi="Times New Roman" w:cs="B Nazanin"/>
            <w:sz w:val="24"/>
            <w:szCs w:val="28"/>
            <w:rtl/>
            <w:rPrChange w:id="1619" w:author="Lenovo" w:date="2026-09-23T00:35:00Z">
              <w:rPr>
                <w:rFonts w:ascii="Times New Roman" w:hAnsi="Times New Roman" w:cs="B Nazanin"/>
                <w:sz w:val="24"/>
                <w:szCs w:val="28"/>
                <w:u w:val="single"/>
                <w:rtl/>
              </w:rPr>
            </w:rPrChange>
          </w:rPr>
          <w:t xml:space="preserve"> به گ</w:t>
        </w:r>
        <w:r w:rsidR="000B2ABE" w:rsidRPr="006861C4">
          <w:rPr>
            <w:rFonts w:ascii="Times New Roman" w:hAnsi="Times New Roman" w:cs="B Nazanin" w:hint="cs"/>
            <w:sz w:val="24"/>
            <w:szCs w:val="28"/>
            <w:rtl/>
            <w:rPrChange w:id="1620" w:author="Lenovo" w:date="2026-09-23T00:35:00Z">
              <w:rPr>
                <w:rFonts w:ascii="Times New Roman" w:hAnsi="Times New Roman" w:cs="B Nazanin" w:hint="cs"/>
                <w:sz w:val="24"/>
                <w:szCs w:val="28"/>
                <w:u w:val="single"/>
                <w:rtl/>
              </w:rPr>
            </w:rPrChange>
          </w:rPr>
          <w:t>یرنده‌های</w:t>
        </w:r>
        <w:r w:rsidR="000B2ABE" w:rsidRPr="006861C4">
          <w:rPr>
            <w:rFonts w:ascii="Times New Roman" w:hAnsi="Times New Roman" w:cs="B Nazanin"/>
            <w:sz w:val="24"/>
            <w:szCs w:val="28"/>
            <w:rtl/>
            <w:rPrChange w:id="1621" w:author="Lenovo" w:date="2026-09-23T00:35:00Z">
              <w:rPr>
                <w:rFonts w:ascii="Times New Roman" w:hAnsi="Times New Roman" w:cs="B Nazanin"/>
                <w:sz w:val="24"/>
                <w:szCs w:val="28"/>
                <w:u w:val="single"/>
                <w:rtl/>
              </w:rPr>
            </w:rPrChange>
          </w:rPr>
          <w:t xml:space="preserve"> گانگل</w:t>
        </w:r>
        <w:r w:rsidR="000B2ABE" w:rsidRPr="006861C4">
          <w:rPr>
            <w:rFonts w:ascii="Times New Roman" w:hAnsi="Times New Roman" w:cs="B Nazanin" w:hint="cs"/>
            <w:sz w:val="24"/>
            <w:szCs w:val="28"/>
            <w:rtl/>
            <w:rPrChange w:id="1622" w:author="Lenovo" w:date="2026-09-23T00:35:00Z">
              <w:rPr>
                <w:rFonts w:ascii="Times New Roman" w:hAnsi="Times New Roman" w:cs="B Nazanin" w:hint="cs"/>
                <w:sz w:val="24"/>
                <w:szCs w:val="28"/>
                <w:u w:val="single"/>
                <w:rtl/>
              </w:rPr>
            </w:rPrChange>
          </w:rPr>
          <w:t>یوزید</w:t>
        </w:r>
        <w:r w:rsidR="000B2ABE" w:rsidRPr="006861C4">
          <w:rPr>
            <w:rFonts w:ascii="Times New Roman" w:hAnsi="Times New Roman" w:cs="B Nazanin"/>
            <w:sz w:val="24"/>
            <w:szCs w:val="28"/>
            <w:rPrChange w:id="1623" w:author="Lenovo" w:date="2026-09-23T00:35:00Z">
              <w:rPr>
                <w:rFonts w:ascii="Times New Roman" w:hAnsi="Times New Roman" w:cs="B Nazanin"/>
                <w:sz w:val="24"/>
                <w:szCs w:val="28"/>
                <w:u w:val="single"/>
              </w:rPr>
            </w:rPrChange>
          </w:rPr>
          <w:t xml:space="preserve"> GM1 </w:t>
        </w:r>
        <w:r w:rsidR="000B2ABE" w:rsidRPr="006861C4">
          <w:rPr>
            <w:rFonts w:ascii="Times New Roman" w:hAnsi="Times New Roman" w:cs="B Nazanin"/>
            <w:sz w:val="24"/>
            <w:szCs w:val="28"/>
            <w:rtl/>
            <w:rPrChange w:id="1624" w:author="Lenovo" w:date="2026-09-23T00:35:00Z">
              <w:rPr>
                <w:rFonts w:ascii="Times New Roman" w:hAnsi="Times New Roman" w:cs="B Nazanin"/>
                <w:sz w:val="24"/>
                <w:szCs w:val="28"/>
                <w:u w:val="single"/>
                <w:rtl/>
              </w:rPr>
            </w:rPrChange>
          </w:rPr>
          <w:t>موجود در سطح اپ</w:t>
        </w:r>
        <w:r w:rsidR="000B2ABE" w:rsidRPr="006861C4">
          <w:rPr>
            <w:rFonts w:ascii="Times New Roman" w:hAnsi="Times New Roman" w:cs="B Nazanin" w:hint="cs"/>
            <w:sz w:val="24"/>
            <w:szCs w:val="28"/>
            <w:rtl/>
            <w:rPrChange w:id="1625" w:author="Lenovo" w:date="2026-09-23T00:35:00Z">
              <w:rPr>
                <w:rFonts w:ascii="Times New Roman" w:hAnsi="Times New Roman" w:cs="B Nazanin" w:hint="cs"/>
                <w:sz w:val="24"/>
                <w:szCs w:val="28"/>
                <w:u w:val="single"/>
                <w:rtl/>
              </w:rPr>
            </w:rPrChange>
          </w:rPr>
          <w:t>یتلیوم</w:t>
        </w:r>
        <w:r w:rsidR="000B2ABE" w:rsidRPr="006861C4">
          <w:rPr>
            <w:rFonts w:ascii="Times New Roman" w:hAnsi="Times New Roman" w:cs="B Nazanin"/>
            <w:sz w:val="24"/>
            <w:szCs w:val="28"/>
            <w:rtl/>
            <w:rPrChange w:id="1626" w:author="Lenovo" w:date="2026-09-23T00:35:00Z">
              <w:rPr>
                <w:rFonts w:ascii="Times New Roman" w:hAnsi="Times New Roman" w:cs="B Nazanin"/>
                <w:sz w:val="24"/>
                <w:szCs w:val="28"/>
                <w:u w:val="single"/>
                <w:rtl/>
              </w:rPr>
            </w:rPrChange>
          </w:rPr>
          <w:t xml:space="preserve"> دستگاه گوارش و سلول‌ها</w:t>
        </w:r>
        <w:r w:rsidR="000B2ABE" w:rsidRPr="006861C4">
          <w:rPr>
            <w:rFonts w:ascii="Times New Roman" w:hAnsi="Times New Roman" w:cs="B Nazanin" w:hint="cs"/>
            <w:sz w:val="24"/>
            <w:szCs w:val="28"/>
            <w:rtl/>
            <w:rPrChange w:id="1627"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PrChange w:id="1628" w:author="Lenovo" w:date="2026-09-23T00:35:00Z">
              <w:rPr>
                <w:rFonts w:ascii="Times New Roman" w:hAnsi="Times New Roman" w:cs="B Nazanin"/>
                <w:sz w:val="24"/>
                <w:szCs w:val="28"/>
                <w:u w:val="single"/>
              </w:rPr>
            </w:rPrChange>
          </w:rPr>
          <w:t xml:space="preserve"> M </w:t>
        </w:r>
        <w:r w:rsidR="000B2ABE" w:rsidRPr="006861C4">
          <w:rPr>
            <w:rFonts w:ascii="Times New Roman" w:hAnsi="Times New Roman" w:cs="B Nazanin"/>
            <w:sz w:val="24"/>
            <w:szCs w:val="28"/>
            <w:rtl/>
            <w:rPrChange w:id="1629" w:author="Lenovo" w:date="2026-09-23T00:35:00Z">
              <w:rPr>
                <w:rFonts w:ascii="Times New Roman" w:hAnsi="Times New Roman" w:cs="B Nazanin"/>
                <w:sz w:val="24"/>
                <w:szCs w:val="28"/>
                <w:u w:val="single"/>
                <w:rtl/>
              </w:rPr>
            </w:rPrChange>
          </w:rPr>
          <w:t>برقرار ساخته و از ا</w:t>
        </w:r>
        <w:r w:rsidR="000B2ABE" w:rsidRPr="006861C4">
          <w:rPr>
            <w:rFonts w:ascii="Times New Roman" w:hAnsi="Times New Roman" w:cs="B Nazanin" w:hint="cs"/>
            <w:sz w:val="24"/>
            <w:szCs w:val="28"/>
            <w:rtl/>
            <w:rPrChange w:id="1630" w:author="Lenovo" w:date="2026-09-23T00:35:00Z">
              <w:rPr>
                <w:rFonts w:ascii="Times New Roman" w:hAnsi="Times New Roman" w:cs="B Nazanin" w:hint="cs"/>
                <w:sz w:val="24"/>
                <w:szCs w:val="28"/>
                <w:u w:val="single"/>
                <w:rtl/>
              </w:rPr>
            </w:rPrChange>
          </w:rPr>
          <w:t>ین</w:t>
        </w:r>
        <w:r w:rsidR="000B2ABE" w:rsidRPr="006861C4">
          <w:rPr>
            <w:rFonts w:ascii="Times New Roman" w:hAnsi="Times New Roman" w:cs="B Nazanin"/>
            <w:sz w:val="24"/>
            <w:szCs w:val="28"/>
            <w:rtl/>
            <w:rPrChange w:id="1631" w:author="Lenovo" w:date="2026-09-23T00:35:00Z">
              <w:rPr>
                <w:rFonts w:ascii="Times New Roman" w:hAnsi="Times New Roman" w:cs="B Nazanin"/>
                <w:sz w:val="24"/>
                <w:szCs w:val="28"/>
                <w:u w:val="single"/>
                <w:rtl/>
              </w:rPr>
            </w:rPrChange>
          </w:rPr>
          <w:t xml:space="preserve"> </w:t>
        </w:r>
        <w:r w:rsidR="000B2ABE" w:rsidRPr="006861C4">
          <w:rPr>
            <w:rFonts w:ascii="Times New Roman" w:hAnsi="Times New Roman" w:cs="B Nazanin"/>
            <w:sz w:val="24"/>
            <w:szCs w:val="28"/>
            <w:rtl/>
            <w:rPrChange w:id="1632" w:author="Lenovo" w:date="2026-09-23T00:35:00Z">
              <w:rPr>
                <w:rFonts w:ascii="Times New Roman" w:hAnsi="Times New Roman" w:cs="B Nazanin"/>
                <w:sz w:val="24"/>
                <w:szCs w:val="28"/>
                <w:u w:val="single"/>
                <w:rtl/>
              </w:rPr>
            </w:rPrChange>
          </w:rPr>
          <w:lastRenderedPageBreak/>
          <w:t>طر</w:t>
        </w:r>
        <w:r w:rsidR="000B2ABE" w:rsidRPr="006861C4">
          <w:rPr>
            <w:rFonts w:ascii="Times New Roman" w:hAnsi="Times New Roman" w:cs="B Nazanin" w:hint="cs"/>
            <w:sz w:val="24"/>
            <w:szCs w:val="28"/>
            <w:rtl/>
            <w:rPrChange w:id="1633" w:author="Lenovo" w:date="2026-09-23T00:35:00Z">
              <w:rPr>
                <w:rFonts w:ascii="Times New Roman" w:hAnsi="Times New Roman" w:cs="B Nazanin" w:hint="cs"/>
                <w:sz w:val="24"/>
                <w:szCs w:val="28"/>
                <w:u w:val="single"/>
                <w:rtl/>
              </w:rPr>
            </w:rPrChange>
          </w:rPr>
          <w:t>یق،</w:t>
        </w:r>
        <w:r w:rsidR="000B2ABE" w:rsidRPr="006861C4">
          <w:rPr>
            <w:rFonts w:ascii="Times New Roman" w:hAnsi="Times New Roman" w:cs="B Nazanin"/>
            <w:sz w:val="24"/>
            <w:szCs w:val="28"/>
            <w:rtl/>
            <w:rPrChange w:id="1634" w:author="Lenovo" w:date="2026-09-23T00:35:00Z">
              <w:rPr>
                <w:rFonts w:ascii="Times New Roman" w:hAnsi="Times New Roman" w:cs="B Nazanin"/>
                <w:sz w:val="24"/>
                <w:szCs w:val="28"/>
                <w:u w:val="single"/>
                <w:rtl/>
              </w:rPr>
            </w:rPrChange>
          </w:rPr>
          <w:t xml:space="preserve"> انتقال و رسانش کارآمد آنت</w:t>
        </w:r>
        <w:r w:rsidR="000B2ABE" w:rsidRPr="006861C4">
          <w:rPr>
            <w:rFonts w:ascii="Times New Roman" w:hAnsi="Times New Roman" w:cs="B Nazanin" w:hint="cs"/>
            <w:sz w:val="24"/>
            <w:szCs w:val="28"/>
            <w:rtl/>
            <w:rPrChange w:id="1635" w:author="Lenovo" w:date="2026-09-23T00:35:00Z">
              <w:rPr>
                <w:rFonts w:ascii="Times New Roman" w:hAnsi="Times New Roman" w:cs="B Nazanin" w:hint="cs"/>
                <w:sz w:val="24"/>
                <w:szCs w:val="28"/>
                <w:u w:val="single"/>
                <w:rtl/>
              </w:rPr>
            </w:rPrChange>
          </w:rPr>
          <w:t>ی‌ژن</w:t>
        </w:r>
        <w:r w:rsidR="000B2ABE" w:rsidRPr="006861C4">
          <w:rPr>
            <w:rFonts w:ascii="Times New Roman" w:hAnsi="Times New Roman" w:cs="B Nazanin"/>
            <w:sz w:val="24"/>
            <w:szCs w:val="28"/>
            <w:rtl/>
            <w:rPrChange w:id="1636" w:author="Lenovo" w:date="2026-09-23T00:35:00Z">
              <w:rPr>
                <w:rFonts w:ascii="Times New Roman" w:hAnsi="Times New Roman" w:cs="B Nazanin"/>
                <w:sz w:val="24"/>
                <w:szCs w:val="28"/>
                <w:u w:val="single"/>
                <w:rtl/>
              </w:rPr>
            </w:rPrChange>
          </w:rPr>
          <w:t xml:space="preserve"> به بافت‌ها</w:t>
        </w:r>
        <w:r w:rsidR="000B2ABE" w:rsidRPr="006861C4">
          <w:rPr>
            <w:rFonts w:ascii="Times New Roman" w:hAnsi="Times New Roman" w:cs="B Nazanin" w:hint="cs"/>
            <w:sz w:val="24"/>
            <w:szCs w:val="28"/>
            <w:rtl/>
            <w:rPrChange w:id="1637" w:author="Lenovo" w:date="2026-09-23T00:35:00Z">
              <w:rPr>
                <w:rFonts w:ascii="Times New Roman" w:hAnsi="Times New Roman" w:cs="B Nazanin" w:hint="cs"/>
                <w:sz w:val="24"/>
                <w:szCs w:val="28"/>
                <w:u w:val="single"/>
                <w:rtl/>
              </w:rPr>
            </w:rPrChange>
          </w:rPr>
          <w:t>ی</w:t>
        </w:r>
        <w:r w:rsidR="000B2ABE" w:rsidRPr="006861C4">
          <w:rPr>
            <w:rFonts w:ascii="Times New Roman" w:hAnsi="Times New Roman" w:cs="B Nazanin"/>
            <w:sz w:val="24"/>
            <w:szCs w:val="28"/>
            <w:rtl/>
            <w:rPrChange w:id="1638" w:author="Lenovo" w:date="2026-09-23T00:35:00Z">
              <w:rPr>
                <w:rFonts w:ascii="Times New Roman" w:hAnsi="Times New Roman" w:cs="B Nazanin"/>
                <w:sz w:val="24"/>
                <w:szCs w:val="28"/>
                <w:u w:val="single"/>
                <w:rtl/>
              </w:rPr>
            </w:rPrChange>
          </w:rPr>
          <w:t xml:space="preserve"> لنفوئ</w:t>
        </w:r>
        <w:r w:rsidR="000B2ABE" w:rsidRPr="006861C4">
          <w:rPr>
            <w:rFonts w:ascii="Times New Roman" w:hAnsi="Times New Roman" w:cs="B Nazanin" w:hint="cs"/>
            <w:sz w:val="24"/>
            <w:szCs w:val="28"/>
            <w:rtl/>
            <w:rPrChange w:id="1639" w:author="Lenovo" w:date="2026-09-23T00:35:00Z">
              <w:rPr>
                <w:rFonts w:ascii="Times New Roman" w:hAnsi="Times New Roman" w:cs="B Nazanin" w:hint="cs"/>
                <w:sz w:val="24"/>
                <w:szCs w:val="28"/>
                <w:u w:val="single"/>
                <w:rtl/>
              </w:rPr>
            </w:rPrChange>
          </w:rPr>
          <w:t>یدی</w:t>
        </w:r>
        <w:r w:rsidR="000B2ABE" w:rsidRPr="006861C4">
          <w:rPr>
            <w:rFonts w:ascii="Times New Roman" w:hAnsi="Times New Roman" w:cs="B Nazanin"/>
            <w:sz w:val="24"/>
            <w:szCs w:val="28"/>
            <w:rtl/>
            <w:rPrChange w:id="1640" w:author="Lenovo" w:date="2026-09-23T00:35:00Z">
              <w:rPr>
                <w:rFonts w:ascii="Times New Roman" w:hAnsi="Times New Roman" w:cs="B Nazanin"/>
                <w:sz w:val="24"/>
                <w:szCs w:val="28"/>
                <w:u w:val="single"/>
                <w:rtl/>
              </w:rPr>
            </w:rPrChange>
          </w:rPr>
          <w:t xml:space="preserve"> وابسته به روده</w:t>
        </w:r>
        <w:r w:rsidR="000B2ABE" w:rsidRPr="006861C4">
          <w:rPr>
            <w:rFonts w:ascii="Times New Roman" w:hAnsi="Times New Roman" w:cs="B Nazanin"/>
            <w:sz w:val="24"/>
            <w:szCs w:val="28"/>
            <w:rPrChange w:id="1641" w:author="Lenovo" w:date="2026-09-23T00:35:00Z">
              <w:rPr>
                <w:rFonts w:ascii="Times New Roman" w:hAnsi="Times New Roman" w:cs="B Nazanin"/>
                <w:sz w:val="24"/>
                <w:szCs w:val="28"/>
                <w:u w:val="single"/>
              </w:rPr>
            </w:rPrChange>
          </w:rPr>
          <w:t xml:space="preserve"> (GALT) </w:t>
        </w:r>
        <w:r w:rsidR="000B2ABE" w:rsidRPr="006861C4">
          <w:rPr>
            <w:rFonts w:ascii="Times New Roman" w:hAnsi="Times New Roman" w:cs="B Nazanin"/>
            <w:sz w:val="24"/>
            <w:szCs w:val="28"/>
            <w:rtl/>
            <w:rPrChange w:id="1642" w:author="Lenovo" w:date="2026-09-23T00:35:00Z">
              <w:rPr>
                <w:rFonts w:ascii="Times New Roman" w:hAnsi="Times New Roman" w:cs="B Nazanin"/>
                <w:sz w:val="24"/>
                <w:szCs w:val="28"/>
                <w:u w:val="single"/>
                <w:rtl/>
              </w:rPr>
            </w:rPrChange>
          </w:rPr>
          <w:t>را تسه</w:t>
        </w:r>
        <w:r w:rsidR="000B2ABE" w:rsidRPr="006861C4">
          <w:rPr>
            <w:rFonts w:ascii="Times New Roman" w:hAnsi="Times New Roman" w:cs="B Nazanin" w:hint="cs"/>
            <w:sz w:val="24"/>
            <w:szCs w:val="28"/>
            <w:rtl/>
            <w:rPrChange w:id="1643" w:author="Lenovo" w:date="2026-09-23T00:35:00Z">
              <w:rPr>
                <w:rFonts w:ascii="Times New Roman" w:hAnsi="Times New Roman" w:cs="B Nazanin" w:hint="cs"/>
                <w:sz w:val="24"/>
                <w:szCs w:val="28"/>
                <w:u w:val="single"/>
                <w:rtl/>
              </w:rPr>
            </w:rPrChange>
          </w:rPr>
          <w:t>یل</w:t>
        </w:r>
        <w:r w:rsidR="000B2ABE" w:rsidRPr="006861C4">
          <w:rPr>
            <w:rFonts w:ascii="Times New Roman" w:hAnsi="Times New Roman" w:cs="B Nazanin"/>
            <w:sz w:val="24"/>
            <w:szCs w:val="28"/>
            <w:rtl/>
            <w:rPrChange w:id="1644" w:author="Lenovo" w:date="2026-09-23T00:35:00Z">
              <w:rPr>
                <w:rFonts w:ascii="Times New Roman" w:hAnsi="Times New Roman" w:cs="B Nazanin"/>
                <w:sz w:val="24"/>
                <w:szCs w:val="28"/>
                <w:u w:val="single"/>
                <w:rtl/>
              </w:rPr>
            </w:rPrChange>
          </w:rPr>
          <w:t xml:space="preserve"> م</w:t>
        </w:r>
        <w:r w:rsidR="000B2ABE" w:rsidRPr="006861C4">
          <w:rPr>
            <w:rFonts w:ascii="Times New Roman" w:hAnsi="Times New Roman" w:cs="B Nazanin" w:hint="cs"/>
            <w:sz w:val="24"/>
            <w:szCs w:val="28"/>
            <w:rtl/>
            <w:rPrChange w:id="1645" w:author="Lenovo" w:date="2026-09-23T00:35:00Z">
              <w:rPr>
                <w:rFonts w:ascii="Times New Roman" w:hAnsi="Times New Roman" w:cs="B Nazanin" w:hint="cs"/>
                <w:sz w:val="24"/>
                <w:szCs w:val="28"/>
                <w:u w:val="single"/>
                <w:rtl/>
              </w:rPr>
            </w:rPrChange>
          </w:rPr>
          <w:t>ی‌نماید</w:t>
        </w:r>
        <w:r w:rsidR="000B2ABE" w:rsidRPr="006861C4" w:rsidDel="000B2ABE">
          <w:rPr>
            <w:rFonts w:ascii="Times New Roman" w:hAnsi="Times New Roman" w:cs="B Nazanin"/>
            <w:sz w:val="24"/>
            <w:szCs w:val="28"/>
            <w:rtl/>
            <w:rPrChange w:id="1646" w:author="Lenovo" w:date="2026-09-23T00:35:00Z">
              <w:rPr>
                <w:rFonts w:ascii="Times New Roman" w:hAnsi="Times New Roman" w:cs="B Nazanin"/>
                <w:sz w:val="24"/>
                <w:szCs w:val="28"/>
                <w:u w:val="single"/>
                <w:rtl/>
              </w:rPr>
            </w:rPrChange>
          </w:rPr>
          <w:t xml:space="preserve"> </w:t>
        </w:r>
      </w:ins>
      <w:del w:id="1647" w:author="Lenovo" w:date="2026-09-23T00:25:00Z">
        <w:r w:rsidRPr="006861C4" w:rsidDel="000B2ABE">
          <w:rPr>
            <w:rFonts w:ascii="Times New Roman" w:hAnsi="Times New Roman" w:cs="B Nazanin" w:hint="cs"/>
            <w:sz w:val="24"/>
            <w:szCs w:val="28"/>
            <w:rtl/>
          </w:rPr>
          <w:delText>در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مطالعه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حاضر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نیز،</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مطابق</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با</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رویکردهای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متداول،</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در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بخش‌های</w:delText>
        </w:r>
        <w:r w:rsidRPr="006861C4" w:rsidDel="000B2ABE">
          <w:rPr>
            <w:rFonts w:ascii="Times New Roman" w:hAnsi="Times New Roman" w:cs="B Nazanin"/>
            <w:sz w:val="24"/>
            <w:szCs w:val="28"/>
            <w:rtl/>
          </w:rPr>
          <w:delText xml:space="preserve"> </w:delText>
        </w:r>
      </w:del>
      <w:ins w:id="1648" w:author="SALMANIAN MOHAMMADHASSAN" w:date="2026-09-05T23:10:00Z">
        <w:del w:id="1649" w:author="Lenovo" w:date="2026-09-23T00:25:00Z">
          <w:r w:rsidR="00BD6770" w:rsidRPr="006861C4" w:rsidDel="000B2ABE">
            <w:rPr>
              <w:rFonts w:ascii="Times New Roman" w:hAnsi="Times New Roman" w:cs="B Nazanin" w:hint="cs"/>
              <w:sz w:val="24"/>
              <w:szCs w:val="28"/>
              <w:rtl/>
            </w:rPr>
            <w:delText>ورود</w:delText>
          </w:r>
          <w:r w:rsidR="00BD6770" w:rsidRPr="006861C4" w:rsidDel="000B2ABE">
            <w:rPr>
              <w:rFonts w:ascii="Times New Roman" w:hAnsi="Times New Roman" w:cs="B Nazanin"/>
              <w:sz w:val="24"/>
              <w:szCs w:val="28"/>
              <w:rtl/>
            </w:rPr>
            <w:delText xml:space="preserve"> آنت</w:delText>
          </w:r>
          <w:r w:rsidR="00BD6770" w:rsidRPr="006861C4" w:rsidDel="000B2ABE">
            <w:rPr>
              <w:rFonts w:ascii="Times New Roman" w:hAnsi="Times New Roman" w:cs="B Nazanin" w:hint="cs"/>
              <w:sz w:val="24"/>
              <w:szCs w:val="28"/>
              <w:rtl/>
            </w:rPr>
            <w:delText>ی</w:delText>
          </w:r>
          <w:r w:rsidR="00BD6770" w:rsidRPr="006861C4" w:rsidDel="000B2ABE">
            <w:rPr>
              <w:rFonts w:ascii="Times New Roman" w:hAnsi="Times New Roman" w:cs="B Nazanin"/>
              <w:sz w:val="24"/>
              <w:szCs w:val="28"/>
              <w:rtl/>
            </w:rPr>
            <w:delText xml:space="preserve"> ژن به بدن از طر</w:delText>
          </w:r>
          <w:r w:rsidR="00BD6770" w:rsidRPr="006861C4" w:rsidDel="000B2ABE">
            <w:rPr>
              <w:rFonts w:ascii="Times New Roman" w:hAnsi="Times New Roman" w:cs="B Nazanin" w:hint="cs"/>
              <w:sz w:val="24"/>
              <w:szCs w:val="28"/>
              <w:rtl/>
            </w:rPr>
            <w:delText>یق</w:delText>
          </w:r>
          <w:r w:rsidR="00BD6770" w:rsidRPr="006861C4" w:rsidDel="000B2ABE">
            <w:rPr>
              <w:rFonts w:ascii="Times New Roman" w:hAnsi="Times New Roman" w:cs="B Nazanin"/>
              <w:sz w:val="24"/>
              <w:szCs w:val="28"/>
              <w:rtl/>
            </w:rPr>
            <w:delText xml:space="preserve">  </w:delText>
          </w:r>
        </w:del>
      </w:ins>
      <w:del w:id="1650" w:author="Lenovo" w:date="2026-09-23T00:25:00Z">
        <w:r w:rsidRPr="006861C4" w:rsidDel="000B2ABE">
          <w:rPr>
            <w:rFonts w:ascii="Times New Roman" w:hAnsi="Times New Roman" w:cs="B Nazanin" w:hint="cs"/>
            <w:sz w:val="24"/>
            <w:szCs w:val="28"/>
            <w:rtl/>
          </w:rPr>
          <w:delText>تزریقی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از</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ادجوانت</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فروند</w:delText>
        </w:r>
      </w:del>
      <w:ins w:id="1651" w:author="SALMANIAN MOHAMMADHASSAN" w:date="2026-09-05T23:11:00Z">
        <w:del w:id="1652" w:author="Lenovo" w:date="2026-09-23T00:25:00Z">
          <w:r w:rsidR="00BD6770" w:rsidRPr="006861C4" w:rsidDel="000B2ABE">
            <w:rPr>
              <w:rFonts w:ascii="Times New Roman" w:hAnsi="Times New Roman" w:cs="B Nazanin"/>
              <w:sz w:val="24"/>
              <w:szCs w:val="28"/>
              <w:rtl/>
            </w:rPr>
            <w:delText xml:space="preserve"> ( کامل و ناقص) </w:delText>
          </w:r>
        </w:del>
      </w:ins>
      <w:del w:id="1653" w:author="Lenovo" w:date="2026-09-23T00:25:00Z">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استفاده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گردید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با</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حال،</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با</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توجه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در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نظر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گرفتن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مسیر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خوراکی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به‌عنوان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یکی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از</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راهبردهای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ایمن‌سازی،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استفاده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از</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ادجوانتی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که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قادر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تحریک</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همزمان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ایمنی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مخاطی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و</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سیستمی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باشد،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ضروری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نظر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می‌رسید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اساس،</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زیرواحد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sz w:val="24"/>
            <w:szCs w:val="28"/>
          </w:rPr>
          <w:delText>B</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سم</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کلرا</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sz w:val="24"/>
            <w:szCs w:val="28"/>
          </w:rPr>
          <w:delText>CTB</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در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طراحی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پروتئین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چنداپی‌توپی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به‌کار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گرفته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شد</w:delText>
        </w:r>
        <w:r w:rsidRPr="006861C4" w:rsidDel="000B2ABE">
          <w:rPr>
            <w:rFonts w:ascii="Times New Roman" w:hAnsi="Times New Roman" w:cs="B Nazanin"/>
            <w:sz w:val="24"/>
            <w:szCs w:val="28"/>
            <w:rtl/>
          </w:rPr>
          <w:delText>.</w:delText>
        </w:r>
      </w:del>
    </w:p>
    <w:p w14:paraId="3B75C4A2" w14:textId="56EDE337" w:rsidR="00C1383C" w:rsidRDefault="001F056E" w:rsidP="00C1383C">
      <w:pPr>
        <w:spacing w:line="360" w:lineRule="auto"/>
        <w:jc w:val="both"/>
        <w:rPr>
          <w:ins w:id="1654" w:author="Lenovo" w:date="2026-09-24T02:12:00Z"/>
          <w:rFonts w:ascii="Times New Roman" w:hAnsi="Times New Roman" w:cs="B Nazanin"/>
          <w:sz w:val="24"/>
          <w:szCs w:val="28"/>
          <w:u w:val="single"/>
          <w:rtl/>
        </w:rPr>
        <w:pPrChange w:id="1655" w:author="Lenovo" w:date="2026-09-23T00:52:00Z">
          <w:pPr>
            <w:spacing w:line="360" w:lineRule="auto"/>
            <w:jc w:val="both"/>
          </w:pPr>
        </w:pPrChange>
      </w:pPr>
      <w:del w:id="1656" w:author="Lenovo" w:date="2026-09-23T00:27:00Z">
        <w:r w:rsidRPr="006861C4" w:rsidDel="000B2ABE">
          <w:rPr>
            <w:rFonts w:ascii="Times New Roman" w:hAnsi="Times New Roman" w:cs="B Nazanin" w:hint="cs"/>
            <w:sz w:val="24"/>
            <w:szCs w:val="28"/>
            <w:rtl/>
          </w:rPr>
          <w:delText>مطالعات</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انجام‌شده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روی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sz w:val="24"/>
            <w:szCs w:val="28"/>
          </w:rPr>
          <w:delText>CTB</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نشان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داده‌اند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که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زیرواحد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پروتئینی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با</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تشکیل</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ساختارهای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پنتامری</w:delText>
        </w:r>
      </w:del>
      <w:ins w:id="1657" w:author="SALMANIAN MOHAMMADHASSAN" w:date="2026-09-05T23:14:00Z">
        <w:del w:id="1658" w:author="Lenovo" w:date="2026-09-23T00:27:00Z">
          <w:r w:rsidR="005870F8" w:rsidRPr="006861C4" w:rsidDel="000B2ABE">
            <w:rPr>
              <w:rFonts w:ascii="Times New Roman" w:hAnsi="Times New Roman" w:cs="B Nazanin"/>
              <w:sz w:val="24"/>
              <w:szCs w:val="28"/>
              <w:rtl/>
            </w:rPr>
            <w:delText xml:space="preserve"> </w:delText>
          </w:r>
        </w:del>
      </w:ins>
      <w:del w:id="1659" w:author="Lenovo" w:date="2026-09-23T00:27:00Z">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قادر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است</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اتصال</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مؤثری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گیرنده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sz w:val="24"/>
            <w:szCs w:val="28"/>
          </w:rPr>
          <w:delText>GM1</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در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اپیتلیوم</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دستگاه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گوارش</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برقرار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کرده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و</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از</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طریق،</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رسانش</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آنتی‌ژن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بافت‌های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لنفوئیدی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مرتبط</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با</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روده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را</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تسهیل</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نماید</w:delText>
        </w:r>
      </w:del>
      <w:r w:rsidRPr="006861C4">
        <w:rPr>
          <w:rFonts w:ascii="Times New Roman" w:hAnsi="Times New Roman" w:cs="B Nazanin"/>
          <w:sz w:val="24"/>
          <w:szCs w:val="28"/>
          <w:rtl/>
          <w:rPrChange w:id="1660" w:author="Lenovo" w:date="2026-09-23T00:35:00Z">
            <w:rPr>
              <w:rFonts w:ascii="Times New Roman" w:hAnsi="Times New Roman" w:cs="B Nazanin"/>
              <w:sz w:val="24"/>
              <w:szCs w:val="28"/>
              <w:rtl/>
            </w:rPr>
          </w:rPrChange>
        </w:rPr>
        <w:fldChar w:fldCharType="begin">
          <w:fldData xml:space="preserve">PEVuZE5vdGU+PENpdGU+PEF1dGhvcj5EYW5pZWxsPC9BdXRob3I+PFllYXI+MjAxOTwvWWVhcj48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</w:fldData>
        </w:fldChar>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Pr>
        <w:instrText>ADDIN EN.CITE</w:instrText>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tl/>
          <w:rPrChange w:id="1661" w:author="Lenovo" w:date="2026-09-23T00:35:00Z">
            <w:rPr>
              <w:rFonts w:ascii="Times New Roman" w:hAnsi="Times New Roman" w:cs="B Nazanin"/>
              <w:sz w:val="24"/>
              <w:szCs w:val="28"/>
              <w:rtl/>
            </w:rPr>
          </w:rPrChange>
        </w:rPr>
        <w:fldChar w:fldCharType="begin">
          <w:fldData xml:space="preserve">PEVuZE5vdGU+PENpdGU+PEF1dGhvcj5EYW5pZWxsPC9BdXRob3I+PFllYXI+MjAxOTwvWWVhcj48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</w:fldData>
        </w:fldChar>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Pr>
        <w:instrText>ADDIN EN.CITE.DATA</w:instrText>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tl/>
          <w:rPrChange w:id="1662" w:author="Lenovo" w:date="2026-09-23T00:35:00Z">
            <w:rPr>
              <w:rFonts w:ascii="Times New Roman" w:hAnsi="Times New Roman" w:cs="B Nazanin"/>
              <w:sz w:val="24"/>
              <w:szCs w:val="28"/>
              <w:rtl/>
            </w:rPr>
          </w:rPrChange>
        </w:rPr>
      </w:r>
      <w:r w:rsidRPr="006861C4">
        <w:rPr>
          <w:rFonts w:ascii="Times New Roman" w:hAnsi="Times New Roman" w:cs="B Nazanin"/>
          <w:sz w:val="24"/>
          <w:szCs w:val="28"/>
          <w:rtl/>
          <w:rPrChange w:id="1663" w:author="Lenovo" w:date="2026-09-23T00:35:00Z">
            <w:rPr>
              <w:rFonts w:ascii="Times New Roman" w:hAnsi="Times New Roman" w:cs="B Nazanin"/>
              <w:sz w:val="24"/>
              <w:szCs w:val="28"/>
              <w:rtl/>
            </w:rPr>
          </w:rPrChange>
        </w:rPr>
        <w:fldChar w:fldCharType="end"/>
      </w:r>
      <w:r w:rsidRPr="006861C4">
        <w:rPr>
          <w:rFonts w:ascii="Times New Roman" w:hAnsi="Times New Roman" w:cs="B Nazanin"/>
          <w:sz w:val="24"/>
          <w:szCs w:val="28"/>
          <w:rtl/>
          <w:rPrChange w:id="1664" w:author="Lenovo" w:date="2026-09-23T00:35:00Z">
            <w:rPr>
              <w:rFonts w:ascii="Times New Roman" w:hAnsi="Times New Roman" w:cs="B Nazanin"/>
              <w:sz w:val="24"/>
              <w:szCs w:val="28"/>
              <w:rtl/>
            </w:rPr>
          </w:rPrChange>
        </w:rPr>
      </w:r>
      <w:r w:rsidRPr="006861C4">
        <w:rPr>
          <w:rFonts w:ascii="Times New Roman" w:hAnsi="Times New Roman" w:cs="B Nazanin"/>
          <w:sz w:val="24"/>
          <w:szCs w:val="28"/>
          <w:rtl/>
          <w:rPrChange w:id="1665" w:author="Lenovo" w:date="2026-09-23T00:35:00Z">
            <w:rPr>
              <w:rFonts w:ascii="Times New Roman" w:hAnsi="Times New Roman" w:cs="B Nazanin"/>
              <w:sz w:val="24"/>
              <w:szCs w:val="28"/>
              <w:rtl/>
            </w:rPr>
          </w:rPrChange>
        </w:rPr>
        <w:fldChar w:fldCharType="separate"/>
      </w:r>
      <w:r w:rsidRPr="006861C4">
        <w:rPr>
          <w:rFonts w:ascii="Times New Roman" w:hAnsi="Times New Roman" w:cs="B Nazanin"/>
          <w:noProof/>
          <w:sz w:val="24"/>
          <w:szCs w:val="28"/>
          <w:rtl/>
        </w:rPr>
        <w:t>[349-351]</w:t>
      </w:r>
      <w:r w:rsidRPr="006861C4">
        <w:rPr>
          <w:rFonts w:ascii="Times New Roman" w:hAnsi="Times New Roman" w:cs="B Nazanin"/>
          <w:sz w:val="24"/>
          <w:szCs w:val="28"/>
          <w:rtl/>
          <w:rPrChange w:id="1666" w:author="Lenovo" w:date="2026-09-23T00:35:00Z">
            <w:rPr>
              <w:rFonts w:ascii="Times New Roman" w:hAnsi="Times New Roman" w:cs="B Nazanin"/>
              <w:sz w:val="24"/>
              <w:szCs w:val="28"/>
              <w:rtl/>
            </w:rPr>
          </w:rPrChange>
        </w:rPr>
        <w:fldChar w:fldCharType="end"/>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این</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ویژگی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می‌تواند</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نقش</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مهمی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در</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افزایش</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مواجهه</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سیستم</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ایمنی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مخاطی</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با</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آنتی‌ژن</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ایفا</w:t>
      </w:r>
      <w:r w:rsidRPr="006861C4">
        <w:rPr>
          <w:rFonts w:ascii="Times New Roman" w:hAnsi="Times New Roman" w:cs="B Nazanin"/>
          <w:sz w:val="24"/>
          <w:szCs w:val="28"/>
          <w:rtl/>
        </w:rPr>
        <w:t xml:space="preserve"> </w:t>
      </w:r>
      <w:r w:rsidRPr="006861C4">
        <w:rPr>
          <w:rFonts w:ascii="Times New Roman" w:hAnsi="Times New Roman" w:cs="B Nazanin" w:hint="cs"/>
          <w:sz w:val="24"/>
          <w:szCs w:val="28"/>
          <w:rtl/>
        </w:rPr>
        <w:t>کند</w:t>
      </w:r>
      <w:r w:rsidRPr="006861C4">
        <w:rPr>
          <w:rFonts w:ascii="Times New Roman" w:hAnsi="Times New Roman" w:cs="B Nazanin"/>
          <w:sz w:val="24"/>
          <w:szCs w:val="28"/>
          <w:rtl/>
        </w:rPr>
        <w:t xml:space="preserve">. </w:t>
      </w:r>
      <w:ins w:id="1667" w:author="Lenovo" w:date="2026-09-23T00:35:00Z">
        <w:r w:rsidR="006861C4" w:rsidRPr="006861C4">
          <w:rPr>
            <w:rFonts w:ascii="Times New Roman" w:hAnsi="Times New Roman" w:cs="B Nazanin"/>
            <w:sz w:val="24"/>
            <w:szCs w:val="28"/>
            <w:rPrChange w:id="1668" w:author="Lenovo" w:date="2026-09-23T00:35:00Z">
              <w:rPr>
                <w:rFonts w:ascii="Times New Roman" w:hAnsi="Times New Roman" w:cs="B Nazanin"/>
                <w:sz w:val="24"/>
                <w:szCs w:val="28"/>
                <w:u w:val="single"/>
              </w:rPr>
            </w:rPrChange>
          </w:rPr>
          <w:t xml:space="preserve">CTB </w:t>
        </w:r>
      </w:ins>
      <w:ins w:id="1669" w:author="Lenovo" w:date="2026-09-24T02:12:00Z">
        <w:r w:rsidR="00C1383C">
          <w:rPr>
            <w:rFonts w:ascii="Times New Roman" w:hAnsi="Times New Roman" w:cs="B Nazanin" w:hint="cs"/>
            <w:sz w:val="24"/>
            <w:szCs w:val="28"/>
            <w:rtl/>
          </w:rPr>
          <w:t xml:space="preserve"> </w:t>
        </w:r>
      </w:ins>
      <w:ins w:id="1670" w:author="Lenovo" w:date="2026-09-23T00:35:00Z">
        <w:r w:rsidR="006861C4" w:rsidRPr="006861C4">
          <w:rPr>
            <w:rFonts w:ascii="Times New Roman" w:hAnsi="Times New Roman" w:cs="B Nazanin"/>
            <w:sz w:val="24"/>
            <w:szCs w:val="28"/>
            <w:rtl/>
            <w:rPrChange w:id="1671" w:author="Lenovo" w:date="2026-09-23T00:35:00Z">
              <w:rPr>
                <w:rFonts w:ascii="Times New Roman" w:hAnsi="Times New Roman" w:cs="B Nazanin"/>
                <w:sz w:val="24"/>
                <w:szCs w:val="28"/>
                <w:u w:val="single"/>
                <w:rtl/>
              </w:rPr>
            </w:rPrChange>
          </w:rPr>
          <w:t>افزون بر نقش رسانش</w:t>
        </w:r>
        <w:r w:rsidR="006861C4" w:rsidRPr="006861C4">
          <w:rPr>
            <w:rFonts w:ascii="Times New Roman" w:hAnsi="Times New Roman" w:cs="B Nazanin" w:hint="cs"/>
            <w:sz w:val="24"/>
            <w:szCs w:val="28"/>
            <w:rtl/>
            <w:rPrChange w:id="1672" w:author="Lenovo" w:date="2026-09-23T00:35:00Z">
              <w:rPr>
                <w:rFonts w:ascii="Times New Roman" w:hAnsi="Times New Roman" w:cs="B Nazanin" w:hint="cs"/>
                <w:sz w:val="24"/>
                <w:szCs w:val="28"/>
                <w:u w:val="single"/>
                <w:rtl/>
              </w:rPr>
            </w:rPrChange>
          </w:rPr>
          <w:t>ی،</w:t>
        </w:r>
        <w:r w:rsidR="006861C4" w:rsidRPr="006861C4">
          <w:rPr>
            <w:rFonts w:ascii="Times New Roman" w:hAnsi="Times New Roman" w:cs="B Nazanin"/>
            <w:sz w:val="24"/>
            <w:szCs w:val="28"/>
            <w:rtl/>
            <w:rPrChange w:id="1673" w:author="Lenovo" w:date="2026-09-23T00:35:00Z">
              <w:rPr>
                <w:rFonts w:ascii="Times New Roman" w:hAnsi="Times New Roman" w:cs="B Nazanin"/>
                <w:sz w:val="24"/>
                <w:szCs w:val="28"/>
                <w:u w:val="single"/>
                <w:rtl/>
              </w:rPr>
            </w:rPrChange>
          </w:rPr>
          <w:t xml:space="preserve"> دارا</w:t>
        </w:r>
        <w:r w:rsidR="006861C4" w:rsidRPr="006861C4">
          <w:rPr>
            <w:rFonts w:ascii="Times New Roman" w:hAnsi="Times New Roman" w:cs="B Nazanin" w:hint="cs"/>
            <w:sz w:val="24"/>
            <w:szCs w:val="28"/>
            <w:rtl/>
            <w:rPrChange w:id="1674" w:author="Lenovo" w:date="2026-09-23T00:35:00Z">
              <w:rPr>
                <w:rFonts w:ascii="Times New Roman" w:hAnsi="Times New Roman" w:cs="B Nazanin" w:hint="cs"/>
                <w:sz w:val="24"/>
                <w:szCs w:val="28"/>
                <w:u w:val="single"/>
                <w:rtl/>
              </w:rPr>
            </w:rPrChange>
          </w:rPr>
          <w:t>ی</w:t>
        </w:r>
        <w:r w:rsidR="006861C4" w:rsidRPr="006861C4">
          <w:rPr>
            <w:rFonts w:ascii="Times New Roman" w:hAnsi="Times New Roman" w:cs="B Nazanin"/>
            <w:sz w:val="24"/>
            <w:szCs w:val="28"/>
            <w:rtl/>
            <w:rPrChange w:id="1675" w:author="Lenovo" w:date="2026-09-23T00:35:00Z">
              <w:rPr>
                <w:rFonts w:ascii="Times New Roman" w:hAnsi="Times New Roman" w:cs="B Nazanin"/>
                <w:sz w:val="24"/>
                <w:szCs w:val="28"/>
                <w:u w:val="single"/>
                <w:rtl/>
              </w:rPr>
            </w:rPrChange>
          </w:rPr>
          <w:t xml:space="preserve"> خاص</w:t>
        </w:r>
        <w:r w:rsidR="006861C4" w:rsidRPr="006861C4">
          <w:rPr>
            <w:rFonts w:ascii="Times New Roman" w:hAnsi="Times New Roman" w:cs="B Nazanin" w:hint="cs"/>
            <w:sz w:val="24"/>
            <w:szCs w:val="28"/>
            <w:rtl/>
            <w:rPrChange w:id="1676" w:author="Lenovo" w:date="2026-09-23T00:35:00Z">
              <w:rPr>
                <w:rFonts w:ascii="Times New Roman" w:hAnsi="Times New Roman" w:cs="B Nazanin" w:hint="cs"/>
                <w:sz w:val="24"/>
                <w:szCs w:val="28"/>
                <w:u w:val="single"/>
                <w:rtl/>
              </w:rPr>
            </w:rPrChange>
          </w:rPr>
          <w:t>یت</w:t>
        </w:r>
        <w:r w:rsidR="006861C4" w:rsidRPr="006861C4">
          <w:rPr>
            <w:rFonts w:ascii="Times New Roman" w:hAnsi="Times New Roman" w:cs="B Nazanin"/>
            <w:sz w:val="24"/>
            <w:szCs w:val="28"/>
            <w:rtl/>
            <w:rPrChange w:id="1677" w:author="Lenovo" w:date="2026-09-23T00:35:00Z">
              <w:rPr>
                <w:rFonts w:ascii="Times New Roman" w:hAnsi="Times New Roman" w:cs="B Nazanin"/>
                <w:sz w:val="24"/>
                <w:szCs w:val="28"/>
                <w:u w:val="single"/>
                <w:rtl/>
              </w:rPr>
            </w:rPrChange>
          </w:rPr>
          <w:t xml:space="preserve"> ادجوانت</w:t>
        </w:r>
        <w:r w:rsidR="006861C4" w:rsidRPr="006861C4">
          <w:rPr>
            <w:rFonts w:ascii="Times New Roman" w:hAnsi="Times New Roman" w:cs="B Nazanin" w:hint="cs"/>
            <w:sz w:val="24"/>
            <w:szCs w:val="28"/>
            <w:rtl/>
            <w:rPrChange w:id="1678" w:author="Lenovo" w:date="2026-09-23T00:35:00Z">
              <w:rPr>
                <w:rFonts w:ascii="Times New Roman" w:hAnsi="Times New Roman" w:cs="B Nazanin" w:hint="cs"/>
                <w:sz w:val="24"/>
                <w:szCs w:val="28"/>
                <w:u w:val="single"/>
                <w:rtl/>
              </w:rPr>
            </w:rPrChange>
          </w:rPr>
          <w:t>ی</w:t>
        </w:r>
        <w:r w:rsidR="006861C4" w:rsidRPr="006861C4">
          <w:rPr>
            <w:rFonts w:ascii="Times New Roman" w:hAnsi="Times New Roman" w:cs="B Nazanin"/>
            <w:sz w:val="24"/>
            <w:szCs w:val="28"/>
            <w:rtl/>
            <w:rPrChange w:id="1679" w:author="Lenovo" w:date="2026-09-23T00:35:00Z">
              <w:rPr>
                <w:rFonts w:ascii="Times New Roman" w:hAnsi="Times New Roman" w:cs="B Nazanin"/>
                <w:sz w:val="24"/>
                <w:szCs w:val="28"/>
                <w:u w:val="single"/>
                <w:rtl/>
              </w:rPr>
            </w:rPrChange>
          </w:rPr>
          <w:t xml:space="preserve"> ذات</w:t>
        </w:r>
        <w:r w:rsidR="006861C4" w:rsidRPr="006861C4">
          <w:rPr>
            <w:rFonts w:ascii="Times New Roman" w:hAnsi="Times New Roman" w:cs="B Nazanin" w:hint="cs"/>
            <w:sz w:val="24"/>
            <w:szCs w:val="28"/>
            <w:rtl/>
            <w:rPrChange w:id="1680" w:author="Lenovo" w:date="2026-09-23T00:35:00Z">
              <w:rPr>
                <w:rFonts w:ascii="Times New Roman" w:hAnsi="Times New Roman" w:cs="B Nazanin" w:hint="cs"/>
                <w:sz w:val="24"/>
                <w:szCs w:val="28"/>
                <w:u w:val="single"/>
                <w:rtl/>
              </w:rPr>
            </w:rPrChange>
          </w:rPr>
          <w:t>ی</w:t>
        </w:r>
        <w:r w:rsidR="006861C4" w:rsidRPr="006861C4">
          <w:rPr>
            <w:rFonts w:ascii="Times New Roman" w:hAnsi="Times New Roman" w:cs="B Nazanin"/>
            <w:sz w:val="24"/>
            <w:szCs w:val="28"/>
            <w:rtl/>
            <w:rPrChange w:id="1681" w:author="Lenovo" w:date="2026-09-23T00:35:00Z">
              <w:rPr>
                <w:rFonts w:ascii="Times New Roman" w:hAnsi="Times New Roman" w:cs="B Nazanin"/>
                <w:sz w:val="24"/>
                <w:szCs w:val="28"/>
                <w:u w:val="single"/>
                <w:rtl/>
              </w:rPr>
            </w:rPrChange>
          </w:rPr>
          <w:t xml:space="preserve"> ن</w:t>
        </w:r>
        <w:r w:rsidR="006861C4" w:rsidRPr="006861C4">
          <w:rPr>
            <w:rFonts w:ascii="Times New Roman" w:hAnsi="Times New Roman" w:cs="B Nazanin" w:hint="cs"/>
            <w:sz w:val="24"/>
            <w:szCs w:val="28"/>
            <w:rtl/>
            <w:rPrChange w:id="1682" w:author="Lenovo" w:date="2026-09-23T00:35:00Z">
              <w:rPr>
                <w:rFonts w:ascii="Times New Roman" w:hAnsi="Times New Roman" w:cs="B Nazanin" w:hint="cs"/>
                <w:sz w:val="24"/>
                <w:szCs w:val="28"/>
                <w:u w:val="single"/>
                <w:rtl/>
              </w:rPr>
            </w:rPrChange>
          </w:rPr>
          <w:t>یز</w:t>
        </w:r>
        <w:r w:rsidR="006861C4" w:rsidRPr="006861C4">
          <w:rPr>
            <w:rFonts w:ascii="Times New Roman" w:hAnsi="Times New Roman" w:cs="B Nazanin"/>
            <w:sz w:val="24"/>
            <w:szCs w:val="28"/>
            <w:rtl/>
            <w:rPrChange w:id="1683" w:author="Lenovo" w:date="2026-09-23T00:35:00Z">
              <w:rPr>
                <w:rFonts w:ascii="Times New Roman" w:hAnsi="Times New Roman" w:cs="B Nazanin"/>
                <w:sz w:val="24"/>
                <w:szCs w:val="28"/>
                <w:u w:val="single"/>
                <w:rtl/>
              </w:rPr>
            </w:rPrChange>
          </w:rPr>
          <w:t xml:space="preserve"> م</w:t>
        </w:r>
        <w:r w:rsidR="006861C4" w:rsidRPr="006861C4">
          <w:rPr>
            <w:rFonts w:ascii="Times New Roman" w:hAnsi="Times New Roman" w:cs="B Nazanin" w:hint="cs"/>
            <w:sz w:val="24"/>
            <w:szCs w:val="28"/>
            <w:rtl/>
            <w:rPrChange w:id="1684" w:author="Lenovo" w:date="2026-09-23T00:35:00Z">
              <w:rPr>
                <w:rFonts w:ascii="Times New Roman" w:hAnsi="Times New Roman" w:cs="B Nazanin" w:hint="cs"/>
                <w:sz w:val="24"/>
                <w:szCs w:val="28"/>
                <w:u w:val="single"/>
                <w:rtl/>
              </w:rPr>
            </w:rPrChange>
          </w:rPr>
          <w:t>ی‌باشد</w:t>
        </w:r>
        <w:r w:rsidR="006861C4" w:rsidRPr="006861C4">
          <w:rPr>
            <w:rFonts w:ascii="Times New Roman" w:hAnsi="Times New Roman" w:cs="B Nazanin"/>
            <w:sz w:val="24"/>
            <w:szCs w:val="28"/>
            <w:rtl/>
            <w:rPrChange w:id="1685" w:author="Lenovo" w:date="2026-09-23T00:35:00Z">
              <w:rPr>
                <w:rFonts w:ascii="Times New Roman" w:hAnsi="Times New Roman" w:cs="B Nazanin"/>
                <w:sz w:val="24"/>
                <w:szCs w:val="28"/>
                <w:u w:val="single"/>
                <w:rtl/>
              </w:rPr>
            </w:rPrChange>
          </w:rPr>
          <w:t xml:space="preserve"> و از ا</w:t>
        </w:r>
        <w:r w:rsidR="006861C4" w:rsidRPr="006861C4">
          <w:rPr>
            <w:rFonts w:ascii="Times New Roman" w:hAnsi="Times New Roman" w:cs="B Nazanin" w:hint="cs"/>
            <w:sz w:val="24"/>
            <w:szCs w:val="28"/>
            <w:rtl/>
            <w:rPrChange w:id="1686" w:author="Lenovo" w:date="2026-09-23T00:35:00Z">
              <w:rPr>
                <w:rFonts w:ascii="Times New Roman" w:hAnsi="Times New Roman" w:cs="B Nazanin" w:hint="cs"/>
                <w:sz w:val="24"/>
                <w:szCs w:val="28"/>
                <w:u w:val="single"/>
                <w:rtl/>
              </w:rPr>
            </w:rPrChange>
          </w:rPr>
          <w:t>ین</w:t>
        </w:r>
        <w:r w:rsidR="006861C4" w:rsidRPr="006861C4">
          <w:rPr>
            <w:rFonts w:ascii="Times New Roman" w:hAnsi="Times New Roman" w:cs="B Nazanin"/>
            <w:sz w:val="24"/>
            <w:szCs w:val="28"/>
            <w:rtl/>
            <w:rPrChange w:id="1687" w:author="Lenovo" w:date="2026-09-23T00:35:00Z">
              <w:rPr>
                <w:rFonts w:ascii="Times New Roman" w:hAnsi="Times New Roman" w:cs="B Nazanin"/>
                <w:sz w:val="24"/>
                <w:szCs w:val="28"/>
                <w:u w:val="single"/>
                <w:rtl/>
              </w:rPr>
            </w:rPrChange>
          </w:rPr>
          <w:t xml:space="preserve"> طر</w:t>
        </w:r>
        <w:r w:rsidR="006861C4" w:rsidRPr="006861C4">
          <w:rPr>
            <w:rFonts w:ascii="Times New Roman" w:hAnsi="Times New Roman" w:cs="B Nazanin" w:hint="cs"/>
            <w:sz w:val="24"/>
            <w:szCs w:val="28"/>
            <w:rtl/>
            <w:rPrChange w:id="1688" w:author="Lenovo" w:date="2026-09-23T00:35:00Z">
              <w:rPr>
                <w:rFonts w:ascii="Times New Roman" w:hAnsi="Times New Roman" w:cs="B Nazanin" w:hint="cs"/>
                <w:sz w:val="24"/>
                <w:szCs w:val="28"/>
                <w:u w:val="single"/>
                <w:rtl/>
              </w:rPr>
            </w:rPrChange>
          </w:rPr>
          <w:t>یق</w:t>
        </w:r>
        <w:r w:rsidR="006861C4" w:rsidRPr="006861C4">
          <w:rPr>
            <w:rFonts w:ascii="Times New Roman" w:hAnsi="Times New Roman" w:cs="B Nazanin"/>
            <w:sz w:val="24"/>
            <w:szCs w:val="28"/>
            <w:rtl/>
            <w:rPrChange w:id="1689" w:author="Lenovo" w:date="2026-09-23T00:35:00Z">
              <w:rPr>
                <w:rFonts w:ascii="Times New Roman" w:hAnsi="Times New Roman" w:cs="B Nazanin"/>
                <w:sz w:val="24"/>
                <w:szCs w:val="28"/>
                <w:u w:val="single"/>
                <w:rtl/>
              </w:rPr>
            </w:rPrChange>
          </w:rPr>
          <w:t xml:space="preserve"> بازده برداشت آنت</w:t>
        </w:r>
        <w:r w:rsidR="006861C4" w:rsidRPr="006861C4">
          <w:rPr>
            <w:rFonts w:ascii="Times New Roman" w:hAnsi="Times New Roman" w:cs="B Nazanin" w:hint="cs"/>
            <w:sz w:val="24"/>
            <w:szCs w:val="28"/>
            <w:rtl/>
            <w:rPrChange w:id="1690" w:author="Lenovo" w:date="2026-09-23T00:35:00Z">
              <w:rPr>
                <w:rFonts w:ascii="Times New Roman" w:hAnsi="Times New Roman" w:cs="B Nazanin" w:hint="cs"/>
                <w:sz w:val="24"/>
                <w:szCs w:val="28"/>
                <w:u w:val="single"/>
                <w:rtl/>
              </w:rPr>
            </w:rPrChange>
          </w:rPr>
          <w:t>ی‌ژن</w:t>
        </w:r>
        <w:r w:rsidR="006861C4" w:rsidRPr="006861C4">
          <w:rPr>
            <w:rFonts w:ascii="Times New Roman" w:hAnsi="Times New Roman" w:cs="B Nazanin"/>
            <w:sz w:val="24"/>
            <w:szCs w:val="28"/>
            <w:rtl/>
            <w:rPrChange w:id="1691" w:author="Lenovo" w:date="2026-09-23T00:35:00Z">
              <w:rPr>
                <w:rFonts w:ascii="Times New Roman" w:hAnsi="Times New Roman" w:cs="B Nazanin"/>
                <w:sz w:val="24"/>
                <w:szCs w:val="28"/>
                <w:u w:val="single"/>
                <w:rtl/>
              </w:rPr>
            </w:rPrChange>
          </w:rPr>
          <w:t xml:space="preserve"> توسط سلول‌ها</w:t>
        </w:r>
        <w:r w:rsidR="006861C4" w:rsidRPr="006861C4">
          <w:rPr>
            <w:rFonts w:ascii="Times New Roman" w:hAnsi="Times New Roman" w:cs="B Nazanin" w:hint="cs"/>
            <w:sz w:val="24"/>
            <w:szCs w:val="28"/>
            <w:rtl/>
            <w:rPrChange w:id="1692" w:author="Lenovo" w:date="2026-09-23T00:35:00Z">
              <w:rPr>
                <w:rFonts w:ascii="Times New Roman" w:hAnsi="Times New Roman" w:cs="B Nazanin" w:hint="cs"/>
                <w:sz w:val="24"/>
                <w:szCs w:val="28"/>
                <w:u w:val="single"/>
                <w:rtl/>
              </w:rPr>
            </w:rPrChange>
          </w:rPr>
          <w:t>ی</w:t>
        </w:r>
        <w:r w:rsidR="006861C4" w:rsidRPr="006861C4">
          <w:rPr>
            <w:rFonts w:ascii="Times New Roman" w:hAnsi="Times New Roman" w:cs="B Nazanin"/>
            <w:sz w:val="24"/>
            <w:szCs w:val="28"/>
            <w:rtl/>
            <w:rPrChange w:id="1693" w:author="Lenovo" w:date="2026-09-23T00:35:00Z">
              <w:rPr>
                <w:rFonts w:ascii="Times New Roman" w:hAnsi="Times New Roman" w:cs="B Nazanin"/>
                <w:sz w:val="24"/>
                <w:szCs w:val="28"/>
                <w:u w:val="single"/>
                <w:rtl/>
              </w:rPr>
            </w:rPrChange>
          </w:rPr>
          <w:t xml:space="preserve"> ارائه‌دهنده آنت</w:t>
        </w:r>
        <w:r w:rsidR="006861C4" w:rsidRPr="006861C4">
          <w:rPr>
            <w:rFonts w:ascii="Times New Roman" w:hAnsi="Times New Roman" w:cs="B Nazanin" w:hint="cs"/>
            <w:sz w:val="24"/>
            <w:szCs w:val="28"/>
            <w:rtl/>
            <w:rPrChange w:id="1694" w:author="Lenovo" w:date="2026-09-23T00:35:00Z">
              <w:rPr>
                <w:rFonts w:ascii="Times New Roman" w:hAnsi="Times New Roman" w:cs="B Nazanin" w:hint="cs"/>
                <w:sz w:val="24"/>
                <w:szCs w:val="28"/>
                <w:u w:val="single"/>
                <w:rtl/>
              </w:rPr>
            </w:rPrChange>
          </w:rPr>
          <w:t>ی‌ژن</w:t>
        </w:r>
      </w:ins>
      <w:ins w:id="1695" w:author="Lenovo" w:date="2026-09-23T00:37:00Z">
        <w:r w:rsidR="006861C4">
          <w:rPr>
            <w:rStyle w:val="FootnoteReference"/>
            <w:rFonts w:ascii="Times New Roman" w:hAnsi="Times New Roman" w:cs="B Nazanin"/>
            <w:sz w:val="24"/>
            <w:szCs w:val="28"/>
          </w:rPr>
          <w:footnoteReference w:id="6"/>
        </w:r>
        <w:r w:rsidR="006861C4">
          <w:rPr>
            <w:rFonts w:ascii="Times New Roman" w:hAnsi="Times New Roman" w:cs="B Nazanin" w:hint="cs"/>
            <w:sz w:val="24"/>
            <w:szCs w:val="28"/>
            <w:rtl/>
          </w:rPr>
          <w:t xml:space="preserve"> </w:t>
        </w:r>
        <w:r w:rsidR="006861C4" w:rsidRPr="00407226">
          <w:rPr>
            <w:rFonts w:ascii="Times New Roman" w:hAnsi="Times New Roman" w:cs="B Nazanin"/>
            <w:sz w:val="24"/>
            <w:szCs w:val="28"/>
          </w:rPr>
          <w:t>(APCs</w:t>
        </w:r>
        <w:r w:rsidR="006861C4">
          <w:rPr>
            <w:rFonts w:ascii="Times New Roman" w:hAnsi="Times New Roman" w:cs="B Nazanin"/>
            <w:sz w:val="24"/>
            <w:szCs w:val="28"/>
          </w:rPr>
          <w:t>)</w:t>
        </w:r>
      </w:ins>
      <w:ins w:id="1698" w:author="Lenovo" w:date="2026-09-23T00:38:00Z">
        <w:r w:rsidR="006861C4">
          <w:rPr>
            <w:rFonts w:ascii="Times New Roman" w:hAnsi="Times New Roman" w:cs="B Nazanin" w:hint="cs"/>
            <w:sz w:val="24"/>
            <w:szCs w:val="28"/>
            <w:rtl/>
          </w:rPr>
          <w:t xml:space="preserve"> </w:t>
        </w:r>
      </w:ins>
      <w:ins w:id="1699" w:author="Lenovo" w:date="2026-09-23T00:35:00Z">
        <w:r w:rsidR="006861C4" w:rsidRPr="006861C4">
          <w:rPr>
            <w:rFonts w:ascii="Times New Roman" w:hAnsi="Times New Roman" w:cs="B Nazanin"/>
            <w:sz w:val="24"/>
            <w:szCs w:val="28"/>
            <w:rtl/>
            <w:rPrChange w:id="1700" w:author="Lenovo" w:date="2026-09-23T00:35:00Z">
              <w:rPr>
                <w:rFonts w:ascii="Times New Roman" w:hAnsi="Times New Roman" w:cs="B Nazanin"/>
                <w:sz w:val="24"/>
                <w:szCs w:val="28"/>
                <w:u w:val="single"/>
                <w:rtl/>
              </w:rPr>
            </w:rPrChange>
          </w:rPr>
          <w:t>را افزا</w:t>
        </w:r>
        <w:r w:rsidR="006861C4" w:rsidRPr="006861C4">
          <w:rPr>
            <w:rFonts w:ascii="Times New Roman" w:hAnsi="Times New Roman" w:cs="B Nazanin" w:hint="cs"/>
            <w:sz w:val="24"/>
            <w:szCs w:val="28"/>
            <w:rtl/>
            <w:rPrChange w:id="1701" w:author="Lenovo" w:date="2026-09-23T00:35:00Z">
              <w:rPr>
                <w:rFonts w:ascii="Times New Roman" w:hAnsi="Times New Roman" w:cs="B Nazanin" w:hint="cs"/>
                <w:sz w:val="24"/>
                <w:szCs w:val="28"/>
                <w:u w:val="single"/>
                <w:rtl/>
              </w:rPr>
            </w:rPrChange>
          </w:rPr>
          <w:t>یش</w:t>
        </w:r>
        <w:r w:rsidR="006861C4" w:rsidRPr="006861C4">
          <w:rPr>
            <w:rFonts w:ascii="Times New Roman" w:hAnsi="Times New Roman" w:cs="B Nazanin"/>
            <w:sz w:val="24"/>
            <w:szCs w:val="28"/>
            <w:rtl/>
            <w:rPrChange w:id="1702" w:author="Lenovo" w:date="2026-09-23T00:35:00Z">
              <w:rPr>
                <w:rFonts w:ascii="Times New Roman" w:hAnsi="Times New Roman" w:cs="B Nazanin"/>
                <w:sz w:val="24"/>
                <w:szCs w:val="28"/>
                <w:u w:val="single"/>
                <w:rtl/>
              </w:rPr>
            </w:rPrChange>
          </w:rPr>
          <w:t xml:space="preserve"> داده و با تشد</w:t>
        </w:r>
        <w:r w:rsidR="006861C4" w:rsidRPr="006861C4">
          <w:rPr>
            <w:rFonts w:ascii="Times New Roman" w:hAnsi="Times New Roman" w:cs="B Nazanin" w:hint="cs"/>
            <w:sz w:val="24"/>
            <w:szCs w:val="28"/>
            <w:rtl/>
            <w:rPrChange w:id="1703" w:author="Lenovo" w:date="2026-09-23T00:35:00Z">
              <w:rPr>
                <w:rFonts w:ascii="Times New Roman" w:hAnsi="Times New Roman" w:cs="B Nazanin" w:hint="cs"/>
                <w:sz w:val="24"/>
                <w:szCs w:val="28"/>
                <w:u w:val="single"/>
                <w:rtl/>
              </w:rPr>
            </w:rPrChange>
          </w:rPr>
          <w:t>ید</w:t>
        </w:r>
        <w:r w:rsidR="006861C4" w:rsidRPr="006861C4">
          <w:rPr>
            <w:rFonts w:ascii="Times New Roman" w:hAnsi="Times New Roman" w:cs="B Nazanin"/>
            <w:sz w:val="24"/>
            <w:szCs w:val="28"/>
            <w:rtl/>
            <w:rPrChange w:id="1704" w:author="Lenovo" w:date="2026-09-23T00:35:00Z">
              <w:rPr>
                <w:rFonts w:ascii="Times New Roman" w:hAnsi="Times New Roman" w:cs="B Nazanin"/>
                <w:sz w:val="24"/>
                <w:szCs w:val="28"/>
                <w:u w:val="single"/>
                <w:rtl/>
              </w:rPr>
            </w:rPrChange>
          </w:rPr>
          <w:t xml:space="preserve"> مس</w:t>
        </w:r>
        <w:r w:rsidR="006861C4" w:rsidRPr="006861C4">
          <w:rPr>
            <w:rFonts w:ascii="Times New Roman" w:hAnsi="Times New Roman" w:cs="B Nazanin" w:hint="cs"/>
            <w:sz w:val="24"/>
            <w:szCs w:val="28"/>
            <w:rtl/>
            <w:rPrChange w:id="1705" w:author="Lenovo" w:date="2026-09-23T00:35:00Z">
              <w:rPr>
                <w:rFonts w:ascii="Times New Roman" w:hAnsi="Times New Roman" w:cs="B Nazanin" w:hint="cs"/>
                <w:sz w:val="24"/>
                <w:szCs w:val="28"/>
                <w:u w:val="single"/>
                <w:rtl/>
              </w:rPr>
            </w:rPrChange>
          </w:rPr>
          <w:t>یرهای</w:t>
        </w:r>
        <w:r w:rsidR="006861C4" w:rsidRPr="006861C4">
          <w:rPr>
            <w:rFonts w:ascii="Times New Roman" w:hAnsi="Times New Roman" w:cs="B Nazanin"/>
            <w:sz w:val="24"/>
            <w:szCs w:val="28"/>
            <w:rtl/>
            <w:rPrChange w:id="1706" w:author="Lenovo" w:date="2026-09-23T00:35:00Z">
              <w:rPr>
                <w:rFonts w:ascii="Times New Roman" w:hAnsi="Times New Roman" w:cs="B Nazanin"/>
                <w:sz w:val="24"/>
                <w:szCs w:val="28"/>
                <w:u w:val="single"/>
                <w:rtl/>
              </w:rPr>
            </w:rPrChange>
          </w:rPr>
          <w:t xml:space="preserve"> پ</w:t>
        </w:r>
        <w:r w:rsidR="006861C4" w:rsidRPr="006861C4">
          <w:rPr>
            <w:rFonts w:ascii="Times New Roman" w:hAnsi="Times New Roman" w:cs="B Nazanin" w:hint="cs"/>
            <w:sz w:val="24"/>
            <w:szCs w:val="28"/>
            <w:rtl/>
            <w:rPrChange w:id="1707" w:author="Lenovo" w:date="2026-09-23T00:35:00Z">
              <w:rPr>
                <w:rFonts w:ascii="Times New Roman" w:hAnsi="Times New Roman" w:cs="B Nazanin" w:hint="cs"/>
                <w:sz w:val="24"/>
                <w:szCs w:val="28"/>
                <w:u w:val="single"/>
                <w:rtl/>
              </w:rPr>
            </w:rPrChange>
          </w:rPr>
          <w:t>یام‌رسانی</w:t>
        </w:r>
        <w:r w:rsidR="006861C4" w:rsidRPr="006861C4">
          <w:rPr>
            <w:rFonts w:ascii="Times New Roman" w:hAnsi="Times New Roman" w:cs="B Nazanin"/>
            <w:sz w:val="24"/>
            <w:szCs w:val="28"/>
            <w:rtl/>
            <w:rPrChange w:id="1708" w:author="Lenovo" w:date="2026-09-23T00:35:00Z">
              <w:rPr>
                <w:rFonts w:ascii="Times New Roman" w:hAnsi="Times New Roman" w:cs="B Nazanin"/>
                <w:sz w:val="24"/>
                <w:szCs w:val="28"/>
                <w:u w:val="single"/>
                <w:rtl/>
              </w:rPr>
            </w:rPrChange>
          </w:rPr>
          <w:t xml:space="preserve"> </w:t>
        </w:r>
        <w:r w:rsidR="006861C4">
          <w:rPr>
            <w:rFonts w:ascii="Times New Roman" w:hAnsi="Times New Roman" w:cs="B Nazanin"/>
            <w:sz w:val="24"/>
            <w:szCs w:val="28"/>
            <w:rtl/>
          </w:rPr>
          <w:t>ا</w:t>
        </w:r>
        <w:r w:rsidR="006861C4">
          <w:rPr>
            <w:rFonts w:ascii="Times New Roman" w:hAnsi="Times New Roman" w:cs="B Nazanin" w:hint="cs"/>
            <w:sz w:val="24"/>
            <w:szCs w:val="28"/>
            <w:rtl/>
          </w:rPr>
          <w:t>یمنی،</w:t>
        </w:r>
        <w:r w:rsidR="006861C4">
          <w:rPr>
            <w:rFonts w:ascii="Times New Roman" w:hAnsi="Times New Roman" w:cs="B Nazanin"/>
            <w:sz w:val="24"/>
            <w:szCs w:val="28"/>
            <w:rtl/>
          </w:rPr>
          <w:t xml:space="preserve"> به مهار پد</w:t>
        </w:r>
        <w:r w:rsidR="006861C4">
          <w:rPr>
            <w:rFonts w:ascii="Times New Roman" w:hAnsi="Times New Roman" w:cs="B Nazanin" w:hint="cs"/>
            <w:sz w:val="24"/>
            <w:szCs w:val="28"/>
            <w:rtl/>
          </w:rPr>
          <w:t>یده</w:t>
        </w:r>
        <w:r w:rsidR="006861C4">
          <w:rPr>
            <w:rFonts w:ascii="Times New Roman" w:hAnsi="Times New Roman" w:cs="B Nazanin"/>
            <w:sz w:val="24"/>
            <w:szCs w:val="28"/>
            <w:rtl/>
          </w:rPr>
          <w:t xml:space="preserve"> تحمل خوراک</w:t>
        </w:r>
      </w:ins>
      <w:ins w:id="1709" w:author="Lenovo" w:date="2026-09-23T00:38:00Z">
        <w:r w:rsidR="006861C4">
          <w:rPr>
            <w:rFonts w:ascii="Times New Roman" w:hAnsi="Times New Roman" w:cs="B Nazanin" w:hint="cs"/>
            <w:sz w:val="24"/>
            <w:szCs w:val="28"/>
            <w:rtl/>
          </w:rPr>
          <w:t>ی</w:t>
        </w:r>
        <w:r w:rsidR="006861C4">
          <w:rPr>
            <w:rStyle w:val="FootnoteReference"/>
            <w:rFonts w:ascii="Times New Roman" w:hAnsi="Times New Roman" w:cs="B Nazanin"/>
            <w:sz w:val="24"/>
            <w:szCs w:val="28"/>
            <w:rtl/>
          </w:rPr>
          <w:footnoteReference w:id="7"/>
        </w:r>
      </w:ins>
      <w:ins w:id="1713" w:author="Lenovo" w:date="2026-09-23T00:35:00Z">
        <w:r w:rsidR="006861C4" w:rsidRPr="006861C4">
          <w:rPr>
            <w:rFonts w:ascii="Times New Roman" w:hAnsi="Times New Roman" w:cs="B Nazanin"/>
            <w:sz w:val="24"/>
            <w:szCs w:val="28"/>
            <w:rPrChange w:id="1714" w:author="Lenovo" w:date="2026-09-23T00:35:00Z">
              <w:rPr>
                <w:rFonts w:ascii="Times New Roman" w:hAnsi="Times New Roman" w:cs="B Nazanin"/>
                <w:sz w:val="24"/>
                <w:szCs w:val="28"/>
                <w:u w:val="single"/>
              </w:rPr>
            </w:rPrChange>
          </w:rPr>
          <w:t xml:space="preserve"> </w:t>
        </w:r>
        <w:r w:rsidR="006861C4" w:rsidRPr="006861C4">
          <w:rPr>
            <w:rFonts w:ascii="Times New Roman" w:hAnsi="Times New Roman" w:cs="B Nazanin"/>
            <w:sz w:val="24"/>
            <w:szCs w:val="28"/>
            <w:rtl/>
            <w:rPrChange w:id="1715" w:author="Lenovo" w:date="2026-09-23T00:35:00Z">
              <w:rPr>
                <w:rFonts w:ascii="Times New Roman" w:hAnsi="Times New Roman" w:cs="B Nazanin"/>
                <w:sz w:val="24"/>
                <w:szCs w:val="28"/>
                <w:u w:val="single"/>
                <w:rtl/>
              </w:rPr>
            </w:rPrChange>
          </w:rPr>
          <w:t>و برانگ</w:t>
        </w:r>
        <w:r w:rsidR="006861C4" w:rsidRPr="006861C4">
          <w:rPr>
            <w:rFonts w:ascii="Times New Roman" w:hAnsi="Times New Roman" w:cs="B Nazanin" w:hint="cs"/>
            <w:sz w:val="24"/>
            <w:szCs w:val="28"/>
            <w:rtl/>
            <w:rPrChange w:id="1716" w:author="Lenovo" w:date="2026-09-23T00:35:00Z">
              <w:rPr>
                <w:rFonts w:ascii="Times New Roman" w:hAnsi="Times New Roman" w:cs="B Nazanin" w:hint="cs"/>
                <w:sz w:val="24"/>
                <w:szCs w:val="28"/>
                <w:u w:val="single"/>
                <w:rtl/>
              </w:rPr>
            </w:rPrChange>
          </w:rPr>
          <w:t>یختن</w:t>
        </w:r>
        <w:r w:rsidR="006861C4" w:rsidRPr="006861C4">
          <w:rPr>
            <w:rFonts w:ascii="Times New Roman" w:hAnsi="Times New Roman" w:cs="B Nazanin"/>
            <w:sz w:val="24"/>
            <w:szCs w:val="28"/>
            <w:rtl/>
            <w:rPrChange w:id="1717" w:author="Lenovo" w:date="2026-09-23T00:35:00Z">
              <w:rPr>
                <w:rFonts w:ascii="Times New Roman" w:hAnsi="Times New Roman" w:cs="B Nazanin"/>
                <w:sz w:val="24"/>
                <w:szCs w:val="28"/>
                <w:u w:val="single"/>
                <w:rtl/>
              </w:rPr>
            </w:rPrChange>
          </w:rPr>
          <w:t xml:space="preserve"> پاسخ‌ها</w:t>
        </w:r>
        <w:r w:rsidR="006861C4" w:rsidRPr="006861C4">
          <w:rPr>
            <w:rFonts w:ascii="Times New Roman" w:hAnsi="Times New Roman" w:cs="B Nazanin" w:hint="cs"/>
            <w:sz w:val="24"/>
            <w:szCs w:val="28"/>
            <w:rtl/>
            <w:rPrChange w:id="1718" w:author="Lenovo" w:date="2026-09-23T00:35:00Z">
              <w:rPr>
                <w:rFonts w:ascii="Times New Roman" w:hAnsi="Times New Roman" w:cs="B Nazanin" w:hint="cs"/>
                <w:sz w:val="24"/>
                <w:szCs w:val="28"/>
                <w:u w:val="single"/>
                <w:rtl/>
              </w:rPr>
            </w:rPrChange>
          </w:rPr>
          <w:t>ی</w:t>
        </w:r>
        <w:r w:rsidR="006861C4" w:rsidRPr="006861C4">
          <w:rPr>
            <w:rFonts w:ascii="Times New Roman" w:hAnsi="Times New Roman" w:cs="B Nazanin"/>
            <w:sz w:val="24"/>
            <w:szCs w:val="28"/>
            <w:rtl/>
            <w:rPrChange w:id="1719" w:author="Lenovo" w:date="2026-09-23T00:35:00Z">
              <w:rPr>
                <w:rFonts w:ascii="Times New Roman" w:hAnsi="Times New Roman" w:cs="B Nazanin"/>
                <w:sz w:val="24"/>
                <w:szCs w:val="28"/>
                <w:u w:val="single"/>
                <w:rtl/>
              </w:rPr>
            </w:rPrChange>
          </w:rPr>
          <w:t xml:space="preserve"> پا</w:t>
        </w:r>
        <w:r w:rsidR="006861C4" w:rsidRPr="006861C4">
          <w:rPr>
            <w:rFonts w:ascii="Times New Roman" w:hAnsi="Times New Roman" w:cs="B Nazanin" w:hint="cs"/>
            <w:sz w:val="24"/>
            <w:szCs w:val="28"/>
            <w:rtl/>
            <w:rPrChange w:id="1720" w:author="Lenovo" w:date="2026-09-23T00:35:00Z">
              <w:rPr>
                <w:rFonts w:ascii="Times New Roman" w:hAnsi="Times New Roman" w:cs="B Nazanin" w:hint="cs"/>
                <w:sz w:val="24"/>
                <w:szCs w:val="28"/>
                <w:u w:val="single"/>
                <w:rtl/>
              </w:rPr>
            </w:rPrChange>
          </w:rPr>
          <w:t>یدار</w:t>
        </w:r>
        <w:r w:rsidR="006861C4" w:rsidRPr="006861C4">
          <w:rPr>
            <w:rFonts w:ascii="Times New Roman" w:hAnsi="Times New Roman" w:cs="B Nazanin"/>
            <w:sz w:val="24"/>
            <w:szCs w:val="28"/>
            <w:rtl/>
            <w:rPrChange w:id="1721" w:author="Lenovo" w:date="2026-09-23T00:35:00Z">
              <w:rPr>
                <w:rFonts w:ascii="Times New Roman" w:hAnsi="Times New Roman" w:cs="B Nazanin"/>
                <w:sz w:val="24"/>
                <w:szCs w:val="28"/>
                <w:u w:val="single"/>
                <w:rtl/>
              </w:rPr>
            </w:rPrChange>
          </w:rPr>
          <w:t xml:space="preserve"> کمک م</w:t>
        </w:r>
        <w:r w:rsidR="006861C4" w:rsidRPr="006861C4">
          <w:rPr>
            <w:rFonts w:ascii="Times New Roman" w:hAnsi="Times New Roman" w:cs="B Nazanin" w:hint="cs"/>
            <w:sz w:val="24"/>
            <w:szCs w:val="28"/>
            <w:rtl/>
            <w:rPrChange w:id="1722" w:author="Lenovo" w:date="2026-09-23T00:35:00Z">
              <w:rPr>
                <w:rFonts w:ascii="Times New Roman" w:hAnsi="Times New Roman" w:cs="B Nazanin" w:hint="cs"/>
                <w:sz w:val="24"/>
                <w:szCs w:val="28"/>
                <w:u w:val="single"/>
                <w:rtl/>
              </w:rPr>
            </w:rPrChange>
          </w:rPr>
          <w:t>ی‌کند</w:t>
        </w:r>
      </w:ins>
      <w:del w:id="1723" w:author="Lenovo" w:date="2026-09-23T00:31:00Z">
        <w:r w:rsidRPr="006861C4" w:rsidDel="000B2ABE">
          <w:rPr>
            <w:rFonts w:ascii="Times New Roman" w:hAnsi="Times New Roman" w:cs="B Nazanin" w:hint="cs"/>
            <w:sz w:val="24"/>
            <w:szCs w:val="28"/>
            <w:rtl/>
          </w:rPr>
          <w:delText>افزون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این،</w:delText>
        </w:r>
        <w:r w:rsidRPr="006861C4" w:rsidDel="000B2ABE">
          <w:rPr>
            <w:rFonts w:ascii="Times New Roman" w:hAnsi="Times New Roman" w:cs="B Nazanin"/>
            <w:sz w:val="24"/>
            <w:szCs w:val="28"/>
            <w:rtl/>
          </w:rPr>
          <w:delText xml:space="preserve"> </w:delText>
        </w:r>
      </w:del>
      <w:del w:id="1724" w:author="Lenovo" w:date="2026-09-23T00:32:00Z">
        <w:r w:rsidRPr="006861C4" w:rsidDel="000B2ABE">
          <w:rPr>
            <w:rFonts w:ascii="Times New Roman" w:hAnsi="Times New Roman" w:cs="B Nazanin"/>
            <w:sz w:val="24"/>
            <w:szCs w:val="28"/>
          </w:rPr>
          <w:delText>CTB</w:delText>
        </w:r>
      </w:del>
      <w:del w:id="1725" w:author="Lenovo" w:date="2026-09-23T00:35:00Z">
        <w:r w:rsidRPr="006861C4" w:rsidDel="006861C4">
          <w:rPr>
            <w:rFonts w:ascii="Times New Roman" w:hAnsi="Times New Roman" w:cs="B Nazanin"/>
            <w:sz w:val="24"/>
            <w:szCs w:val="28"/>
            <w:rtl/>
          </w:rPr>
          <w:delText xml:space="preserve"> </w:delText>
        </w:r>
      </w:del>
      <w:del w:id="1726" w:author="Lenovo" w:date="2026-09-23T00:31:00Z">
        <w:r w:rsidRPr="006861C4" w:rsidDel="000B2ABE">
          <w:rPr>
            <w:rFonts w:ascii="Times New Roman" w:hAnsi="Times New Roman" w:cs="B Nazanin" w:hint="cs"/>
            <w:sz w:val="24"/>
            <w:szCs w:val="28"/>
            <w:rtl/>
          </w:rPr>
          <w:delText>علاوه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بر</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نقش</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رسانشی،</w:delText>
        </w:r>
        <w:r w:rsidRPr="006861C4" w:rsidDel="000B2ABE">
          <w:rPr>
            <w:rFonts w:ascii="Times New Roman" w:hAnsi="Times New Roman" w:cs="B Nazanin"/>
            <w:sz w:val="24"/>
            <w:szCs w:val="28"/>
            <w:rtl/>
          </w:rPr>
          <w:delText xml:space="preserve"> </w:delText>
        </w:r>
      </w:del>
      <w:del w:id="1727" w:author="Lenovo" w:date="2026-09-23T00:35:00Z">
        <w:r w:rsidRPr="006861C4" w:rsidDel="006861C4">
          <w:rPr>
            <w:rFonts w:ascii="Times New Roman" w:hAnsi="Times New Roman" w:cs="B Nazanin" w:hint="cs"/>
            <w:sz w:val="24"/>
            <w:szCs w:val="28"/>
            <w:rtl/>
          </w:rPr>
          <w:delText>دارای</w:delText>
        </w:r>
        <w:r w:rsidRPr="006861C4" w:rsidDel="006861C4">
          <w:rPr>
            <w:rFonts w:ascii="Times New Roman" w:hAnsi="Times New Roman" w:cs="B Nazanin"/>
            <w:sz w:val="24"/>
            <w:szCs w:val="28"/>
            <w:rtl/>
          </w:rPr>
          <w:delText xml:space="preserve"> </w:delText>
        </w:r>
        <w:r w:rsidRPr="006861C4" w:rsidDel="006861C4">
          <w:rPr>
            <w:rFonts w:ascii="Times New Roman" w:hAnsi="Times New Roman" w:cs="B Nazanin" w:hint="cs"/>
            <w:sz w:val="24"/>
            <w:szCs w:val="28"/>
            <w:rtl/>
          </w:rPr>
          <w:delText>خاصیت</w:delText>
        </w:r>
        <w:r w:rsidRPr="006861C4" w:rsidDel="006861C4">
          <w:rPr>
            <w:rFonts w:ascii="Times New Roman" w:hAnsi="Times New Roman" w:cs="B Nazanin"/>
            <w:sz w:val="24"/>
            <w:szCs w:val="28"/>
            <w:rtl/>
          </w:rPr>
          <w:delText xml:space="preserve"> </w:delText>
        </w:r>
        <w:r w:rsidRPr="006861C4" w:rsidDel="006861C4">
          <w:rPr>
            <w:rFonts w:ascii="Times New Roman" w:hAnsi="Times New Roman" w:cs="B Nazanin" w:hint="cs"/>
            <w:sz w:val="24"/>
            <w:szCs w:val="28"/>
            <w:rtl/>
          </w:rPr>
          <w:delText>ادجوانتی</w:delText>
        </w:r>
        <w:r w:rsidRPr="006861C4" w:rsidDel="006861C4">
          <w:rPr>
            <w:rFonts w:ascii="Times New Roman" w:hAnsi="Times New Roman" w:cs="B Nazanin"/>
            <w:sz w:val="24"/>
            <w:szCs w:val="28"/>
            <w:rtl/>
          </w:rPr>
          <w:delText xml:space="preserve"> </w:delText>
        </w:r>
        <w:r w:rsidRPr="006861C4" w:rsidDel="006861C4">
          <w:rPr>
            <w:rFonts w:ascii="Times New Roman" w:hAnsi="Times New Roman" w:cs="B Nazanin" w:hint="cs"/>
            <w:sz w:val="24"/>
            <w:szCs w:val="28"/>
            <w:rtl/>
          </w:rPr>
          <w:delText>ذاتی</w:delText>
        </w:r>
        <w:r w:rsidRPr="006861C4" w:rsidDel="006861C4">
          <w:rPr>
            <w:rFonts w:ascii="Times New Roman" w:hAnsi="Times New Roman" w:cs="B Nazanin"/>
            <w:sz w:val="24"/>
            <w:szCs w:val="28"/>
            <w:rtl/>
          </w:rPr>
          <w:delText xml:space="preserve"> </w:delText>
        </w:r>
        <w:r w:rsidRPr="006861C4" w:rsidDel="006861C4">
          <w:rPr>
            <w:rFonts w:ascii="Times New Roman" w:hAnsi="Times New Roman" w:cs="B Nazanin" w:hint="cs"/>
            <w:sz w:val="24"/>
            <w:szCs w:val="28"/>
            <w:rtl/>
          </w:rPr>
          <w:delText>نیز</w:delText>
        </w:r>
        <w:r w:rsidRPr="006861C4" w:rsidDel="006861C4">
          <w:rPr>
            <w:rFonts w:ascii="Times New Roman" w:hAnsi="Times New Roman" w:cs="B Nazanin"/>
            <w:sz w:val="24"/>
            <w:szCs w:val="28"/>
            <w:rtl/>
          </w:rPr>
          <w:delText xml:space="preserve"> </w:delText>
        </w:r>
      </w:del>
      <w:del w:id="1728" w:author="Lenovo" w:date="2026-09-23T00:32:00Z">
        <w:r w:rsidRPr="006861C4" w:rsidDel="000B2ABE">
          <w:rPr>
            <w:rFonts w:ascii="Times New Roman" w:hAnsi="Times New Roman" w:cs="B Nazanin" w:hint="cs"/>
            <w:sz w:val="24"/>
            <w:szCs w:val="28"/>
            <w:rtl/>
          </w:rPr>
          <w:delText>هست</w:delText>
        </w:r>
        <w:r w:rsidRPr="006861C4" w:rsidDel="000B2ABE">
          <w:rPr>
            <w:rFonts w:ascii="Times New Roman" w:hAnsi="Times New Roman" w:cs="B Nazanin"/>
            <w:sz w:val="24"/>
            <w:szCs w:val="28"/>
            <w:rtl/>
          </w:rPr>
          <w:delText xml:space="preserve"> </w:delText>
        </w:r>
      </w:del>
      <w:del w:id="1729" w:author="Lenovo" w:date="2026-09-23T00:33:00Z">
        <w:r w:rsidRPr="006861C4" w:rsidDel="000B2ABE">
          <w:rPr>
            <w:rFonts w:ascii="Times New Roman" w:hAnsi="Times New Roman" w:cs="B Nazanin" w:hint="cs"/>
            <w:sz w:val="24"/>
            <w:szCs w:val="28"/>
            <w:rtl/>
          </w:rPr>
          <w:delText>که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می‌تواند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از</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طریق</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افزایش</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برداشت</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آنتی‌ژن</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و</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تقویت</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سیگنال‌دهی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ایمنی،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به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تشدید</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پاسخ‌های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ایمنی</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القاشده</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کمک</w:delText>
        </w:r>
        <w:r w:rsidRPr="006861C4" w:rsidDel="000B2ABE">
          <w:rPr>
            <w:rFonts w:ascii="Times New Roman" w:hAnsi="Times New Roman" w:cs="B Nazanin"/>
            <w:sz w:val="24"/>
            <w:szCs w:val="28"/>
            <w:rtl/>
          </w:rPr>
          <w:delText xml:space="preserve"> </w:delText>
        </w:r>
        <w:r w:rsidRPr="006861C4" w:rsidDel="000B2ABE">
          <w:rPr>
            <w:rFonts w:ascii="Times New Roman" w:hAnsi="Times New Roman" w:cs="B Nazanin" w:hint="cs"/>
            <w:sz w:val="24"/>
            <w:szCs w:val="28"/>
            <w:rtl/>
          </w:rPr>
          <w:delText>نماید</w:delText>
        </w:r>
      </w:del>
      <w:r w:rsidRPr="006861C4">
        <w:rPr>
          <w:rFonts w:ascii="Times New Roman" w:hAnsi="Times New Roman" w:cs="B Nazanin"/>
          <w:sz w:val="24"/>
          <w:szCs w:val="28"/>
          <w:rtl/>
          <w:rPrChange w:id="1730" w:author="Lenovo" w:date="2026-09-23T00:35:00Z">
            <w:rPr>
              <w:rFonts w:ascii="Times New Roman" w:hAnsi="Times New Roman" w:cs="B Nazanin"/>
              <w:sz w:val="24"/>
              <w:szCs w:val="28"/>
              <w:rtl/>
            </w:rPr>
          </w:rPrChange>
        </w:rPr>
        <w:fldChar w:fldCharType="begin"/>
      </w:r>
      <w:r w:rsidRPr="006861C4">
        <w:rPr>
          <w:rFonts w:ascii="Times New Roman" w:hAnsi="Times New Roman" w:cs="B Nazanin"/>
          <w:sz w:val="24"/>
          <w:szCs w:val="28"/>
          <w:rtl/>
        </w:rPr>
        <w:instrText xml:space="preserve"> </w:instrText>
      </w:r>
      <w:r w:rsidRPr="006861C4">
        <w:rPr>
          <w:rFonts w:ascii="Times New Roman" w:hAnsi="Times New Roman" w:cs="B Nazanin"/>
          <w:sz w:val="24"/>
          <w:szCs w:val="28"/>
        </w:rPr>
        <w:instrText>ADDIN EN.CITE &lt;EndNote&gt;&lt;Cite&gt;&lt;Author&gt;Holmgren&lt;/Author&gt;&lt;Year&gt;1993&lt;/Year&gt;&lt;RecNum&gt;707&lt;/RecNum&gt;&lt;DisplayText&gt;[352, 353]&lt;/DisplayText&gt;&lt;record&gt;&lt;rec-number&gt;707&lt;/rec-number&gt;&lt;foreign-keys&gt;&lt;key app="EN" db-id="ewe5e5wze5az2vea52gxefvgf0pfvxd0dfet" timestamp="176937</w:instrText>
      </w:r>
      <w:r w:rsidRPr="006861C4">
        <w:rPr>
          <w:rFonts w:ascii="Times New Roman" w:hAnsi="Times New Roman" w:cs="B Nazanin"/>
          <w:sz w:val="24"/>
          <w:szCs w:val="28"/>
          <w:rtl/>
        </w:rPr>
        <w:instrText>0653"&gt;707&lt;/</w:instrText>
      </w:r>
      <w:r w:rsidRPr="006861C4">
        <w:rPr>
          <w:rFonts w:ascii="Times New Roman" w:hAnsi="Times New Roman" w:cs="B Nazanin"/>
          <w:sz w:val="24"/>
          <w:szCs w:val="28"/>
        </w:rPr>
        <w:instrText>key&gt;&lt;/foreign-keys&gt;&lt;ref-type name="Journal Article"&gt;17&lt;/ref-type&gt;&lt;contributors&gt;&lt;authors&gt;&lt;author&gt;Holmgren, Jan&lt;/author&gt;&lt;author&gt;Lycke, Nils&lt;/author&gt;&lt;author&gt;Czerkinsky, Cecil&lt;/author&gt;&lt;/authors&gt;&lt;/contributors&gt;&lt;titles&gt;&lt;title&gt;Cholera toxin and cholera B subunit as oral—mucosal adjuvant and antigen vector systems&lt;/title&gt;&lt;secondary-title&gt;Vaccine&lt;/secondary-title&gt;&lt;/titles&gt;&lt;periodical&gt;&lt;full-title&gt;Vaccine&lt;/full-title&gt;&lt;/periodical&gt;&lt;pages&gt;1179-1184&lt;/pages&gt;&lt;volume&gt;11&lt;/volume&gt;&lt;number&gt;12&lt;/number&gt;&lt;dates&gt;&lt;year&gt;1</w:instrText>
      </w:r>
      <w:r w:rsidRPr="006861C4">
        <w:rPr>
          <w:rFonts w:ascii="Times New Roman" w:hAnsi="Times New Roman" w:cs="B Nazanin"/>
          <w:sz w:val="24"/>
          <w:szCs w:val="28"/>
          <w:rtl/>
        </w:rPr>
        <w:instrText>993&lt;/</w:instrText>
      </w:r>
      <w:r w:rsidRPr="006861C4">
        <w:rPr>
          <w:rFonts w:ascii="Times New Roman" w:hAnsi="Times New Roman" w:cs="B Nazanin"/>
          <w:sz w:val="24"/>
          <w:szCs w:val="28"/>
        </w:rPr>
        <w:instrText>year&gt;&lt;/dates&gt;&lt;isbn&gt;0264-410X&lt;/isbn&gt;&lt;urls&gt;&lt;/urls&gt;&lt;/record&gt;&lt;/Cite&gt;&lt;Cite&gt;&lt;Author&gt;Stratmann&lt;/Author&gt;&lt;Year&gt;2015&lt;/Year&gt;&lt;RecNum&gt;708&lt;/RecNum&gt;&lt;record&gt;&lt;rec-number&gt;708&lt;/rec-number&gt;&lt;foreign-keys&gt;&lt;key app="EN" db-id="ewe5e5wze5az2vea52gxefvgf0pfvxd0dfet" timestamp="1769370706"&gt;708&lt;/key&gt;&lt;/foreign-keys&gt;&lt;ref-type name="Journal Article"&gt;17&lt;/ref-type&gt;&lt;contributors&gt;&lt;authors&gt;&lt;author&gt;Stratmann, Thomas&lt;/author&gt;&lt;/authors&gt;&lt;/contributors&gt;&lt;titles&gt;&lt;title&gt;Cholera toxin subunit B as adjuvant––an accelerator in protective immunity and a break in autoimmunity&lt;/title&gt;&lt;secondary-title&gt;Vaccines&lt;/secondary-title&gt;&lt;/titles&gt;&lt;periodical&gt;&lt;full-title&gt;Vaccines&lt;/full-title&gt;&lt;/periodical&gt;&lt;pages&gt;579-596&lt;/pages&gt;&lt;volume&gt;3&lt;/volume&gt;&lt;number&gt;3&lt;/number&gt;&lt;dates&gt;&lt;year&gt;2015&lt;/year&gt;&lt;/dates&gt;&lt;isbn&gt;2076-393X&lt;/isbn&gt;&lt;urls&gt;&lt;/urls&gt;&lt;/record&gt;&lt;/Cite&gt;&lt;/EndNote</w:instrText>
      </w:r>
      <w:r w:rsidRPr="006861C4">
        <w:rPr>
          <w:rFonts w:ascii="Times New Roman" w:hAnsi="Times New Roman" w:cs="B Nazanin"/>
          <w:sz w:val="24"/>
          <w:szCs w:val="28"/>
          <w:rtl/>
        </w:rPr>
        <w:instrText>&gt;</w:instrText>
      </w:r>
      <w:r w:rsidRPr="006861C4">
        <w:rPr>
          <w:rFonts w:ascii="Times New Roman" w:hAnsi="Times New Roman" w:cs="B Nazanin"/>
          <w:sz w:val="24"/>
          <w:szCs w:val="28"/>
          <w:rtl/>
          <w:rPrChange w:id="1731" w:author="Lenovo" w:date="2026-09-23T00:35:00Z">
            <w:rPr>
              <w:rFonts w:ascii="Times New Roman" w:hAnsi="Times New Roman" w:cs="B Nazanin"/>
              <w:sz w:val="24"/>
              <w:szCs w:val="28"/>
              <w:rtl/>
            </w:rPr>
          </w:rPrChange>
        </w:rPr>
        <w:fldChar w:fldCharType="separate"/>
      </w:r>
      <w:r w:rsidRPr="006861C4">
        <w:rPr>
          <w:rFonts w:ascii="Times New Roman" w:hAnsi="Times New Roman" w:cs="B Nazanin"/>
          <w:noProof/>
          <w:sz w:val="24"/>
          <w:szCs w:val="28"/>
          <w:rtl/>
        </w:rPr>
        <w:t>[352, 353]</w:t>
      </w:r>
      <w:r w:rsidRPr="006861C4">
        <w:rPr>
          <w:rFonts w:ascii="Times New Roman" w:hAnsi="Times New Roman" w:cs="B Nazanin"/>
          <w:sz w:val="24"/>
          <w:szCs w:val="28"/>
          <w:rtl/>
          <w:rPrChange w:id="1732" w:author="Lenovo" w:date="2026-09-23T00:35:00Z">
            <w:rPr>
              <w:rFonts w:ascii="Times New Roman" w:hAnsi="Times New Roman" w:cs="B Nazanin"/>
              <w:sz w:val="24"/>
              <w:szCs w:val="28"/>
              <w:rtl/>
            </w:rPr>
          </w:rPrChange>
        </w:rPr>
        <w:fldChar w:fldCharType="end"/>
      </w:r>
      <w:r w:rsidRPr="006861C4">
        <w:rPr>
          <w:rFonts w:ascii="Times New Roman" w:hAnsi="Times New Roman" w:cs="B Nazanin"/>
          <w:sz w:val="24"/>
          <w:szCs w:val="28"/>
          <w:rtl/>
        </w:rPr>
        <w:t xml:space="preserve">. </w:t>
      </w:r>
      <w:ins w:id="1733" w:author="Lenovo" w:date="2026-09-24T02:12:00Z">
        <w:r w:rsidR="00C1383C" w:rsidRPr="00C1383C">
          <w:rPr>
            <w:rFonts w:ascii="Times New Roman" w:hAnsi="Times New Roman" w:cs="B Nazanin"/>
            <w:sz w:val="24"/>
            <w:szCs w:val="28"/>
            <w:rtl/>
          </w:rPr>
          <w:t>از این رو، استفاده از</w:t>
        </w:r>
        <w:r w:rsidR="00C1383C" w:rsidRPr="00C1383C">
          <w:rPr>
            <w:rFonts w:ascii="Times New Roman" w:hAnsi="Times New Roman" w:cs="B Nazanin"/>
            <w:sz w:val="24"/>
            <w:szCs w:val="28"/>
          </w:rPr>
          <w:t xml:space="preserve"> CTB </w:t>
        </w:r>
        <w:r w:rsidR="00C1383C" w:rsidRPr="00C1383C">
          <w:rPr>
            <w:rFonts w:ascii="Times New Roman" w:hAnsi="Times New Roman" w:cs="B Nazanin"/>
            <w:sz w:val="24"/>
            <w:szCs w:val="28"/>
            <w:rtl/>
          </w:rPr>
          <w:t>در ساختار آنتی‌ژن کایمری، در کنار فراهم کردن ظرفیت افزایش برداشت و تحریک پاسخ ایمنی، می‌تواند با الزامات تجویز خوراکی آنتی‌ژن نیز هم‌راستا باشد. با این حال، اثربخشی این رویکرد به حفظ آنتی‌ژن در برابر شرایط نامساعد دستگاه گوارش وابسته است؛ مسئله‌ای که استفاده از زیست‌توده گیاهی به‌عنوان بستری طبیعی برای حفاظت و رسانش آنتی‌ژن را مورد توجه قرار می‌دهد</w:t>
        </w:r>
        <w:r w:rsidR="00C1383C" w:rsidRPr="00C1383C">
          <w:rPr>
            <w:rFonts w:ascii="Times New Roman" w:hAnsi="Times New Roman" w:cs="B Nazanin"/>
            <w:sz w:val="24"/>
            <w:szCs w:val="28"/>
          </w:rPr>
          <w:t>.</w:t>
        </w:r>
      </w:ins>
    </w:p>
    <w:p w14:paraId="5F7ED184" w14:textId="3005507F" w:rsidR="001F056E" w:rsidRPr="009A0B6F" w:rsidDel="00C1383C" w:rsidRDefault="001F056E" w:rsidP="00C1383C">
      <w:pPr>
        <w:spacing w:line="360" w:lineRule="auto"/>
        <w:jc w:val="both"/>
        <w:rPr>
          <w:del w:id="1734" w:author="Lenovo" w:date="2026-09-24T02:12:00Z"/>
          <w:rFonts w:ascii="Times New Roman" w:hAnsi="Times New Roman" w:cs="B Nazanin"/>
          <w:sz w:val="24"/>
          <w:szCs w:val="28"/>
          <w:u w:val="single"/>
          <w:rtl/>
          <w:rPrChange w:id="1735" w:author="Lenovo" w:date="2026-09-23T00:23:00Z">
            <w:rPr>
              <w:del w:id="1736" w:author="Lenovo" w:date="2026-09-24T02:12:00Z"/>
              <w:rFonts w:ascii="Times New Roman" w:hAnsi="Times New Roman" w:cs="B Nazanin"/>
              <w:sz w:val="24"/>
              <w:szCs w:val="28"/>
              <w:rtl/>
            </w:rPr>
          </w:rPrChange>
        </w:rPr>
        <w:pPrChange w:id="1737" w:author="Lenovo" w:date="2026-09-23T00:38:00Z">
          <w:pPr>
            <w:spacing w:line="360" w:lineRule="auto"/>
            <w:jc w:val="both"/>
          </w:pPr>
        </w:pPrChange>
      </w:pPr>
      <w:del w:id="1738" w:author="Lenovo" w:date="2026-09-24T02:12:00Z">
        <w:r w:rsidRPr="009A0B6F" w:rsidDel="00C1383C">
          <w:rPr>
            <w:rFonts w:ascii="Times New Roman" w:hAnsi="Times New Roman" w:cs="B Nazanin" w:hint="cs"/>
            <w:sz w:val="24"/>
            <w:szCs w:val="28"/>
            <w:u w:val="single"/>
            <w:rtl/>
            <w:rPrChange w:id="1739" w:author="Lenovo" w:date="2026-09-23T00:23:00Z">
              <w:rPr>
                <w:rFonts w:ascii="Times New Roman" w:hAnsi="Times New Roman" w:cs="B Nazanin" w:hint="cs"/>
                <w:sz w:val="24"/>
                <w:szCs w:val="28"/>
                <w:rtl/>
              </w:rPr>
            </w:rPrChange>
          </w:rPr>
          <w:delText>در</w:delText>
        </w:r>
        <w:r w:rsidRPr="009A0B6F" w:rsidDel="00C1383C">
          <w:rPr>
            <w:rFonts w:ascii="Times New Roman" w:hAnsi="Times New Roman" w:cs="B Nazanin"/>
            <w:sz w:val="24"/>
            <w:szCs w:val="28"/>
            <w:u w:val="single"/>
            <w:rtl/>
            <w:rPrChange w:id="1740" w:author="Lenovo" w:date="2026-09-23T00:23:00Z">
              <w:rPr>
                <w:rFonts w:ascii="Times New Roman" w:hAnsi="Times New Roman" w:cs="B Nazanin"/>
                <w:sz w:val="24"/>
                <w:szCs w:val="28"/>
                <w:rtl/>
              </w:rPr>
            </w:rPrChange>
          </w:rPr>
          <w:delText xml:space="preserve"> </w:delText>
        </w:r>
        <w:r w:rsidRPr="009A0B6F" w:rsidDel="00C1383C">
          <w:rPr>
            <w:rFonts w:ascii="Times New Roman" w:hAnsi="Times New Roman" w:cs="B Nazanin" w:hint="cs"/>
            <w:sz w:val="24"/>
            <w:szCs w:val="28"/>
            <w:u w:val="single"/>
            <w:rtl/>
            <w:rPrChange w:id="1741" w:author="Lenovo" w:date="2026-09-23T00:23:00Z">
              <w:rPr>
                <w:rFonts w:ascii="Times New Roman" w:hAnsi="Times New Roman" w:cs="B Nazanin" w:hint="cs"/>
                <w:sz w:val="24"/>
                <w:szCs w:val="28"/>
                <w:rtl/>
              </w:rPr>
            </w:rPrChange>
          </w:rPr>
          <w:delText>مجموع،</w:delText>
        </w:r>
      </w:del>
      <w:ins w:id="1742" w:author="SALMANIAN MOHAMMADHASSAN" w:date="2026-09-10T17:34:00Z">
        <w:del w:id="1743" w:author="Lenovo" w:date="2026-09-23T00:35:00Z">
          <w:r w:rsidR="00936C28" w:rsidRPr="009A0B6F" w:rsidDel="006861C4">
            <w:rPr>
              <w:rFonts w:ascii="Times New Roman" w:hAnsi="Times New Roman" w:cs="B Nazanin" w:hint="cs"/>
              <w:sz w:val="24"/>
              <w:szCs w:val="28"/>
              <w:u w:val="single"/>
              <w:rtl/>
              <w:rPrChange w:id="1744" w:author="Lenovo" w:date="2026-09-23T00:23:00Z">
                <w:rPr>
                  <w:rFonts w:ascii="Times New Roman" w:hAnsi="Times New Roman" w:cs="B Nazanin" w:hint="cs"/>
                  <w:sz w:val="24"/>
                  <w:szCs w:val="28"/>
                  <w:rtl/>
                </w:rPr>
              </w:rPrChange>
            </w:rPr>
            <w:delText>به</w:delText>
          </w:r>
          <w:r w:rsidR="00936C28" w:rsidRPr="009A0B6F" w:rsidDel="006861C4">
            <w:rPr>
              <w:rFonts w:ascii="Times New Roman" w:hAnsi="Times New Roman" w:cs="B Nazanin"/>
              <w:sz w:val="24"/>
              <w:szCs w:val="28"/>
              <w:u w:val="single"/>
              <w:rtl/>
              <w:rPrChange w:id="1745" w:author="Lenovo" w:date="2026-09-23T00:23:00Z">
                <w:rPr>
                  <w:rFonts w:ascii="Times New Roman" w:hAnsi="Times New Roman" w:cs="B Nazanin"/>
                  <w:sz w:val="24"/>
                  <w:szCs w:val="28"/>
                  <w:rtl/>
                </w:rPr>
              </w:rPrChange>
            </w:rPr>
            <w:delText xml:space="preserve"> </w:delText>
          </w:r>
          <w:r w:rsidR="00936C28" w:rsidRPr="009A0B6F" w:rsidDel="006861C4">
            <w:rPr>
              <w:rFonts w:ascii="Times New Roman" w:hAnsi="Times New Roman" w:cs="B Nazanin" w:hint="cs"/>
              <w:sz w:val="24"/>
              <w:szCs w:val="28"/>
              <w:u w:val="single"/>
              <w:rtl/>
              <w:rPrChange w:id="1746" w:author="Lenovo" w:date="2026-09-23T00:23:00Z">
                <w:rPr>
                  <w:rFonts w:ascii="Times New Roman" w:hAnsi="Times New Roman" w:cs="B Nazanin" w:hint="cs"/>
                  <w:sz w:val="24"/>
                  <w:szCs w:val="28"/>
                  <w:rtl/>
                </w:rPr>
              </w:rPrChange>
            </w:rPr>
            <w:delText>نظر</w:delText>
          </w:r>
          <w:r w:rsidR="00936C28" w:rsidRPr="009A0B6F" w:rsidDel="006861C4">
            <w:rPr>
              <w:rFonts w:ascii="Times New Roman" w:hAnsi="Times New Roman" w:cs="B Nazanin"/>
              <w:sz w:val="24"/>
              <w:szCs w:val="28"/>
              <w:u w:val="single"/>
              <w:rtl/>
              <w:rPrChange w:id="1747" w:author="Lenovo" w:date="2026-09-23T00:23:00Z">
                <w:rPr>
                  <w:rFonts w:ascii="Times New Roman" w:hAnsi="Times New Roman" w:cs="B Nazanin"/>
                  <w:sz w:val="24"/>
                  <w:szCs w:val="28"/>
                  <w:rtl/>
                </w:rPr>
              </w:rPrChange>
            </w:rPr>
            <w:delText xml:space="preserve"> </w:delText>
          </w:r>
          <w:r w:rsidR="00936C28" w:rsidRPr="009A0B6F" w:rsidDel="006861C4">
            <w:rPr>
              <w:rFonts w:ascii="Times New Roman" w:hAnsi="Times New Roman" w:cs="B Nazanin" w:hint="cs"/>
              <w:sz w:val="24"/>
              <w:szCs w:val="28"/>
              <w:u w:val="single"/>
              <w:rtl/>
              <w:rPrChange w:id="1748" w:author="Lenovo" w:date="2026-09-23T00:23:00Z">
                <w:rPr>
                  <w:rFonts w:ascii="Times New Roman" w:hAnsi="Times New Roman" w:cs="B Nazanin" w:hint="cs"/>
                  <w:sz w:val="24"/>
                  <w:szCs w:val="28"/>
                  <w:rtl/>
                </w:rPr>
              </w:rPrChange>
            </w:rPr>
            <w:delText>می</w:delText>
          </w:r>
          <w:r w:rsidR="00936C28" w:rsidRPr="009A0B6F" w:rsidDel="006861C4">
            <w:rPr>
              <w:rFonts w:ascii="Times New Roman" w:hAnsi="Times New Roman" w:cs="B Nazanin"/>
              <w:sz w:val="24"/>
              <w:szCs w:val="28"/>
              <w:u w:val="single"/>
              <w:rtl/>
              <w:rPrChange w:id="1749" w:author="Lenovo" w:date="2026-09-23T00:23:00Z">
                <w:rPr>
                  <w:rFonts w:ascii="Times New Roman" w:hAnsi="Times New Roman" w:cs="B Nazanin"/>
                  <w:sz w:val="24"/>
                  <w:szCs w:val="28"/>
                  <w:rtl/>
                </w:rPr>
              </w:rPrChange>
            </w:rPr>
            <w:delText xml:space="preserve"> </w:delText>
          </w:r>
          <w:r w:rsidR="00936C28" w:rsidRPr="009A0B6F" w:rsidDel="006861C4">
            <w:rPr>
              <w:rFonts w:ascii="Times New Roman" w:hAnsi="Times New Roman" w:cs="B Nazanin" w:hint="cs"/>
              <w:sz w:val="24"/>
              <w:szCs w:val="28"/>
              <w:u w:val="single"/>
              <w:rtl/>
              <w:rPrChange w:id="1750" w:author="Lenovo" w:date="2026-09-23T00:23:00Z">
                <w:rPr>
                  <w:rFonts w:ascii="Times New Roman" w:hAnsi="Times New Roman" w:cs="B Nazanin" w:hint="cs"/>
                  <w:sz w:val="24"/>
                  <w:szCs w:val="28"/>
                  <w:rtl/>
                </w:rPr>
              </w:rPrChange>
            </w:rPr>
            <w:delText>رسد</w:delText>
          </w:r>
          <w:r w:rsidR="00936C28" w:rsidRPr="009A0B6F" w:rsidDel="006861C4">
            <w:rPr>
              <w:rFonts w:ascii="Times New Roman" w:hAnsi="Times New Roman" w:cs="B Nazanin"/>
              <w:sz w:val="24"/>
              <w:szCs w:val="28"/>
              <w:u w:val="single"/>
              <w:rtl/>
              <w:rPrChange w:id="1751" w:author="Lenovo" w:date="2026-09-23T00:23:00Z">
                <w:rPr>
                  <w:rFonts w:ascii="Times New Roman" w:hAnsi="Times New Roman" w:cs="B Nazanin"/>
                  <w:sz w:val="24"/>
                  <w:szCs w:val="28"/>
                  <w:rtl/>
                </w:rPr>
              </w:rPrChange>
            </w:rPr>
            <w:delText xml:space="preserve"> </w:delText>
          </w:r>
          <w:r w:rsidR="00936C28" w:rsidRPr="009A0B6F" w:rsidDel="006861C4">
            <w:rPr>
              <w:rFonts w:ascii="Times New Roman" w:hAnsi="Times New Roman" w:cs="B Nazanin" w:hint="cs"/>
              <w:sz w:val="24"/>
              <w:szCs w:val="28"/>
              <w:u w:val="single"/>
              <w:rtl/>
              <w:rPrChange w:id="1752" w:author="Lenovo" w:date="2026-09-23T00:23:00Z">
                <w:rPr>
                  <w:rFonts w:ascii="Times New Roman" w:hAnsi="Times New Roman" w:cs="B Nazanin" w:hint="cs"/>
                  <w:sz w:val="24"/>
                  <w:szCs w:val="28"/>
                  <w:rtl/>
                </w:rPr>
              </w:rPrChange>
            </w:rPr>
            <w:delText>که</w:delText>
          </w:r>
        </w:del>
      </w:ins>
      <w:del w:id="1753" w:author="Lenovo" w:date="2026-09-23T00:35:00Z">
        <w:r w:rsidRPr="009A0B6F" w:rsidDel="006861C4">
          <w:rPr>
            <w:rFonts w:ascii="Times New Roman" w:hAnsi="Times New Roman" w:cs="B Nazanin"/>
            <w:sz w:val="24"/>
            <w:szCs w:val="28"/>
            <w:u w:val="single"/>
            <w:rtl/>
            <w:rPrChange w:id="1754"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55" w:author="Lenovo" w:date="2026-09-23T00:23:00Z">
              <w:rPr>
                <w:rFonts w:ascii="Times New Roman" w:hAnsi="Times New Roman" w:cs="B Nazanin" w:hint="cs"/>
                <w:sz w:val="24"/>
                <w:szCs w:val="28"/>
                <w:rtl/>
              </w:rPr>
            </w:rPrChange>
          </w:rPr>
          <w:delText>استفاده</w:delText>
        </w:r>
        <w:r w:rsidRPr="009A0B6F" w:rsidDel="006861C4">
          <w:rPr>
            <w:rFonts w:ascii="Times New Roman" w:hAnsi="Times New Roman" w:cs="B Nazanin"/>
            <w:sz w:val="24"/>
            <w:szCs w:val="28"/>
            <w:u w:val="single"/>
            <w:rtl/>
            <w:rPrChange w:id="1756"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57" w:author="Lenovo" w:date="2026-09-23T00:23:00Z">
              <w:rPr>
                <w:rFonts w:ascii="Times New Roman" w:hAnsi="Times New Roman" w:cs="B Nazanin" w:hint="cs"/>
                <w:sz w:val="24"/>
                <w:szCs w:val="28"/>
                <w:rtl/>
              </w:rPr>
            </w:rPrChange>
          </w:rPr>
          <w:delText>از</w:delText>
        </w:r>
        <w:r w:rsidRPr="009A0B6F" w:rsidDel="006861C4">
          <w:rPr>
            <w:rFonts w:ascii="Times New Roman" w:hAnsi="Times New Roman" w:cs="B Nazanin"/>
            <w:sz w:val="24"/>
            <w:szCs w:val="28"/>
            <w:u w:val="single"/>
            <w:rtl/>
            <w:rPrChange w:id="1758"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sz w:val="24"/>
            <w:szCs w:val="28"/>
            <w:u w:val="single"/>
            <w:rPrChange w:id="1759" w:author="Lenovo" w:date="2026-09-23T00:23:00Z">
              <w:rPr>
                <w:rFonts w:ascii="Times New Roman" w:hAnsi="Times New Roman" w:cs="B Nazanin"/>
                <w:sz w:val="24"/>
                <w:szCs w:val="28"/>
              </w:rPr>
            </w:rPrChange>
          </w:rPr>
          <w:delText>CTB</w:delText>
        </w:r>
        <w:r w:rsidRPr="009A0B6F" w:rsidDel="006861C4">
          <w:rPr>
            <w:rFonts w:ascii="Times New Roman" w:hAnsi="Times New Roman" w:cs="B Nazanin"/>
            <w:sz w:val="24"/>
            <w:szCs w:val="28"/>
            <w:u w:val="single"/>
            <w:rtl/>
            <w:rPrChange w:id="1760"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61" w:author="Lenovo" w:date="2026-09-23T00:23:00Z">
              <w:rPr>
                <w:rFonts w:ascii="Times New Roman" w:hAnsi="Times New Roman" w:cs="B Nazanin" w:hint="cs"/>
                <w:sz w:val="24"/>
                <w:szCs w:val="28"/>
                <w:rtl/>
              </w:rPr>
            </w:rPrChange>
          </w:rPr>
          <w:delText>در</w:delText>
        </w:r>
        <w:r w:rsidRPr="009A0B6F" w:rsidDel="006861C4">
          <w:rPr>
            <w:rFonts w:ascii="Times New Roman" w:hAnsi="Times New Roman" w:cs="B Nazanin"/>
            <w:sz w:val="24"/>
            <w:szCs w:val="28"/>
            <w:u w:val="single"/>
            <w:rtl/>
            <w:rPrChange w:id="1762"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63" w:author="Lenovo" w:date="2026-09-23T00:23:00Z">
              <w:rPr>
                <w:rFonts w:ascii="Times New Roman" w:hAnsi="Times New Roman" w:cs="B Nazanin" w:hint="cs"/>
                <w:sz w:val="24"/>
                <w:szCs w:val="28"/>
                <w:rtl/>
              </w:rPr>
            </w:rPrChange>
          </w:rPr>
          <w:delText>این</w:delText>
        </w:r>
        <w:r w:rsidRPr="009A0B6F" w:rsidDel="006861C4">
          <w:rPr>
            <w:rFonts w:ascii="Times New Roman" w:hAnsi="Times New Roman" w:cs="B Nazanin"/>
            <w:sz w:val="24"/>
            <w:szCs w:val="28"/>
            <w:u w:val="single"/>
            <w:rtl/>
            <w:rPrChange w:id="1764"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65" w:author="Lenovo" w:date="2026-09-23T00:23:00Z">
              <w:rPr>
                <w:rFonts w:ascii="Times New Roman" w:hAnsi="Times New Roman" w:cs="B Nazanin" w:hint="cs"/>
                <w:sz w:val="24"/>
                <w:szCs w:val="28"/>
                <w:rtl/>
              </w:rPr>
            </w:rPrChange>
          </w:rPr>
          <w:delText>مطالعه</w:delText>
        </w:r>
        <w:r w:rsidRPr="009A0B6F" w:rsidDel="006861C4">
          <w:rPr>
            <w:rFonts w:ascii="Times New Roman" w:hAnsi="Times New Roman" w:cs="B Nazanin"/>
            <w:sz w:val="24"/>
            <w:szCs w:val="28"/>
            <w:u w:val="single"/>
            <w:rtl/>
            <w:rPrChange w:id="1766"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67" w:author="Lenovo" w:date="2026-09-23T00:23:00Z">
              <w:rPr>
                <w:rFonts w:ascii="Times New Roman" w:hAnsi="Times New Roman" w:cs="B Nazanin" w:hint="cs"/>
                <w:sz w:val="24"/>
                <w:szCs w:val="28"/>
                <w:rtl/>
              </w:rPr>
            </w:rPrChange>
          </w:rPr>
          <w:delText>را</w:delText>
        </w:r>
        <w:r w:rsidRPr="009A0B6F" w:rsidDel="006861C4">
          <w:rPr>
            <w:rFonts w:ascii="Times New Roman" w:hAnsi="Times New Roman" w:cs="B Nazanin"/>
            <w:sz w:val="24"/>
            <w:szCs w:val="28"/>
            <w:u w:val="single"/>
            <w:rtl/>
            <w:rPrChange w:id="1768"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69" w:author="Lenovo" w:date="2026-09-23T00:23:00Z">
              <w:rPr>
                <w:rFonts w:ascii="Times New Roman" w:hAnsi="Times New Roman" w:cs="B Nazanin" w:hint="cs"/>
                <w:sz w:val="24"/>
                <w:szCs w:val="28"/>
                <w:rtl/>
              </w:rPr>
            </w:rPrChange>
          </w:rPr>
          <w:delText>می‌توان</w:delText>
        </w:r>
        <w:r w:rsidRPr="009A0B6F" w:rsidDel="006861C4">
          <w:rPr>
            <w:rFonts w:ascii="Times New Roman" w:hAnsi="Times New Roman" w:cs="B Nazanin"/>
            <w:sz w:val="24"/>
            <w:szCs w:val="28"/>
            <w:u w:val="single"/>
            <w:rtl/>
            <w:rPrChange w:id="1770"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71" w:author="Lenovo" w:date="2026-09-23T00:23:00Z">
              <w:rPr>
                <w:rFonts w:ascii="Times New Roman" w:hAnsi="Times New Roman" w:cs="B Nazanin" w:hint="cs"/>
                <w:sz w:val="24"/>
                <w:szCs w:val="28"/>
                <w:rtl/>
              </w:rPr>
            </w:rPrChange>
          </w:rPr>
          <w:delText>راهبردی</w:delText>
        </w:r>
        <w:r w:rsidRPr="009A0B6F" w:rsidDel="006861C4">
          <w:rPr>
            <w:rFonts w:ascii="Times New Roman" w:hAnsi="Times New Roman" w:cs="B Nazanin"/>
            <w:sz w:val="24"/>
            <w:szCs w:val="28"/>
            <w:u w:val="single"/>
            <w:rtl/>
            <w:rPrChange w:id="1772"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73" w:author="Lenovo" w:date="2026-09-23T00:23:00Z">
              <w:rPr>
                <w:rFonts w:ascii="Times New Roman" w:hAnsi="Times New Roman" w:cs="B Nazanin" w:hint="cs"/>
                <w:sz w:val="24"/>
                <w:szCs w:val="28"/>
                <w:rtl/>
              </w:rPr>
            </w:rPrChange>
          </w:rPr>
          <w:delText>مکمل</w:delText>
        </w:r>
        <w:r w:rsidRPr="009A0B6F" w:rsidDel="006861C4">
          <w:rPr>
            <w:rFonts w:ascii="Times New Roman" w:hAnsi="Times New Roman" w:cs="B Nazanin"/>
            <w:sz w:val="24"/>
            <w:szCs w:val="28"/>
            <w:u w:val="single"/>
            <w:rtl/>
            <w:rPrChange w:id="1774"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75" w:author="Lenovo" w:date="2026-09-23T00:23:00Z">
              <w:rPr>
                <w:rFonts w:ascii="Times New Roman" w:hAnsi="Times New Roman" w:cs="B Nazanin" w:hint="cs"/>
                <w:sz w:val="24"/>
                <w:szCs w:val="28"/>
                <w:rtl/>
              </w:rPr>
            </w:rPrChange>
          </w:rPr>
          <w:delText>در</w:delText>
        </w:r>
        <w:r w:rsidRPr="009A0B6F" w:rsidDel="006861C4">
          <w:rPr>
            <w:rFonts w:ascii="Times New Roman" w:hAnsi="Times New Roman" w:cs="B Nazanin"/>
            <w:sz w:val="24"/>
            <w:szCs w:val="28"/>
            <w:u w:val="single"/>
            <w:rtl/>
            <w:rPrChange w:id="1776"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77" w:author="Lenovo" w:date="2026-09-23T00:23:00Z">
              <w:rPr>
                <w:rFonts w:ascii="Times New Roman" w:hAnsi="Times New Roman" w:cs="B Nazanin" w:hint="cs"/>
                <w:sz w:val="24"/>
                <w:szCs w:val="28"/>
                <w:rtl/>
              </w:rPr>
            </w:rPrChange>
          </w:rPr>
          <w:delText>کنار</w:delText>
        </w:r>
        <w:r w:rsidRPr="009A0B6F" w:rsidDel="006861C4">
          <w:rPr>
            <w:rFonts w:ascii="Times New Roman" w:hAnsi="Times New Roman" w:cs="B Nazanin"/>
            <w:sz w:val="24"/>
            <w:szCs w:val="28"/>
            <w:u w:val="single"/>
            <w:rtl/>
            <w:rPrChange w:id="1778"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79" w:author="Lenovo" w:date="2026-09-23T00:23:00Z">
              <w:rPr>
                <w:rFonts w:ascii="Times New Roman" w:hAnsi="Times New Roman" w:cs="B Nazanin" w:hint="cs"/>
                <w:sz w:val="24"/>
                <w:szCs w:val="28"/>
                <w:rtl/>
              </w:rPr>
            </w:rPrChange>
          </w:rPr>
          <w:delText>ادجوانت‌های</w:delText>
        </w:r>
        <w:r w:rsidRPr="009A0B6F" w:rsidDel="006861C4">
          <w:rPr>
            <w:rFonts w:ascii="Times New Roman" w:hAnsi="Times New Roman" w:cs="B Nazanin"/>
            <w:sz w:val="24"/>
            <w:szCs w:val="28"/>
            <w:u w:val="single"/>
            <w:rtl/>
            <w:rPrChange w:id="1780"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81" w:author="Lenovo" w:date="2026-09-23T00:23:00Z">
              <w:rPr>
                <w:rFonts w:ascii="Times New Roman" w:hAnsi="Times New Roman" w:cs="B Nazanin" w:hint="cs"/>
                <w:sz w:val="24"/>
                <w:szCs w:val="28"/>
                <w:rtl/>
              </w:rPr>
            </w:rPrChange>
          </w:rPr>
          <w:delText>کلاسیک</w:delText>
        </w:r>
        <w:r w:rsidRPr="009A0B6F" w:rsidDel="006861C4">
          <w:rPr>
            <w:rFonts w:ascii="Times New Roman" w:hAnsi="Times New Roman" w:cs="B Nazanin"/>
            <w:sz w:val="24"/>
            <w:szCs w:val="28"/>
            <w:u w:val="single"/>
            <w:rtl/>
            <w:rPrChange w:id="1782"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83" w:author="Lenovo" w:date="2026-09-23T00:23:00Z">
              <w:rPr>
                <w:rFonts w:ascii="Times New Roman" w:hAnsi="Times New Roman" w:cs="B Nazanin" w:hint="cs"/>
                <w:sz w:val="24"/>
                <w:szCs w:val="28"/>
                <w:rtl/>
              </w:rPr>
            </w:rPrChange>
          </w:rPr>
          <w:delText>دانست</w:delText>
        </w:r>
        <w:r w:rsidRPr="009A0B6F" w:rsidDel="006861C4">
          <w:rPr>
            <w:rFonts w:ascii="Times New Roman" w:hAnsi="Times New Roman" w:cs="B Nazanin"/>
            <w:sz w:val="24"/>
            <w:szCs w:val="28"/>
            <w:u w:val="single"/>
            <w:rtl/>
            <w:rPrChange w:id="1784"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85" w:author="Lenovo" w:date="2026-09-23T00:23:00Z">
              <w:rPr>
                <w:rFonts w:ascii="Times New Roman" w:hAnsi="Times New Roman" w:cs="B Nazanin" w:hint="cs"/>
                <w:sz w:val="24"/>
                <w:szCs w:val="28"/>
                <w:rtl/>
              </w:rPr>
            </w:rPrChange>
          </w:rPr>
          <w:delText>که</w:delText>
        </w:r>
        <w:r w:rsidRPr="009A0B6F" w:rsidDel="006861C4">
          <w:rPr>
            <w:rFonts w:ascii="Times New Roman" w:hAnsi="Times New Roman" w:cs="B Nazanin"/>
            <w:sz w:val="24"/>
            <w:szCs w:val="28"/>
            <w:u w:val="single"/>
            <w:rtl/>
            <w:rPrChange w:id="1786"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87" w:author="Lenovo" w:date="2026-09-23T00:23:00Z">
              <w:rPr>
                <w:rFonts w:ascii="Times New Roman" w:hAnsi="Times New Roman" w:cs="B Nazanin" w:hint="cs"/>
                <w:sz w:val="24"/>
                <w:szCs w:val="28"/>
                <w:rtl/>
              </w:rPr>
            </w:rPrChange>
          </w:rPr>
          <w:delText>با</w:delText>
        </w:r>
        <w:r w:rsidRPr="009A0B6F" w:rsidDel="006861C4">
          <w:rPr>
            <w:rFonts w:ascii="Times New Roman" w:hAnsi="Times New Roman" w:cs="B Nazanin"/>
            <w:sz w:val="24"/>
            <w:szCs w:val="28"/>
            <w:u w:val="single"/>
            <w:rtl/>
            <w:rPrChange w:id="1788"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89" w:author="Lenovo" w:date="2026-09-23T00:23:00Z">
              <w:rPr>
                <w:rFonts w:ascii="Times New Roman" w:hAnsi="Times New Roman" w:cs="B Nazanin" w:hint="cs"/>
                <w:sz w:val="24"/>
                <w:szCs w:val="28"/>
                <w:rtl/>
              </w:rPr>
            </w:rPrChange>
          </w:rPr>
          <w:delText>هدف</w:delText>
        </w:r>
        <w:r w:rsidRPr="009A0B6F" w:rsidDel="006861C4">
          <w:rPr>
            <w:rFonts w:ascii="Times New Roman" w:hAnsi="Times New Roman" w:cs="B Nazanin"/>
            <w:sz w:val="24"/>
            <w:szCs w:val="28"/>
            <w:u w:val="single"/>
            <w:rtl/>
            <w:rPrChange w:id="1790"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91" w:author="Lenovo" w:date="2026-09-23T00:23:00Z">
              <w:rPr>
                <w:rFonts w:ascii="Times New Roman" w:hAnsi="Times New Roman" w:cs="B Nazanin" w:hint="cs"/>
                <w:sz w:val="24"/>
                <w:szCs w:val="28"/>
                <w:rtl/>
              </w:rPr>
            </w:rPrChange>
          </w:rPr>
          <w:delText>جبران</w:delText>
        </w:r>
        <w:r w:rsidRPr="009A0B6F" w:rsidDel="006861C4">
          <w:rPr>
            <w:rFonts w:ascii="Times New Roman" w:hAnsi="Times New Roman" w:cs="B Nazanin"/>
            <w:sz w:val="24"/>
            <w:szCs w:val="28"/>
            <w:u w:val="single"/>
            <w:rtl/>
            <w:rPrChange w:id="1792"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93" w:author="Lenovo" w:date="2026-09-23T00:23:00Z">
              <w:rPr>
                <w:rFonts w:ascii="Times New Roman" w:hAnsi="Times New Roman" w:cs="B Nazanin" w:hint="cs"/>
                <w:sz w:val="24"/>
                <w:szCs w:val="28"/>
                <w:rtl/>
              </w:rPr>
            </w:rPrChange>
          </w:rPr>
          <w:delText>محدودیت‌های</w:delText>
        </w:r>
        <w:r w:rsidRPr="009A0B6F" w:rsidDel="006861C4">
          <w:rPr>
            <w:rFonts w:ascii="Times New Roman" w:hAnsi="Times New Roman" w:cs="B Nazanin"/>
            <w:sz w:val="24"/>
            <w:szCs w:val="28"/>
            <w:u w:val="single"/>
            <w:rtl/>
            <w:rPrChange w:id="1794"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95" w:author="Lenovo" w:date="2026-09-23T00:23:00Z">
              <w:rPr>
                <w:rFonts w:ascii="Times New Roman" w:hAnsi="Times New Roman" w:cs="B Nazanin" w:hint="cs"/>
                <w:sz w:val="24"/>
                <w:szCs w:val="28"/>
                <w:rtl/>
              </w:rPr>
            </w:rPrChange>
          </w:rPr>
          <w:delText>ایمنی‌زایی</w:delText>
        </w:r>
        <w:r w:rsidRPr="009A0B6F" w:rsidDel="006861C4">
          <w:rPr>
            <w:rFonts w:ascii="Times New Roman" w:hAnsi="Times New Roman" w:cs="B Nazanin"/>
            <w:sz w:val="24"/>
            <w:szCs w:val="28"/>
            <w:u w:val="single"/>
            <w:rtl/>
            <w:rPrChange w:id="1796"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97" w:author="Lenovo" w:date="2026-09-23T00:23:00Z">
              <w:rPr>
                <w:rFonts w:ascii="Times New Roman" w:hAnsi="Times New Roman" w:cs="B Nazanin" w:hint="cs"/>
                <w:sz w:val="24"/>
                <w:szCs w:val="28"/>
                <w:rtl/>
              </w:rPr>
            </w:rPrChange>
          </w:rPr>
          <w:delText>واکسن‌های</w:delText>
        </w:r>
        <w:r w:rsidRPr="009A0B6F" w:rsidDel="006861C4">
          <w:rPr>
            <w:rFonts w:ascii="Times New Roman" w:hAnsi="Times New Roman" w:cs="B Nazanin"/>
            <w:sz w:val="24"/>
            <w:szCs w:val="28"/>
            <w:u w:val="single"/>
            <w:rtl/>
            <w:rPrChange w:id="1798"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799" w:author="Lenovo" w:date="2026-09-23T00:23:00Z">
              <w:rPr>
                <w:rFonts w:ascii="Times New Roman" w:hAnsi="Times New Roman" w:cs="B Nazanin" w:hint="cs"/>
                <w:sz w:val="24"/>
                <w:szCs w:val="28"/>
                <w:rtl/>
              </w:rPr>
            </w:rPrChange>
          </w:rPr>
          <w:delText>زیرواحدی،</w:delText>
        </w:r>
        <w:r w:rsidRPr="009A0B6F" w:rsidDel="006861C4">
          <w:rPr>
            <w:rFonts w:ascii="Times New Roman" w:hAnsi="Times New Roman" w:cs="B Nazanin"/>
            <w:sz w:val="24"/>
            <w:szCs w:val="28"/>
            <w:u w:val="single"/>
            <w:rtl/>
            <w:rPrChange w:id="1800"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801" w:author="Lenovo" w:date="2026-09-23T00:23:00Z">
              <w:rPr>
                <w:rFonts w:ascii="Times New Roman" w:hAnsi="Times New Roman" w:cs="B Nazanin" w:hint="cs"/>
                <w:sz w:val="24"/>
                <w:szCs w:val="28"/>
                <w:rtl/>
              </w:rPr>
            </w:rPrChange>
          </w:rPr>
          <w:delText>به‌ویژه</w:delText>
        </w:r>
        <w:r w:rsidRPr="009A0B6F" w:rsidDel="006861C4">
          <w:rPr>
            <w:rFonts w:ascii="Times New Roman" w:hAnsi="Times New Roman" w:cs="B Nazanin"/>
            <w:sz w:val="24"/>
            <w:szCs w:val="28"/>
            <w:u w:val="single"/>
            <w:rtl/>
            <w:rPrChange w:id="1802"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803" w:author="Lenovo" w:date="2026-09-23T00:23:00Z">
              <w:rPr>
                <w:rFonts w:ascii="Times New Roman" w:hAnsi="Times New Roman" w:cs="B Nazanin" w:hint="cs"/>
                <w:sz w:val="24"/>
                <w:szCs w:val="28"/>
                <w:rtl/>
              </w:rPr>
            </w:rPrChange>
          </w:rPr>
          <w:delText>در</w:delText>
        </w:r>
        <w:r w:rsidRPr="009A0B6F" w:rsidDel="006861C4">
          <w:rPr>
            <w:rFonts w:ascii="Times New Roman" w:hAnsi="Times New Roman" w:cs="B Nazanin"/>
            <w:sz w:val="24"/>
            <w:szCs w:val="28"/>
            <w:u w:val="single"/>
            <w:rtl/>
            <w:rPrChange w:id="1804"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805" w:author="Lenovo" w:date="2026-09-23T00:23:00Z">
              <w:rPr>
                <w:rFonts w:ascii="Times New Roman" w:hAnsi="Times New Roman" w:cs="B Nazanin" w:hint="cs"/>
                <w:sz w:val="24"/>
                <w:szCs w:val="28"/>
                <w:rtl/>
              </w:rPr>
            </w:rPrChange>
          </w:rPr>
          <w:delText>مسیر</w:delText>
        </w:r>
        <w:r w:rsidRPr="009A0B6F" w:rsidDel="006861C4">
          <w:rPr>
            <w:rFonts w:ascii="Times New Roman" w:hAnsi="Times New Roman" w:cs="B Nazanin"/>
            <w:sz w:val="24"/>
            <w:szCs w:val="28"/>
            <w:u w:val="single"/>
            <w:rtl/>
            <w:rPrChange w:id="1806"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807" w:author="Lenovo" w:date="2026-09-23T00:23:00Z">
              <w:rPr>
                <w:rFonts w:ascii="Times New Roman" w:hAnsi="Times New Roman" w:cs="B Nazanin" w:hint="cs"/>
                <w:sz w:val="24"/>
                <w:szCs w:val="28"/>
                <w:rtl/>
              </w:rPr>
            </w:rPrChange>
          </w:rPr>
          <w:delText>خوراکی،</w:delText>
        </w:r>
        <w:r w:rsidRPr="009A0B6F" w:rsidDel="006861C4">
          <w:rPr>
            <w:rFonts w:ascii="Times New Roman" w:hAnsi="Times New Roman" w:cs="B Nazanin"/>
            <w:sz w:val="24"/>
            <w:szCs w:val="28"/>
            <w:u w:val="single"/>
            <w:rtl/>
            <w:rPrChange w:id="1808"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809" w:author="Lenovo" w:date="2026-09-23T00:23:00Z">
              <w:rPr>
                <w:rFonts w:ascii="Times New Roman" w:hAnsi="Times New Roman" w:cs="B Nazanin" w:hint="cs"/>
                <w:sz w:val="24"/>
                <w:szCs w:val="28"/>
                <w:rtl/>
              </w:rPr>
            </w:rPrChange>
          </w:rPr>
          <w:delText>اتخاذ</w:delText>
        </w:r>
        <w:r w:rsidRPr="009A0B6F" w:rsidDel="006861C4">
          <w:rPr>
            <w:rFonts w:ascii="Times New Roman" w:hAnsi="Times New Roman" w:cs="B Nazanin"/>
            <w:sz w:val="24"/>
            <w:szCs w:val="28"/>
            <w:u w:val="single"/>
            <w:rtl/>
            <w:rPrChange w:id="1810"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811" w:author="Lenovo" w:date="2026-09-23T00:23:00Z">
              <w:rPr>
                <w:rFonts w:ascii="Times New Roman" w:hAnsi="Times New Roman" w:cs="B Nazanin" w:hint="cs"/>
                <w:sz w:val="24"/>
                <w:szCs w:val="28"/>
                <w:rtl/>
              </w:rPr>
            </w:rPrChange>
          </w:rPr>
          <w:delText>شده</w:delText>
        </w:r>
        <w:r w:rsidRPr="009A0B6F" w:rsidDel="006861C4">
          <w:rPr>
            <w:rFonts w:ascii="Times New Roman" w:hAnsi="Times New Roman" w:cs="B Nazanin"/>
            <w:sz w:val="24"/>
            <w:szCs w:val="28"/>
            <w:u w:val="single"/>
            <w:rtl/>
            <w:rPrChange w:id="1812" w:author="Lenovo" w:date="2026-09-23T00:23:00Z">
              <w:rPr>
                <w:rFonts w:ascii="Times New Roman" w:hAnsi="Times New Roman" w:cs="B Nazanin"/>
                <w:sz w:val="24"/>
                <w:szCs w:val="28"/>
                <w:rtl/>
              </w:rPr>
            </w:rPrChange>
          </w:rPr>
          <w:delText xml:space="preserve"> </w:delText>
        </w:r>
        <w:r w:rsidRPr="009A0B6F" w:rsidDel="006861C4">
          <w:rPr>
            <w:rFonts w:ascii="Times New Roman" w:hAnsi="Times New Roman" w:cs="B Nazanin" w:hint="cs"/>
            <w:sz w:val="24"/>
            <w:szCs w:val="28"/>
            <w:u w:val="single"/>
            <w:rtl/>
            <w:rPrChange w:id="1813" w:author="Lenovo" w:date="2026-09-23T00:23:00Z">
              <w:rPr>
                <w:rFonts w:ascii="Times New Roman" w:hAnsi="Times New Roman" w:cs="B Nazanin" w:hint="cs"/>
                <w:sz w:val="24"/>
                <w:szCs w:val="28"/>
                <w:rtl/>
              </w:rPr>
            </w:rPrChange>
          </w:rPr>
          <w:delText>است</w:delText>
        </w:r>
        <w:r w:rsidRPr="009A0B6F" w:rsidDel="006861C4">
          <w:rPr>
            <w:rFonts w:ascii="Times New Roman" w:hAnsi="Times New Roman" w:cs="B Nazanin"/>
            <w:sz w:val="24"/>
            <w:szCs w:val="28"/>
            <w:u w:val="single"/>
            <w:rtl/>
            <w:rPrChange w:id="1814" w:author="Lenovo" w:date="2026-09-23T00:23:00Z">
              <w:rPr>
                <w:rFonts w:ascii="Times New Roman" w:hAnsi="Times New Roman" w:cs="B Nazanin"/>
                <w:sz w:val="24"/>
                <w:szCs w:val="28"/>
                <w:rtl/>
              </w:rPr>
            </w:rPrChange>
          </w:rPr>
          <w:delText>.</w:delText>
        </w:r>
      </w:del>
    </w:p>
    <w:p w14:paraId="5F7ED185" w14:textId="1BE17F40" w:rsidR="001F056E" w:rsidRPr="005F3CC0" w:rsidDel="006861C4" w:rsidRDefault="006861C4" w:rsidP="00C1383C">
      <w:pPr>
        <w:spacing w:line="360" w:lineRule="auto"/>
        <w:jc w:val="both"/>
        <w:rPr>
          <w:del w:id="1815" w:author="Lenovo" w:date="2026-09-23T00:42:00Z"/>
          <w:rFonts w:ascii="Times New Roman" w:hAnsi="Times New Roman" w:cs="B Nazanin"/>
          <w:sz w:val="24"/>
          <w:szCs w:val="28"/>
          <w:rtl/>
        </w:rPr>
        <w:pPrChange w:id="1816" w:author="Lenovo" w:date="2026-09-23T00:51:00Z">
          <w:pPr>
            <w:spacing w:line="360" w:lineRule="auto"/>
            <w:jc w:val="both"/>
          </w:pPr>
        </w:pPrChange>
      </w:pPr>
      <w:ins w:id="1817" w:author="Lenovo" w:date="2026-09-23T00:42:00Z">
        <w:r w:rsidRPr="005F3CC0">
          <w:rPr>
            <w:rFonts w:ascii="Times New Roman" w:hAnsi="Times New Roman" w:cs="B Nazanin"/>
            <w:sz w:val="24"/>
            <w:szCs w:val="28"/>
            <w:rtl/>
            <w:rPrChange w:id="1818" w:author="Lenovo" w:date="2026-09-23T00:51:00Z">
              <w:rPr>
                <w:rFonts w:ascii="Times New Roman" w:hAnsi="Times New Roman" w:cs="B Nazanin"/>
                <w:sz w:val="24"/>
                <w:szCs w:val="28"/>
                <w:u w:val="single"/>
                <w:rtl/>
              </w:rPr>
            </w:rPrChange>
          </w:rPr>
          <w:t>واکسن‌ها</w:t>
        </w:r>
        <w:r w:rsidRPr="005F3CC0">
          <w:rPr>
            <w:rFonts w:ascii="Times New Roman" w:hAnsi="Times New Roman" w:cs="B Nazanin" w:hint="cs"/>
            <w:sz w:val="24"/>
            <w:szCs w:val="28"/>
            <w:rtl/>
            <w:rPrChange w:id="1819"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20" w:author="Lenovo" w:date="2026-09-23T00:51:00Z">
              <w:rPr>
                <w:rFonts w:ascii="Times New Roman" w:hAnsi="Times New Roman" w:cs="B Nazanin"/>
                <w:sz w:val="24"/>
                <w:szCs w:val="28"/>
                <w:u w:val="single"/>
                <w:rtl/>
              </w:rPr>
            </w:rPrChange>
          </w:rPr>
          <w:t xml:space="preserve"> خوراک</w:t>
        </w:r>
        <w:r w:rsidRPr="005F3CC0">
          <w:rPr>
            <w:rFonts w:ascii="Times New Roman" w:hAnsi="Times New Roman" w:cs="B Nazanin" w:hint="cs"/>
            <w:sz w:val="24"/>
            <w:szCs w:val="28"/>
            <w:rtl/>
            <w:rPrChange w:id="1821"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22" w:author="Lenovo" w:date="2026-09-23T00:51:00Z">
              <w:rPr>
                <w:rFonts w:ascii="Times New Roman" w:hAnsi="Times New Roman" w:cs="B Nazanin"/>
                <w:sz w:val="24"/>
                <w:szCs w:val="28"/>
                <w:u w:val="single"/>
                <w:rtl/>
              </w:rPr>
            </w:rPrChange>
          </w:rPr>
          <w:t xml:space="preserve"> به دل</w:t>
        </w:r>
        <w:r w:rsidRPr="005F3CC0">
          <w:rPr>
            <w:rFonts w:ascii="Times New Roman" w:hAnsi="Times New Roman" w:cs="B Nazanin" w:hint="cs"/>
            <w:sz w:val="24"/>
            <w:szCs w:val="28"/>
            <w:rtl/>
            <w:rPrChange w:id="1823" w:author="Lenovo" w:date="2026-09-23T00:51:00Z">
              <w:rPr>
                <w:rFonts w:ascii="Times New Roman" w:hAnsi="Times New Roman" w:cs="B Nazanin" w:hint="cs"/>
                <w:sz w:val="24"/>
                <w:szCs w:val="28"/>
                <w:u w:val="single"/>
                <w:rtl/>
              </w:rPr>
            </w:rPrChange>
          </w:rPr>
          <w:t>یل</w:t>
        </w:r>
        <w:r w:rsidRPr="005F3CC0">
          <w:rPr>
            <w:rFonts w:ascii="Times New Roman" w:hAnsi="Times New Roman" w:cs="B Nazanin"/>
            <w:sz w:val="24"/>
            <w:szCs w:val="28"/>
            <w:rtl/>
            <w:rPrChange w:id="1824" w:author="Lenovo" w:date="2026-09-23T00:51:00Z">
              <w:rPr>
                <w:rFonts w:ascii="Times New Roman" w:hAnsi="Times New Roman" w:cs="B Nazanin"/>
                <w:sz w:val="24"/>
                <w:szCs w:val="28"/>
                <w:u w:val="single"/>
                <w:rtl/>
              </w:rPr>
            </w:rPrChange>
          </w:rPr>
          <w:t xml:space="preserve"> توانا</w:t>
        </w:r>
        <w:r w:rsidRPr="005F3CC0">
          <w:rPr>
            <w:rFonts w:ascii="Times New Roman" w:hAnsi="Times New Roman" w:cs="B Nazanin" w:hint="cs"/>
            <w:sz w:val="24"/>
            <w:szCs w:val="28"/>
            <w:rtl/>
            <w:rPrChange w:id="1825" w:author="Lenovo" w:date="2026-09-23T00:51:00Z">
              <w:rPr>
                <w:rFonts w:ascii="Times New Roman" w:hAnsi="Times New Roman" w:cs="B Nazanin" w:hint="cs"/>
                <w:sz w:val="24"/>
                <w:szCs w:val="28"/>
                <w:u w:val="single"/>
                <w:rtl/>
              </w:rPr>
            </w:rPrChange>
          </w:rPr>
          <w:t>یی</w:t>
        </w:r>
        <w:r w:rsidRPr="005F3CC0">
          <w:rPr>
            <w:rFonts w:ascii="Times New Roman" w:hAnsi="Times New Roman" w:cs="B Nazanin"/>
            <w:sz w:val="24"/>
            <w:szCs w:val="28"/>
            <w:rtl/>
            <w:rPrChange w:id="1826" w:author="Lenovo" w:date="2026-09-23T00:51:00Z">
              <w:rPr>
                <w:rFonts w:ascii="Times New Roman" w:hAnsi="Times New Roman" w:cs="B Nazanin"/>
                <w:sz w:val="24"/>
                <w:szCs w:val="28"/>
                <w:u w:val="single"/>
                <w:rtl/>
              </w:rPr>
            </w:rPrChange>
          </w:rPr>
          <w:t xml:space="preserve"> تحر</w:t>
        </w:r>
        <w:r w:rsidRPr="005F3CC0">
          <w:rPr>
            <w:rFonts w:ascii="Times New Roman" w:hAnsi="Times New Roman" w:cs="B Nazanin" w:hint="cs"/>
            <w:sz w:val="24"/>
            <w:szCs w:val="28"/>
            <w:rtl/>
            <w:rPrChange w:id="1827" w:author="Lenovo" w:date="2026-09-23T00:51:00Z">
              <w:rPr>
                <w:rFonts w:ascii="Times New Roman" w:hAnsi="Times New Roman" w:cs="B Nazanin" w:hint="cs"/>
                <w:sz w:val="24"/>
                <w:szCs w:val="28"/>
                <w:u w:val="single"/>
                <w:rtl/>
              </w:rPr>
            </w:rPrChange>
          </w:rPr>
          <w:t>یک</w:t>
        </w:r>
        <w:r w:rsidRPr="005F3CC0">
          <w:rPr>
            <w:rFonts w:ascii="Times New Roman" w:hAnsi="Times New Roman" w:cs="B Nazanin"/>
            <w:sz w:val="24"/>
            <w:szCs w:val="28"/>
            <w:rtl/>
            <w:rPrChange w:id="1828" w:author="Lenovo" w:date="2026-09-23T00:51:00Z">
              <w:rPr>
                <w:rFonts w:ascii="Times New Roman" w:hAnsi="Times New Roman" w:cs="B Nazanin"/>
                <w:sz w:val="24"/>
                <w:szCs w:val="28"/>
                <w:u w:val="single"/>
                <w:rtl/>
              </w:rPr>
            </w:rPrChange>
          </w:rPr>
          <w:t xml:space="preserve"> هم‌زمان پاسخ‌ها</w:t>
        </w:r>
        <w:r w:rsidRPr="005F3CC0">
          <w:rPr>
            <w:rFonts w:ascii="Times New Roman" w:hAnsi="Times New Roman" w:cs="B Nazanin" w:hint="cs"/>
            <w:sz w:val="24"/>
            <w:szCs w:val="28"/>
            <w:rtl/>
            <w:rPrChange w:id="1829"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30" w:author="Lenovo" w:date="2026-09-23T00:51:00Z">
              <w:rPr>
                <w:rFonts w:ascii="Times New Roman" w:hAnsi="Times New Roman" w:cs="B Nazanin"/>
                <w:sz w:val="24"/>
                <w:szCs w:val="28"/>
                <w:u w:val="single"/>
                <w:rtl/>
              </w:rPr>
            </w:rPrChange>
          </w:rPr>
          <w:t xml:space="preserve"> ا</w:t>
        </w:r>
        <w:r w:rsidRPr="005F3CC0">
          <w:rPr>
            <w:rFonts w:ascii="Times New Roman" w:hAnsi="Times New Roman" w:cs="B Nazanin" w:hint="cs"/>
            <w:sz w:val="24"/>
            <w:szCs w:val="28"/>
            <w:rtl/>
            <w:rPrChange w:id="1831" w:author="Lenovo" w:date="2026-09-23T00:51:00Z">
              <w:rPr>
                <w:rFonts w:ascii="Times New Roman" w:hAnsi="Times New Roman" w:cs="B Nazanin" w:hint="cs"/>
                <w:sz w:val="24"/>
                <w:szCs w:val="28"/>
                <w:u w:val="single"/>
                <w:rtl/>
              </w:rPr>
            </w:rPrChange>
          </w:rPr>
          <w:t>یمنی</w:t>
        </w:r>
        <w:r w:rsidRPr="005F3CC0">
          <w:rPr>
            <w:rFonts w:ascii="Times New Roman" w:hAnsi="Times New Roman" w:cs="B Nazanin"/>
            <w:sz w:val="24"/>
            <w:szCs w:val="28"/>
            <w:rtl/>
            <w:rPrChange w:id="1832" w:author="Lenovo" w:date="2026-09-23T00:51:00Z">
              <w:rPr>
                <w:rFonts w:ascii="Times New Roman" w:hAnsi="Times New Roman" w:cs="B Nazanin"/>
                <w:sz w:val="24"/>
                <w:szCs w:val="28"/>
                <w:u w:val="single"/>
                <w:rtl/>
              </w:rPr>
            </w:rPrChange>
          </w:rPr>
          <w:t xml:space="preserve"> مخاط</w:t>
        </w:r>
        <w:r w:rsidRPr="005F3CC0">
          <w:rPr>
            <w:rFonts w:ascii="Times New Roman" w:hAnsi="Times New Roman" w:cs="B Nazanin" w:hint="cs"/>
            <w:sz w:val="24"/>
            <w:szCs w:val="28"/>
            <w:rtl/>
            <w:rPrChange w:id="1833"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34" w:author="Lenovo" w:date="2026-09-23T00:51:00Z">
              <w:rPr>
                <w:rFonts w:ascii="Times New Roman" w:hAnsi="Times New Roman" w:cs="B Nazanin"/>
                <w:sz w:val="24"/>
                <w:szCs w:val="28"/>
                <w:u w:val="single"/>
                <w:rtl/>
              </w:rPr>
            </w:rPrChange>
          </w:rPr>
          <w:t xml:space="preserve"> و س</w:t>
        </w:r>
        <w:r w:rsidRPr="005F3CC0">
          <w:rPr>
            <w:rFonts w:ascii="Times New Roman" w:hAnsi="Times New Roman" w:cs="B Nazanin" w:hint="cs"/>
            <w:sz w:val="24"/>
            <w:szCs w:val="28"/>
            <w:rtl/>
            <w:rPrChange w:id="1835" w:author="Lenovo" w:date="2026-09-23T00:51:00Z">
              <w:rPr>
                <w:rFonts w:ascii="Times New Roman" w:hAnsi="Times New Roman" w:cs="B Nazanin" w:hint="cs"/>
                <w:sz w:val="24"/>
                <w:szCs w:val="28"/>
                <w:u w:val="single"/>
                <w:rtl/>
              </w:rPr>
            </w:rPrChange>
          </w:rPr>
          <w:t>یستمیک</w:t>
        </w:r>
        <w:r w:rsidRPr="005F3CC0">
          <w:rPr>
            <w:rFonts w:ascii="Times New Roman" w:hAnsi="Times New Roman" w:cs="B Nazanin"/>
            <w:sz w:val="24"/>
            <w:szCs w:val="28"/>
            <w:rtl/>
            <w:rPrChange w:id="1836" w:author="Lenovo" w:date="2026-09-23T00:51:00Z">
              <w:rPr>
                <w:rFonts w:ascii="Times New Roman" w:hAnsi="Times New Roman" w:cs="B Nazanin"/>
                <w:sz w:val="24"/>
                <w:szCs w:val="28"/>
                <w:u w:val="single"/>
                <w:rtl/>
              </w:rPr>
            </w:rPrChange>
          </w:rPr>
          <w:t xml:space="preserve"> و برخوردار</w:t>
        </w:r>
        <w:r w:rsidRPr="005F3CC0">
          <w:rPr>
            <w:rFonts w:ascii="Times New Roman" w:hAnsi="Times New Roman" w:cs="B Nazanin" w:hint="cs"/>
            <w:sz w:val="24"/>
            <w:szCs w:val="28"/>
            <w:rtl/>
            <w:rPrChange w:id="1837"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38" w:author="Lenovo" w:date="2026-09-23T00:51:00Z">
              <w:rPr>
                <w:rFonts w:ascii="Times New Roman" w:hAnsi="Times New Roman" w:cs="B Nazanin"/>
                <w:sz w:val="24"/>
                <w:szCs w:val="28"/>
                <w:u w:val="single"/>
                <w:rtl/>
              </w:rPr>
            </w:rPrChange>
          </w:rPr>
          <w:t xml:space="preserve"> از مزا</w:t>
        </w:r>
        <w:r w:rsidRPr="005F3CC0">
          <w:rPr>
            <w:rFonts w:ascii="Times New Roman" w:hAnsi="Times New Roman" w:cs="B Nazanin" w:hint="cs"/>
            <w:sz w:val="24"/>
            <w:szCs w:val="28"/>
            <w:rtl/>
            <w:rPrChange w:id="1839" w:author="Lenovo" w:date="2026-09-23T00:51:00Z">
              <w:rPr>
                <w:rFonts w:ascii="Times New Roman" w:hAnsi="Times New Roman" w:cs="B Nazanin" w:hint="cs"/>
                <w:sz w:val="24"/>
                <w:szCs w:val="28"/>
                <w:u w:val="single"/>
                <w:rtl/>
              </w:rPr>
            </w:rPrChange>
          </w:rPr>
          <w:t>یای</w:t>
        </w:r>
        <w:r w:rsidRPr="005F3CC0">
          <w:rPr>
            <w:rFonts w:ascii="Times New Roman" w:hAnsi="Times New Roman" w:cs="B Nazanin"/>
            <w:sz w:val="24"/>
            <w:szCs w:val="28"/>
            <w:rtl/>
            <w:rPrChange w:id="1840" w:author="Lenovo" w:date="2026-09-23T00:51:00Z">
              <w:rPr>
                <w:rFonts w:ascii="Times New Roman" w:hAnsi="Times New Roman" w:cs="B Nazanin"/>
                <w:sz w:val="24"/>
                <w:szCs w:val="28"/>
                <w:u w:val="single"/>
                <w:rtl/>
              </w:rPr>
            </w:rPrChange>
          </w:rPr>
          <w:t xml:space="preserve"> روش‌ها</w:t>
        </w:r>
        <w:r w:rsidRPr="005F3CC0">
          <w:rPr>
            <w:rFonts w:ascii="Times New Roman" w:hAnsi="Times New Roman" w:cs="B Nazanin" w:hint="cs"/>
            <w:sz w:val="24"/>
            <w:szCs w:val="28"/>
            <w:rtl/>
            <w:rPrChange w:id="1841"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42" w:author="Lenovo" w:date="2026-09-23T00:51:00Z">
              <w:rPr>
                <w:rFonts w:ascii="Times New Roman" w:hAnsi="Times New Roman" w:cs="B Nazanin"/>
                <w:sz w:val="24"/>
                <w:szCs w:val="28"/>
                <w:u w:val="single"/>
                <w:rtl/>
              </w:rPr>
            </w:rPrChange>
          </w:rPr>
          <w:t xml:space="preserve"> غ</w:t>
        </w:r>
        <w:r w:rsidRPr="005F3CC0">
          <w:rPr>
            <w:rFonts w:ascii="Times New Roman" w:hAnsi="Times New Roman" w:cs="B Nazanin" w:hint="cs"/>
            <w:sz w:val="24"/>
            <w:szCs w:val="28"/>
            <w:rtl/>
            <w:rPrChange w:id="1843" w:author="Lenovo" w:date="2026-09-23T00:51:00Z">
              <w:rPr>
                <w:rFonts w:ascii="Times New Roman" w:hAnsi="Times New Roman" w:cs="B Nazanin" w:hint="cs"/>
                <w:sz w:val="24"/>
                <w:szCs w:val="28"/>
                <w:u w:val="single"/>
                <w:rtl/>
              </w:rPr>
            </w:rPrChange>
          </w:rPr>
          <w:t>یرتهاجمی،</w:t>
        </w:r>
        <w:r w:rsidRPr="005F3CC0">
          <w:rPr>
            <w:rFonts w:ascii="Times New Roman" w:hAnsi="Times New Roman" w:cs="B Nazanin"/>
            <w:sz w:val="24"/>
            <w:szCs w:val="28"/>
            <w:rtl/>
            <w:rPrChange w:id="1844" w:author="Lenovo" w:date="2026-09-23T00:51:00Z">
              <w:rPr>
                <w:rFonts w:ascii="Times New Roman" w:hAnsi="Times New Roman" w:cs="B Nazanin"/>
                <w:sz w:val="24"/>
                <w:szCs w:val="28"/>
                <w:u w:val="single"/>
                <w:rtl/>
              </w:rPr>
            </w:rPrChange>
          </w:rPr>
          <w:t xml:space="preserve"> جا</w:t>
        </w:r>
        <w:r w:rsidRPr="005F3CC0">
          <w:rPr>
            <w:rFonts w:ascii="Times New Roman" w:hAnsi="Times New Roman" w:cs="B Nazanin" w:hint="cs"/>
            <w:sz w:val="24"/>
            <w:szCs w:val="28"/>
            <w:rtl/>
            <w:rPrChange w:id="1845" w:author="Lenovo" w:date="2026-09-23T00:51:00Z">
              <w:rPr>
                <w:rFonts w:ascii="Times New Roman" w:hAnsi="Times New Roman" w:cs="B Nazanin" w:hint="cs"/>
                <w:sz w:val="24"/>
                <w:szCs w:val="28"/>
                <w:u w:val="single"/>
                <w:rtl/>
              </w:rPr>
            </w:rPrChange>
          </w:rPr>
          <w:t>یگاه</w:t>
        </w:r>
        <w:r w:rsidRPr="005F3CC0">
          <w:rPr>
            <w:rFonts w:ascii="Times New Roman" w:hAnsi="Times New Roman" w:cs="B Nazanin"/>
            <w:sz w:val="24"/>
            <w:szCs w:val="28"/>
            <w:rtl/>
            <w:rPrChange w:id="1846" w:author="Lenovo" w:date="2026-09-23T00:51:00Z">
              <w:rPr>
                <w:rFonts w:ascii="Times New Roman" w:hAnsi="Times New Roman" w:cs="B Nazanin"/>
                <w:sz w:val="24"/>
                <w:szCs w:val="28"/>
                <w:u w:val="single"/>
                <w:rtl/>
              </w:rPr>
            </w:rPrChange>
          </w:rPr>
          <w:t xml:space="preserve"> و</w:t>
        </w:r>
        <w:r w:rsidRPr="005F3CC0">
          <w:rPr>
            <w:rFonts w:ascii="Times New Roman" w:hAnsi="Times New Roman" w:cs="B Nazanin" w:hint="cs"/>
            <w:sz w:val="24"/>
            <w:szCs w:val="28"/>
            <w:rtl/>
            <w:rPrChange w:id="1847" w:author="Lenovo" w:date="2026-09-23T00:51:00Z">
              <w:rPr>
                <w:rFonts w:ascii="Times New Roman" w:hAnsi="Times New Roman" w:cs="B Nazanin" w:hint="cs"/>
                <w:sz w:val="24"/>
                <w:szCs w:val="28"/>
                <w:u w:val="single"/>
                <w:rtl/>
              </w:rPr>
            </w:rPrChange>
          </w:rPr>
          <w:t>یژه‌ای</w:t>
        </w:r>
        <w:r w:rsidRPr="005F3CC0">
          <w:rPr>
            <w:rFonts w:ascii="Times New Roman" w:hAnsi="Times New Roman" w:cs="B Nazanin"/>
            <w:sz w:val="24"/>
            <w:szCs w:val="28"/>
            <w:rtl/>
            <w:rPrChange w:id="1848" w:author="Lenovo" w:date="2026-09-23T00:51:00Z">
              <w:rPr>
                <w:rFonts w:ascii="Times New Roman" w:hAnsi="Times New Roman" w:cs="B Nazanin"/>
                <w:sz w:val="24"/>
                <w:szCs w:val="28"/>
                <w:u w:val="single"/>
                <w:rtl/>
              </w:rPr>
            </w:rPrChange>
          </w:rPr>
          <w:t xml:space="preserve"> در ا</w:t>
        </w:r>
        <w:r w:rsidRPr="005F3CC0">
          <w:rPr>
            <w:rFonts w:ascii="Times New Roman" w:hAnsi="Times New Roman" w:cs="B Nazanin" w:hint="cs"/>
            <w:sz w:val="24"/>
            <w:szCs w:val="28"/>
            <w:rtl/>
            <w:rPrChange w:id="1849" w:author="Lenovo" w:date="2026-09-23T00:51:00Z">
              <w:rPr>
                <w:rFonts w:ascii="Times New Roman" w:hAnsi="Times New Roman" w:cs="B Nazanin" w:hint="cs"/>
                <w:sz w:val="24"/>
                <w:szCs w:val="28"/>
                <w:u w:val="single"/>
                <w:rtl/>
              </w:rPr>
            </w:rPrChange>
          </w:rPr>
          <w:t>یمن‌سازی</w:t>
        </w:r>
        <w:r w:rsidRPr="005F3CC0">
          <w:rPr>
            <w:rFonts w:ascii="Times New Roman" w:hAnsi="Times New Roman" w:cs="B Nazanin"/>
            <w:sz w:val="24"/>
            <w:szCs w:val="28"/>
            <w:rtl/>
            <w:rPrChange w:id="1850" w:author="Lenovo" w:date="2026-09-23T00:51:00Z">
              <w:rPr>
                <w:rFonts w:ascii="Times New Roman" w:hAnsi="Times New Roman" w:cs="B Nazanin"/>
                <w:sz w:val="24"/>
                <w:szCs w:val="28"/>
                <w:u w:val="single"/>
                <w:rtl/>
              </w:rPr>
            </w:rPrChange>
          </w:rPr>
          <w:t xml:space="preserve"> نو</w:t>
        </w:r>
        <w:r w:rsidRPr="005F3CC0">
          <w:rPr>
            <w:rFonts w:ascii="Times New Roman" w:hAnsi="Times New Roman" w:cs="B Nazanin" w:hint="cs"/>
            <w:sz w:val="24"/>
            <w:szCs w:val="28"/>
            <w:rtl/>
            <w:rPrChange w:id="1851" w:author="Lenovo" w:date="2026-09-23T00:51:00Z">
              <w:rPr>
                <w:rFonts w:ascii="Times New Roman" w:hAnsi="Times New Roman" w:cs="B Nazanin" w:hint="cs"/>
                <w:sz w:val="24"/>
                <w:szCs w:val="28"/>
                <w:u w:val="single"/>
                <w:rtl/>
              </w:rPr>
            </w:rPrChange>
          </w:rPr>
          <w:t>ین</w:t>
        </w:r>
        <w:r w:rsidRPr="005F3CC0">
          <w:rPr>
            <w:rFonts w:ascii="Times New Roman" w:hAnsi="Times New Roman" w:cs="B Nazanin"/>
            <w:sz w:val="24"/>
            <w:szCs w:val="28"/>
            <w:rtl/>
            <w:rPrChange w:id="1852" w:author="Lenovo" w:date="2026-09-23T00:51:00Z">
              <w:rPr>
                <w:rFonts w:ascii="Times New Roman" w:hAnsi="Times New Roman" w:cs="B Nazanin"/>
                <w:sz w:val="24"/>
                <w:szCs w:val="28"/>
                <w:u w:val="single"/>
                <w:rtl/>
              </w:rPr>
            </w:rPrChange>
          </w:rPr>
          <w:t xml:space="preserve"> دارند؛ با ا</w:t>
        </w:r>
        <w:r w:rsidRPr="005F3CC0">
          <w:rPr>
            <w:rFonts w:ascii="Times New Roman" w:hAnsi="Times New Roman" w:cs="B Nazanin" w:hint="cs"/>
            <w:sz w:val="24"/>
            <w:szCs w:val="28"/>
            <w:rtl/>
            <w:rPrChange w:id="1853" w:author="Lenovo" w:date="2026-09-23T00:51:00Z">
              <w:rPr>
                <w:rFonts w:ascii="Times New Roman" w:hAnsi="Times New Roman" w:cs="B Nazanin" w:hint="cs"/>
                <w:sz w:val="24"/>
                <w:szCs w:val="28"/>
                <w:u w:val="single"/>
                <w:rtl/>
              </w:rPr>
            </w:rPrChange>
          </w:rPr>
          <w:t>ین</w:t>
        </w:r>
        <w:r w:rsidRPr="005F3CC0">
          <w:rPr>
            <w:rFonts w:ascii="Times New Roman" w:hAnsi="Times New Roman" w:cs="B Nazanin"/>
            <w:sz w:val="24"/>
            <w:szCs w:val="28"/>
            <w:rtl/>
            <w:rPrChange w:id="1854" w:author="Lenovo" w:date="2026-09-23T00:51:00Z">
              <w:rPr>
                <w:rFonts w:ascii="Times New Roman" w:hAnsi="Times New Roman" w:cs="B Nazanin"/>
                <w:sz w:val="24"/>
                <w:szCs w:val="28"/>
                <w:u w:val="single"/>
                <w:rtl/>
              </w:rPr>
            </w:rPrChange>
          </w:rPr>
          <w:t xml:space="preserve"> وجود، حساس</w:t>
        </w:r>
        <w:r w:rsidRPr="005F3CC0">
          <w:rPr>
            <w:rFonts w:ascii="Times New Roman" w:hAnsi="Times New Roman" w:cs="B Nazanin" w:hint="cs"/>
            <w:sz w:val="24"/>
            <w:szCs w:val="28"/>
            <w:rtl/>
            <w:rPrChange w:id="1855" w:author="Lenovo" w:date="2026-09-23T00:51:00Z">
              <w:rPr>
                <w:rFonts w:ascii="Times New Roman" w:hAnsi="Times New Roman" w:cs="B Nazanin" w:hint="cs"/>
                <w:sz w:val="24"/>
                <w:szCs w:val="28"/>
                <w:u w:val="single"/>
                <w:rtl/>
              </w:rPr>
            </w:rPrChange>
          </w:rPr>
          <w:t>یت</w:t>
        </w:r>
        <w:r w:rsidRPr="005F3CC0">
          <w:rPr>
            <w:rFonts w:ascii="Times New Roman" w:hAnsi="Times New Roman" w:cs="B Nazanin"/>
            <w:sz w:val="24"/>
            <w:szCs w:val="28"/>
            <w:rtl/>
            <w:rPrChange w:id="1856" w:author="Lenovo" w:date="2026-09-23T00:51:00Z">
              <w:rPr>
                <w:rFonts w:ascii="Times New Roman" w:hAnsi="Times New Roman" w:cs="B Nazanin"/>
                <w:sz w:val="24"/>
                <w:szCs w:val="28"/>
                <w:u w:val="single"/>
                <w:rtl/>
              </w:rPr>
            </w:rPrChange>
          </w:rPr>
          <w:t xml:space="preserve"> پروتئ</w:t>
        </w:r>
        <w:r w:rsidRPr="005F3CC0">
          <w:rPr>
            <w:rFonts w:ascii="Times New Roman" w:hAnsi="Times New Roman" w:cs="B Nazanin" w:hint="cs"/>
            <w:sz w:val="24"/>
            <w:szCs w:val="28"/>
            <w:rtl/>
            <w:rPrChange w:id="1857" w:author="Lenovo" w:date="2026-09-23T00:51:00Z">
              <w:rPr>
                <w:rFonts w:ascii="Times New Roman" w:hAnsi="Times New Roman" w:cs="B Nazanin" w:hint="cs"/>
                <w:sz w:val="24"/>
                <w:szCs w:val="28"/>
                <w:u w:val="single"/>
                <w:rtl/>
              </w:rPr>
            </w:rPrChange>
          </w:rPr>
          <w:t>ین‌های</w:t>
        </w:r>
        <w:r w:rsidRPr="005F3CC0">
          <w:rPr>
            <w:rFonts w:ascii="Times New Roman" w:hAnsi="Times New Roman" w:cs="B Nazanin"/>
            <w:sz w:val="24"/>
            <w:szCs w:val="28"/>
            <w:rtl/>
            <w:rPrChange w:id="1858" w:author="Lenovo" w:date="2026-09-23T00:51:00Z">
              <w:rPr>
                <w:rFonts w:ascii="Times New Roman" w:hAnsi="Times New Roman" w:cs="B Nazanin"/>
                <w:sz w:val="24"/>
                <w:szCs w:val="28"/>
                <w:u w:val="single"/>
                <w:rtl/>
              </w:rPr>
            </w:rPrChange>
          </w:rPr>
          <w:t xml:space="preserve"> نوترک</w:t>
        </w:r>
        <w:r w:rsidRPr="005F3CC0">
          <w:rPr>
            <w:rFonts w:ascii="Times New Roman" w:hAnsi="Times New Roman" w:cs="B Nazanin" w:hint="cs"/>
            <w:sz w:val="24"/>
            <w:szCs w:val="28"/>
            <w:rtl/>
            <w:rPrChange w:id="1859" w:author="Lenovo" w:date="2026-09-23T00:51:00Z">
              <w:rPr>
                <w:rFonts w:ascii="Times New Roman" w:hAnsi="Times New Roman" w:cs="B Nazanin" w:hint="cs"/>
                <w:sz w:val="24"/>
                <w:szCs w:val="28"/>
                <w:u w:val="single"/>
                <w:rtl/>
              </w:rPr>
            </w:rPrChange>
          </w:rPr>
          <w:t>یب</w:t>
        </w:r>
        <w:r w:rsidRPr="005F3CC0">
          <w:rPr>
            <w:rFonts w:ascii="Times New Roman" w:hAnsi="Times New Roman" w:cs="B Nazanin"/>
            <w:sz w:val="24"/>
            <w:szCs w:val="28"/>
            <w:rtl/>
            <w:rPrChange w:id="1860" w:author="Lenovo" w:date="2026-09-23T00:51:00Z">
              <w:rPr>
                <w:rFonts w:ascii="Times New Roman" w:hAnsi="Times New Roman" w:cs="B Nazanin"/>
                <w:sz w:val="24"/>
                <w:szCs w:val="28"/>
                <w:u w:val="single"/>
                <w:rtl/>
              </w:rPr>
            </w:rPrChange>
          </w:rPr>
          <w:t xml:space="preserve"> نسبت به تجز</w:t>
        </w:r>
        <w:r w:rsidRPr="005F3CC0">
          <w:rPr>
            <w:rFonts w:ascii="Times New Roman" w:hAnsi="Times New Roman" w:cs="B Nazanin" w:hint="cs"/>
            <w:sz w:val="24"/>
            <w:szCs w:val="28"/>
            <w:rtl/>
            <w:rPrChange w:id="1861" w:author="Lenovo" w:date="2026-09-23T00:51:00Z">
              <w:rPr>
                <w:rFonts w:ascii="Times New Roman" w:hAnsi="Times New Roman" w:cs="B Nazanin" w:hint="cs"/>
                <w:sz w:val="24"/>
                <w:szCs w:val="28"/>
                <w:u w:val="single"/>
                <w:rtl/>
              </w:rPr>
            </w:rPrChange>
          </w:rPr>
          <w:t>یه</w:t>
        </w:r>
        <w:r w:rsidRPr="005F3CC0">
          <w:rPr>
            <w:rFonts w:ascii="Times New Roman" w:hAnsi="Times New Roman" w:cs="B Nazanin"/>
            <w:sz w:val="24"/>
            <w:szCs w:val="28"/>
            <w:rtl/>
            <w:rPrChange w:id="1862" w:author="Lenovo" w:date="2026-09-23T00:51:00Z">
              <w:rPr>
                <w:rFonts w:ascii="Times New Roman" w:hAnsi="Times New Roman" w:cs="B Nazanin"/>
                <w:sz w:val="24"/>
                <w:szCs w:val="28"/>
                <w:u w:val="single"/>
                <w:rtl/>
              </w:rPr>
            </w:rPrChange>
          </w:rPr>
          <w:t xml:space="preserve"> در مح</w:t>
        </w:r>
        <w:r w:rsidRPr="005F3CC0">
          <w:rPr>
            <w:rFonts w:ascii="Times New Roman" w:hAnsi="Times New Roman" w:cs="B Nazanin" w:hint="cs"/>
            <w:sz w:val="24"/>
            <w:szCs w:val="28"/>
            <w:rtl/>
            <w:rPrChange w:id="1863" w:author="Lenovo" w:date="2026-09-23T00:51:00Z">
              <w:rPr>
                <w:rFonts w:ascii="Times New Roman" w:hAnsi="Times New Roman" w:cs="B Nazanin" w:hint="cs"/>
                <w:sz w:val="24"/>
                <w:szCs w:val="28"/>
                <w:u w:val="single"/>
                <w:rtl/>
              </w:rPr>
            </w:rPrChange>
          </w:rPr>
          <w:t>یط</w:t>
        </w:r>
        <w:r w:rsidRPr="005F3CC0">
          <w:rPr>
            <w:rFonts w:ascii="Times New Roman" w:hAnsi="Times New Roman" w:cs="B Nazanin"/>
            <w:sz w:val="24"/>
            <w:szCs w:val="28"/>
            <w:rtl/>
            <w:rPrChange w:id="1864" w:author="Lenovo" w:date="2026-09-23T00:51:00Z">
              <w:rPr>
                <w:rFonts w:ascii="Times New Roman" w:hAnsi="Times New Roman" w:cs="B Nazanin"/>
                <w:sz w:val="24"/>
                <w:szCs w:val="28"/>
                <w:u w:val="single"/>
                <w:rtl/>
              </w:rPr>
            </w:rPrChange>
          </w:rPr>
          <w:t xml:space="preserve"> اس</w:t>
        </w:r>
        <w:r w:rsidRPr="005F3CC0">
          <w:rPr>
            <w:rFonts w:ascii="Times New Roman" w:hAnsi="Times New Roman" w:cs="B Nazanin" w:hint="cs"/>
            <w:sz w:val="24"/>
            <w:szCs w:val="28"/>
            <w:rtl/>
            <w:rPrChange w:id="1865" w:author="Lenovo" w:date="2026-09-23T00:51:00Z">
              <w:rPr>
                <w:rFonts w:ascii="Times New Roman" w:hAnsi="Times New Roman" w:cs="B Nazanin" w:hint="cs"/>
                <w:sz w:val="24"/>
                <w:szCs w:val="28"/>
                <w:u w:val="single"/>
                <w:rtl/>
              </w:rPr>
            </w:rPrChange>
          </w:rPr>
          <w:t>یدی</w:t>
        </w:r>
        <w:r w:rsidRPr="005F3CC0">
          <w:rPr>
            <w:rFonts w:ascii="Times New Roman" w:hAnsi="Times New Roman" w:cs="B Nazanin"/>
            <w:sz w:val="24"/>
            <w:szCs w:val="28"/>
            <w:rtl/>
            <w:rPrChange w:id="1866" w:author="Lenovo" w:date="2026-09-23T00:51:00Z">
              <w:rPr>
                <w:rFonts w:ascii="Times New Roman" w:hAnsi="Times New Roman" w:cs="B Nazanin"/>
                <w:sz w:val="24"/>
                <w:szCs w:val="28"/>
                <w:u w:val="single"/>
                <w:rtl/>
              </w:rPr>
            </w:rPrChange>
          </w:rPr>
          <w:t xml:space="preserve"> و آنز</w:t>
        </w:r>
        <w:r w:rsidRPr="005F3CC0">
          <w:rPr>
            <w:rFonts w:ascii="Times New Roman" w:hAnsi="Times New Roman" w:cs="B Nazanin" w:hint="cs"/>
            <w:sz w:val="24"/>
            <w:szCs w:val="28"/>
            <w:rtl/>
            <w:rPrChange w:id="1867" w:author="Lenovo" w:date="2026-09-23T00:51:00Z">
              <w:rPr>
                <w:rFonts w:ascii="Times New Roman" w:hAnsi="Times New Roman" w:cs="B Nazanin" w:hint="cs"/>
                <w:sz w:val="24"/>
                <w:szCs w:val="28"/>
                <w:u w:val="single"/>
                <w:rtl/>
              </w:rPr>
            </w:rPrChange>
          </w:rPr>
          <w:t>یمی</w:t>
        </w:r>
        <w:r w:rsidRPr="005F3CC0">
          <w:rPr>
            <w:rFonts w:ascii="Times New Roman" w:hAnsi="Times New Roman" w:cs="B Nazanin"/>
            <w:sz w:val="24"/>
            <w:szCs w:val="28"/>
            <w:rtl/>
            <w:rPrChange w:id="1868" w:author="Lenovo" w:date="2026-09-23T00:51:00Z">
              <w:rPr>
                <w:rFonts w:ascii="Times New Roman" w:hAnsi="Times New Roman" w:cs="B Nazanin"/>
                <w:sz w:val="24"/>
                <w:szCs w:val="28"/>
                <w:u w:val="single"/>
                <w:rtl/>
              </w:rPr>
            </w:rPrChange>
          </w:rPr>
          <w:t xml:space="preserve"> دستگاه گوارش، عملاً حفاظت از ساختار آن‌ها را ن</w:t>
        </w:r>
        <w:r w:rsidRPr="005F3CC0">
          <w:rPr>
            <w:rFonts w:ascii="Times New Roman" w:hAnsi="Times New Roman" w:cs="B Nazanin" w:hint="cs"/>
            <w:sz w:val="24"/>
            <w:szCs w:val="28"/>
            <w:rtl/>
            <w:rPrChange w:id="1869" w:author="Lenovo" w:date="2026-09-23T00:51:00Z">
              <w:rPr>
                <w:rFonts w:ascii="Times New Roman" w:hAnsi="Times New Roman" w:cs="B Nazanin" w:hint="cs"/>
                <w:sz w:val="24"/>
                <w:szCs w:val="28"/>
                <w:u w:val="single"/>
                <w:rtl/>
              </w:rPr>
            </w:rPrChange>
          </w:rPr>
          <w:t>یازمند</w:t>
        </w:r>
        <w:r w:rsidRPr="005F3CC0">
          <w:rPr>
            <w:rFonts w:ascii="Times New Roman" w:hAnsi="Times New Roman" w:cs="B Nazanin"/>
            <w:sz w:val="24"/>
            <w:szCs w:val="28"/>
            <w:rtl/>
            <w:rPrChange w:id="1870" w:author="Lenovo" w:date="2026-09-23T00:51:00Z">
              <w:rPr>
                <w:rFonts w:ascii="Times New Roman" w:hAnsi="Times New Roman" w:cs="B Nazanin"/>
                <w:sz w:val="24"/>
                <w:szCs w:val="28"/>
                <w:u w:val="single"/>
                <w:rtl/>
              </w:rPr>
            </w:rPrChange>
          </w:rPr>
          <w:t xml:space="preserve"> فرمولاس</w:t>
        </w:r>
        <w:r w:rsidRPr="005F3CC0">
          <w:rPr>
            <w:rFonts w:ascii="Times New Roman" w:hAnsi="Times New Roman" w:cs="B Nazanin" w:hint="cs"/>
            <w:sz w:val="24"/>
            <w:szCs w:val="28"/>
            <w:rtl/>
            <w:rPrChange w:id="1871" w:author="Lenovo" w:date="2026-09-23T00:51:00Z">
              <w:rPr>
                <w:rFonts w:ascii="Times New Roman" w:hAnsi="Times New Roman" w:cs="B Nazanin" w:hint="cs"/>
                <w:sz w:val="24"/>
                <w:szCs w:val="28"/>
                <w:u w:val="single"/>
                <w:rtl/>
              </w:rPr>
            </w:rPrChange>
          </w:rPr>
          <w:t>یون‌های</w:t>
        </w:r>
        <w:r w:rsidRPr="005F3CC0">
          <w:rPr>
            <w:rFonts w:ascii="Times New Roman" w:hAnsi="Times New Roman" w:cs="B Nazanin"/>
            <w:sz w:val="24"/>
            <w:szCs w:val="28"/>
            <w:rtl/>
            <w:rPrChange w:id="1872" w:author="Lenovo" w:date="2026-09-23T00:51:00Z">
              <w:rPr>
                <w:rFonts w:ascii="Times New Roman" w:hAnsi="Times New Roman" w:cs="B Nazanin"/>
                <w:sz w:val="24"/>
                <w:szCs w:val="28"/>
                <w:u w:val="single"/>
                <w:rtl/>
              </w:rPr>
            </w:rPrChange>
          </w:rPr>
          <w:t xml:space="preserve"> پ</w:t>
        </w:r>
        <w:r w:rsidRPr="005F3CC0">
          <w:rPr>
            <w:rFonts w:ascii="Times New Roman" w:hAnsi="Times New Roman" w:cs="B Nazanin" w:hint="cs"/>
            <w:sz w:val="24"/>
            <w:szCs w:val="28"/>
            <w:rtl/>
            <w:rPrChange w:id="1873" w:author="Lenovo" w:date="2026-09-23T00:51:00Z">
              <w:rPr>
                <w:rFonts w:ascii="Times New Roman" w:hAnsi="Times New Roman" w:cs="B Nazanin" w:hint="cs"/>
                <w:sz w:val="24"/>
                <w:szCs w:val="28"/>
                <w:u w:val="single"/>
                <w:rtl/>
              </w:rPr>
            </w:rPrChange>
          </w:rPr>
          <w:t>یچیده</w:t>
        </w:r>
        <w:r w:rsidRPr="005F3CC0">
          <w:rPr>
            <w:rFonts w:ascii="Times New Roman" w:hAnsi="Times New Roman" w:cs="B Nazanin"/>
            <w:sz w:val="24"/>
            <w:szCs w:val="28"/>
            <w:rtl/>
            <w:rPrChange w:id="1874" w:author="Lenovo" w:date="2026-09-23T00:51:00Z">
              <w:rPr>
                <w:rFonts w:ascii="Times New Roman" w:hAnsi="Times New Roman" w:cs="B Nazanin"/>
                <w:sz w:val="24"/>
                <w:szCs w:val="28"/>
                <w:u w:val="single"/>
                <w:rtl/>
              </w:rPr>
            </w:rPrChange>
          </w:rPr>
          <w:t xml:space="preserve"> م</w:t>
        </w:r>
        <w:r w:rsidRPr="005F3CC0">
          <w:rPr>
            <w:rFonts w:ascii="Times New Roman" w:hAnsi="Times New Roman" w:cs="B Nazanin" w:hint="cs"/>
            <w:sz w:val="24"/>
            <w:szCs w:val="28"/>
            <w:rtl/>
            <w:rPrChange w:id="1875" w:author="Lenovo" w:date="2026-09-23T00:51:00Z">
              <w:rPr>
                <w:rFonts w:ascii="Times New Roman" w:hAnsi="Times New Roman" w:cs="B Nazanin" w:hint="cs"/>
                <w:sz w:val="24"/>
                <w:szCs w:val="28"/>
                <w:u w:val="single"/>
                <w:rtl/>
              </w:rPr>
            </w:rPrChange>
          </w:rPr>
          <w:t>ی‌سازد</w:t>
        </w:r>
        <w:r w:rsidRPr="005F3CC0">
          <w:rPr>
            <w:rFonts w:ascii="Times New Roman" w:hAnsi="Times New Roman" w:cs="B Nazanin"/>
            <w:sz w:val="24"/>
            <w:szCs w:val="28"/>
            <w:rtl/>
            <w:rPrChange w:id="1876" w:author="Lenovo" w:date="2026-09-23T00:51:00Z">
              <w:rPr>
                <w:rFonts w:ascii="Times New Roman" w:hAnsi="Times New Roman" w:cs="B Nazanin"/>
                <w:sz w:val="24"/>
                <w:szCs w:val="28"/>
                <w:u w:val="single"/>
                <w:rtl/>
              </w:rPr>
            </w:rPrChange>
          </w:rPr>
          <w:t>. در ا</w:t>
        </w:r>
        <w:r w:rsidRPr="005F3CC0">
          <w:rPr>
            <w:rFonts w:ascii="Times New Roman" w:hAnsi="Times New Roman" w:cs="B Nazanin" w:hint="cs"/>
            <w:sz w:val="24"/>
            <w:szCs w:val="28"/>
            <w:rtl/>
            <w:rPrChange w:id="1877" w:author="Lenovo" w:date="2026-09-23T00:51:00Z">
              <w:rPr>
                <w:rFonts w:ascii="Times New Roman" w:hAnsi="Times New Roman" w:cs="B Nazanin" w:hint="cs"/>
                <w:sz w:val="24"/>
                <w:szCs w:val="28"/>
                <w:u w:val="single"/>
                <w:rtl/>
              </w:rPr>
            </w:rPrChange>
          </w:rPr>
          <w:t>ین</w:t>
        </w:r>
        <w:r w:rsidRPr="005F3CC0">
          <w:rPr>
            <w:rFonts w:ascii="Times New Roman" w:hAnsi="Times New Roman" w:cs="B Nazanin"/>
            <w:sz w:val="24"/>
            <w:szCs w:val="28"/>
            <w:rtl/>
            <w:rPrChange w:id="1878" w:author="Lenovo" w:date="2026-09-23T00:51:00Z">
              <w:rPr>
                <w:rFonts w:ascii="Times New Roman" w:hAnsi="Times New Roman" w:cs="B Nazanin"/>
                <w:sz w:val="24"/>
                <w:szCs w:val="28"/>
                <w:u w:val="single"/>
                <w:rtl/>
              </w:rPr>
            </w:rPrChange>
          </w:rPr>
          <w:t xml:space="preserve"> راستا، استفاده از س</w:t>
        </w:r>
        <w:r w:rsidRPr="005F3CC0">
          <w:rPr>
            <w:rFonts w:ascii="Times New Roman" w:hAnsi="Times New Roman" w:cs="B Nazanin" w:hint="cs"/>
            <w:sz w:val="24"/>
            <w:szCs w:val="28"/>
            <w:rtl/>
            <w:rPrChange w:id="1879" w:author="Lenovo" w:date="2026-09-23T00:51:00Z">
              <w:rPr>
                <w:rFonts w:ascii="Times New Roman" w:hAnsi="Times New Roman" w:cs="B Nazanin" w:hint="cs"/>
                <w:sz w:val="24"/>
                <w:szCs w:val="28"/>
                <w:u w:val="single"/>
                <w:rtl/>
              </w:rPr>
            </w:rPrChange>
          </w:rPr>
          <w:t>یستم‌های</w:t>
        </w:r>
        <w:r w:rsidRPr="005F3CC0">
          <w:rPr>
            <w:rFonts w:ascii="Times New Roman" w:hAnsi="Times New Roman" w:cs="B Nazanin"/>
            <w:sz w:val="24"/>
            <w:szCs w:val="28"/>
            <w:rtl/>
            <w:rPrChange w:id="1880" w:author="Lenovo" w:date="2026-09-23T00:51:00Z">
              <w:rPr>
                <w:rFonts w:ascii="Times New Roman" w:hAnsi="Times New Roman" w:cs="B Nazanin"/>
                <w:sz w:val="24"/>
                <w:szCs w:val="28"/>
                <w:u w:val="single"/>
                <w:rtl/>
              </w:rPr>
            </w:rPrChange>
          </w:rPr>
          <w:t xml:space="preserve"> ب</w:t>
        </w:r>
        <w:r w:rsidRPr="005F3CC0">
          <w:rPr>
            <w:rFonts w:ascii="Times New Roman" w:hAnsi="Times New Roman" w:cs="B Nazanin" w:hint="cs"/>
            <w:sz w:val="24"/>
            <w:szCs w:val="28"/>
            <w:rtl/>
            <w:rPrChange w:id="1881" w:author="Lenovo" w:date="2026-09-23T00:51:00Z">
              <w:rPr>
                <w:rFonts w:ascii="Times New Roman" w:hAnsi="Times New Roman" w:cs="B Nazanin" w:hint="cs"/>
                <w:sz w:val="24"/>
                <w:szCs w:val="28"/>
                <w:u w:val="single"/>
                <w:rtl/>
              </w:rPr>
            </w:rPrChange>
          </w:rPr>
          <w:t>یانی</w:t>
        </w:r>
        <w:r w:rsidRPr="005F3CC0">
          <w:rPr>
            <w:rFonts w:ascii="Times New Roman" w:hAnsi="Times New Roman" w:cs="B Nazanin"/>
            <w:sz w:val="24"/>
            <w:szCs w:val="28"/>
            <w:rtl/>
            <w:rPrChange w:id="1882" w:author="Lenovo" w:date="2026-09-23T00:51:00Z">
              <w:rPr>
                <w:rFonts w:ascii="Times New Roman" w:hAnsi="Times New Roman" w:cs="B Nazanin"/>
                <w:sz w:val="24"/>
                <w:szCs w:val="28"/>
                <w:u w:val="single"/>
                <w:rtl/>
              </w:rPr>
            </w:rPrChange>
          </w:rPr>
          <w:t xml:space="preserve"> گ</w:t>
        </w:r>
        <w:r w:rsidRPr="005F3CC0">
          <w:rPr>
            <w:rFonts w:ascii="Times New Roman" w:hAnsi="Times New Roman" w:cs="B Nazanin" w:hint="cs"/>
            <w:sz w:val="24"/>
            <w:szCs w:val="28"/>
            <w:rtl/>
            <w:rPrChange w:id="1883" w:author="Lenovo" w:date="2026-09-23T00:51:00Z">
              <w:rPr>
                <w:rFonts w:ascii="Times New Roman" w:hAnsi="Times New Roman" w:cs="B Nazanin" w:hint="cs"/>
                <w:sz w:val="24"/>
                <w:szCs w:val="28"/>
                <w:u w:val="single"/>
                <w:rtl/>
              </w:rPr>
            </w:rPrChange>
          </w:rPr>
          <w:t>یاهی</w:t>
        </w:r>
        <w:r w:rsidRPr="005F3CC0">
          <w:rPr>
            <w:rFonts w:ascii="Times New Roman" w:hAnsi="Times New Roman" w:cs="B Nazanin"/>
            <w:sz w:val="24"/>
            <w:szCs w:val="28"/>
            <w:rtl/>
            <w:rPrChange w:id="1884" w:author="Lenovo" w:date="2026-09-23T00:51:00Z">
              <w:rPr>
                <w:rFonts w:ascii="Times New Roman" w:hAnsi="Times New Roman" w:cs="B Nazanin"/>
                <w:sz w:val="24"/>
                <w:szCs w:val="28"/>
                <w:u w:val="single"/>
                <w:rtl/>
              </w:rPr>
            </w:rPrChange>
          </w:rPr>
          <w:t xml:space="preserve"> به‌عنوان رو</w:t>
        </w:r>
        <w:r w:rsidRPr="005F3CC0">
          <w:rPr>
            <w:rFonts w:ascii="Times New Roman" w:hAnsi="Times New Roman" w:cs="B Nazanin" w:hint="cs"/>
            <w:sz w:val="24"/>
            <w:szCs w:val="28"/>
            <w:rtl/>
            <w:rPrChange w:id="1885" w:author="Lenovo" w:date="2026-09-23T00:51:00Z">
              <w:rPr>
                <w:rFonts w:ascii="Times New Roman" w:hAnsi="Times New Roman" w:cs="B Nazanin" w:hint="cs"/>
                <w:sz w:val="24"/>
                <w:szCs w:val="28"/>
                <w:u w:val="single"/>
                <w:rtl/>
              </w:rPr>
            </w:rPrChange>
          </w:rPr>
          <w:t>یکردی</w:t>
        </w:r>
        <w:r w:rsidRPr="005F3CC0">
          <w:rPr>
            <w:rFonts w:ascii="Times New Roman" w:hAnsi="Times New Roman" w:cs="B Nazanin"/>
            <w:sz w:val="24"/>
            <w:szCs w:val="28"/>
            <w:rtl/>
            <w:rPrChange w:id="1886" w:author="Lenovo" w:date="2026-09-23T00:51:00Z">
              <w:rPr>
                <w:rFonts w:ascii="Times New Roman" w:hAnsi="Times New Roman" w:cs="B Nazanin"/>
                <w:sz w:val="24"/>
                <w:szCs w:val="28"/>
                <w:u w:val="single"/>
                <w:rtl/>
              </w:rPr>
            </w:rPrChange>
          </w:rPr>
          <w:t xml:space="preserve"> کارآمد وارد عمل م</w:t>
        </w:r>
        <w:r w:rsidRPr="005F3CC0">
          <w:rPr>
            <w:rFonts w:ascii="Times New Roman" w:hAnsi="Times New Roman" w:cs="B Nazanin" w:hint="cs"/>
            <w:sz w:val="24"/>
            <w:szCs w:val="28"/>
            <w:rtl/>
            <w:rPrChange w:id="1887" w:author="Lenovo" w:date="2026-09-23T00:51:00Z">
              <w:rPr>
                <w:rFonts w:ascii="Times New Roman" w:hAnsi="Times New Roman" w:cs="B Nazanin" w:hint="cs"/>
                <w:sz w:val="24"/>
                <w:szCs w:val="28"/>
                <w:u w:val="single"/>
                <w:rtl/>
              </w:rPr>
            </w:rPrChange>
          </w:rPr>
          <w:t>ی‌شود؛</w:t>
        </w:r>
        <w:r w:rsidRPr="005F3CC0">
          <w:rPr>
            <w:rFonts w:ascii="Times New Roman" w:hAnsi="Times New Roman" w:cs="B Nazanin"/>
            <w:sz w:val="24"/>
            <w:szCs w:val="28"/>
            <w:rtl/>
            <w:rPrChange w:id="1888" w:author="Lenovo" w:date="2026-09-23T00:51:00Z">
              <w:rPr>
                <w:rFonts w:ascii="Times New Roman" w:hAnsi="Times New Roman" w:cs="B Nazanin"/>
                <w:sz w:val="24"/>
                <w:szCs w:val="28"/>
                <w:u w:val="single"/>
                <w:rtl/>
              </w:rPr>
            </w:rPrChange>
          </w:rPr>
          <w:t xml:space="preserve"> چراکه با بهره‌گ</w:t>
        </w:r>
        <w:r w:rsidRPr="005F3CC0">
          <w:rPr>
            <w:rFonts w:ascii="Times New Roman" w:hAnsi="Times New Roman" w:cs="B Nazanin" w:hint="cs"/>
            <w:sz w:val="24"/>
            <w:szCs w:val="28"/>
            <w:rtl/>
            <w:rPrChange w:id="1889" w:author="Lenovo" w:date="2026-09-23T00:51:00Z">
              <w:rPr>
                <w:rFonts w:ascii="Times New Roman" w:hAnsi="Times New Roman" w:cs="B Nazanin" w:hint="cs"/>
                <w:sz w:val="24"/>
                <w:szCs w:val="28"/>
                <w:u w:val="single"/>
                <w:rtl/>
              </w:rPr>
            </w:rPrChange>
          </w:rPr>
          <w:t>یری</w:t>
        </w:r>
        <w:r w:rsidRPr="005F3CC0">
          <w:rPr>
            <w:rFonts w:ascii="Times New Roman" w:hAnsi="Times New Roman" w:cs="B Nazanin"/>
            <w:sz w:val="24"/>
            <w:szCs w:val="28"/>
            <w:rtl/>
            <w:rPrChange w:id="1890" w:author="Lenovo" w:date="2026-09-23T00:51:00Z">
              <w:rPr>
                <w:rFonts w:ascii="Times New Roman" w:hAnsi="Times New Roman" w:cs="B Nazanin"/>
                <w:sz w:val="24"/>
                <w:szCs w:val="28"/>
                <w:u w:val="single"/>
                <w:rtl/>
              </w:rPr>
            </w:rPrChange>
          </w:rPr>
          <w:t xml:space="preserve"> از د</w:t>
        </w:r>
        <w:r w:rsidRPr="005F3CC0">
          <w:rPr>
            <w:rFonts w:ascii="Times New Roman" w:hAnsi="Times New Roman" w:cs="B Nazanin" w:hint="cs"/>
            <w:sz w:val="24"/>
            <w:szCs w:val="28"/>
            <w:rtl/>
            <w:rPrChange w:id="1891" w:author="Lenovo" w:date="2026-09-23T00:51:00Z">
              <w:rPr>
                <w:rFonts w:ascii="Times New Roman" w:hAnsi="Times New Roman" w:cs="B Nazanin" w:hint="cs"/>
                <w:sz w:val="24"/>
                <w:szCs w:val="28"/>
                <w:u w:val="single"/>
                <w:rtl/>
              </w:rPr>
            </w:rPrChange>
          </w:rPr>
          <w:t>یواره</w:t>
        </w:r>
        <w:r w:rsidRPr="005F3CC0">
          <w:rPr>
            <w:rFonts w:ascii="Times New Roman" w:hAnsi="Times New Roman" w:cs="B Nazanin"/>
            <w:sz w:val="24"/>
            <w:szCs w:val="28"/>
            <w:rtl/>
            <w:rPrChange w:id="1892" w:author="Lenovo" w:date="2026-09-23T00:51:00Z">
              <w:rPr>
                <w:rFonts w:ascii="Times New Roman" w:hAnsi="Times New Roman" w:cs="B Nazanin"/>
                <w:sz w:val="24"/>
                <w:szCs w:val="28"/>
                <w:u w:val="single"/>
                <w:rtl/>
              </w:rPr>
            </w:rPrChange>
          </w:rPr>
          <w:t xml:space="preserve"> محکم سلولزِ سلول‌ها</w:t>
        </w:r>
        <w:r w:rsidRPr="005F3CC0">
          <w:rPr>
            <w:rFonts w:ascii="Times New Roman" w:hAnsi="Times New Roman" w:cs="B Nazanin" w:hint="cs"/>
            <w:sz w:val="24"/>
            <w:szCs w:val="28"/>
            <w:rtl/>
            <w:rPrChange w:id="1893"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94" w:author="Lenovo" w:date="2026-09-23T00:51:00Z">
              <w:rPr>
                <w:rFonts w:ascii="Times New Roman" w:hAnsi="Times New Roman" w:cs="B Nazanin"/>
                <w:sz w:val="24"/>
                <w:szCs w:val="28"/>
                <w:u w:val="single"/>
                <w:rtl/>
              </w:rPr>
            </w:rPrChange>
          </w:rPr>
          <w:t xml:space="preserve"> گ</w:t>
        </w:r>
        <w:r w:rsidRPr="005F3CC0">
          <w:rPr>
            <w:rFonts w:ascii="Times New Roman" w:hAnsi="Times New Roman" w:cs="B Nazanin" w:hint="cs"/>
            <w:sz w:val="24"/>
            <w:szCs w:val="28"/>
            <w:rtl/>
            <w:rPrChange w:id="1895" w:author="Lenovo" w:date="2026-09-23T00:51:00Z">
              <w:rPr>
                <w:rFonts w:ascii="Times New Roman" w:hAnsi="Times New Roman" w:cs="B Nazanin" w:hint="cs"/>
                <w:sz w:val="24"/>
                <w:szCs w:val="28"/>
                <w:u w:val="single"/>
                <w:rtl/>
              </w:rPr>
            </w:rPrChange>
          </w:rPr>
          <w:t>یاهی</w:t>
        </w:r>
        <w:r w:rsidRPr="005F3CC0">
          <w:rPr>
            <w:rFonts w:ascii="Times New Roman" w:hAnsi="Times New Roman" w:cs="B Nazanin"/>
            <w:sz w:val="24"/>
            <w:szCs w:val="28"/>
            <w:rtl/>
            <w:rPrChange w:id="1896" w:author="Lenovo" w:date="2026-09-23T00:51:00Z">
              <w:rPr>
                <w:rFonts w:ascii="Times New Roman" w:hAnsi="Times New Roman" w:cs="B Nazanin"/>
                <w:sz w:val="24"/>
                <w:szCs w:val="28"/>
                <w:u w:val="single"/>
                <w:rtl/>
              </w:rPr>
            </w:rPrChange>
          </w:rPr>
          <w:t xml:space="preserve"> در قالب سامانه‌ا</w:t>
        </w:r>
        <w:r w:rsidRPr="005F3CC0">
          <w:rPr>
            <w:rFonts w:ascii="Times New Roman" w:hAnsi="Times New Roman" w:cs="B Nazanin" w:hint="cs"/>
            <w:sz w:val="24"/>
            <w:szCs w:val="28"/>
            <w:rtl/>
            <w:rPrChange w:id="1897"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898" w:author="Lenovo" w:date="2026-09-23T00:51:00Z">
              <w:rPr>
                <w:rFonts w:ascii="Times New Roman" w:hAnsi="Times New Roman" w:cs="B Nazanin"/>
                <w:sz w:val="24"/>
                <w:szCs w:val="28"/>
                <w:u w:val="single"/>
                <w:rtl/>
              </w:rPr>
            </w:rPrChange>
          </w:rPr>
          <w:t xml:space="preserve"> طب</w:t>
        </w:r>
        <w:r w:rsidRPr="005F3CC0">
          <w:rPr>
            <w:rFonts w:ascii="Times New Roman" w:hAnsi="Times New Roman" w:cs="B Nazanin" w:hint="cs"/>
            <w:sz w:val="24"/>
            <w:szCs w:val="28"/>
            <w:rtl/>
            <w:rPrChange w:id="1899" w:author="Lenovo" w:date="2026-09-23T00:51:00Z">
              <w:rPr>
                <w:rFonts w:ascii="Times New Roman" w:hAnsi="Times New Roman" w:cs="B Nazanin" w:hint="cs"/>
                <w:sz w:val="24"/>
                <w:szCs w:val="28"/>
                <w:u w:val="single"/>
                <w:rtl/>
              </w:rPr>
            </w:rPrChange>
          </w:rPr>
          <w:t>یعی</w:t>
        </w:r>
        <w:r w:rsidRPr="005F3CC0">
          <w:rPr>
            <w:rFonts w:ascii="Times New Roman" w:hAnsi="Times New Roman" w:cs="B Nazanin"/>
            <w:sz w:val="24"/>
            <w:szCs w:val="28"/>
            <w:rtl/>
            <w:rPrChange w:id="1900" w:author="Lenovo" w:date="2026-09-23T00:51:00Z">
              <w:rPr>
                <w:rFonts w:ascii="Times New Roman" w:hAnsi="Times New Roman" w:cs="B Nazanin"/>
                <w:sz w:val="24"/>
                <w:szCs w:val="28"/>
                <w:u w:val="single"/>
                <w:rtl/>
              </w:rPr>
            </w:rPrChange>
          </w:rPr>
          <w:t xml:space="preserve"> برا</w:t>
        </w:r>
        <w:r w:rsidRPr="005F3CC0">
          <w:rPr>
            <w:rFonts w:ascii="Times New Roman" w:hAnsi="Times New Roman" w:cs="B Nazanin" w:hint="cs"/>
            <w:sz w:val="24"/>
            <w:szCs w:val="28"/>
            <w:rtl/>
            <w:rPrChange w:id="1901"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902" w:author="Lenovo" w:date="2026-09-23T00:51:00Z">
              <w:rPr>
                <w:rFonts w:ascii="Times New Roman" w:hAnsi="Times New Roman" w:cs="B Nazanin"/>
                <w:sz w:val="24"/>
                <w:szCs w:val="28"/>
                <w:u w:val="single"/>
                <w:rtl/>
              </w:rPr>
            </w:rPrChange>
          </w:rPr>
          <w:t xml:space="preserve"> ر</w:t>
        </w:r>
        <w:r w:rsidRPr="005F3CC0">
          <w:rPr>
            <w:rFonts w:ascii="Times New Roman" w:hAnsi="Times New Roman" w:cs="B Nazanin" w:hint="cs"/>
            <w:sz w:val="24"/>
            <w:szCs w:val="28"/>
            <w:rtl/>
            <w:rPrChange w:id="1903" w:author="Lenovo" w:date="2026-09-23T00:51:00Z">
              <w:rPr>
                <w:rFonts w:ascii="Times New Roman" w:hAnsi="Times New Roman" w:cs="B Nazanin" w:hint="cs"/>
                <w:sz w:val="24"/>
                <w:szCs w:val="28"/>
                <w:u w:val="single"/>
                <w:rtl/>
              </w:rPr>
            </w:rPrChange>
          </w:rPr>
          <w:t>یزپوشانی</w:t>
        </w:r>
        <w:r w:rsidRPr="005F3CC0">
          <w:rPr>
            <w:rFonts w:ascii="Times New Roman" w:hAnsi="Times New Roman" w:cs="B Nazanin"/>
            <w:sz w:val="24"/>
            <w:szCs w:val="28"/>
            <w:rtl/>
            <w:rPrChange w:id="1904" w:author="Lenovo" w:date="2026-09-23T00:51:00Z">
              <w:rPr>
                <w:rFonts w:ascii="Times New Roman" w:hAnsi="Times New Roman" w:cs="B Nazanin"/>
                <w:sz w:val="24"/>
                <w:szCs w:val="28"/>
                <w:u w:val="single"/>
                <w:rtl/>
              </w:rPr>
            </w:rPrChange>
          </w:rPr>
          <w:t xml:space="preserve"> ز</w:t>
        </w:r>
        <w:r w:rsidRPr="005F3CC0">
          <w:rPr>
            <w:rFonts w:ascii="Times New Roman" w:hAnsi="Times New Roman" w:cs="B Nazanin" w:hint="cs"/>
            <w:sz w:val="24"/>
            <w:szCs w:val="28"/>
            <w:rtl/>
            <w:rPrChange w:id="1905" w:author="Lenovo" w:date="2026-09-23T00:51:00Z">
              <w:rPr>
                <w:rFonts w:ascii="Times New Roman" w:hAnsi="Times New Roman" w:cs="B Nazanin" w:hint="cs"/>
                <w:sz w:val="24"/>
                <w:szCs w:val="28"/>
                <w:u w:val="single"/>
                <w:rtl/>
              </w:rPr>
            </w:rPrChange>
          </w:rPr>
          <w:t>یستی</w:t>
        </w:r>
      </w:ins>
      <w:ins w:id="1906" w:author="Lenovo" w:date="2026-09-23T00:51:00Z">
        <w:r w:rsidR="005F3CC0">
          <w:rPr>
            <w:rStyle w:val="FootnoteReference"/>
            <w:rFonts w:ascii="Times New Roman" w:hAnsi="Times New Roman" w:cs="B Nazanin"/>
            <w:sz w:val="24"/>
            <w:szCs w:val="28"/>
            <w:rtl/>
          </w:rPr>
          <w:footnoteReference w:id="8"/>
        </w:r>
      </w:ins>
      <w:ins w:id="1910" w:author="Lenovo" w:date="2026-09-23T00:42:00Z">
        <w:r w:rsidRPr="005F3CC0">
          <w:rPr>
            <w:rFonts w:ascii="Times New Roman" w:hAnsi="Times New Roman" w:cs="B Nazanin"/>
            <w:sz w:val="24"/>
            <w:szCs w:val="28"/>
            <w:rPrChange w:id="1911" w:author="Lenovo" w:date="2026-09-23T00:51:00Z">
              <w:rPr>
                <w:rFonts w:ascii="Times New Roman" w:hAnsi="Times New Roman" w:cs="B Nazanin"/>
                <w:sz w:val="24"/>
                <w:szCs w:val="28"/>
                <w:u w:val="single"/>
              </w:rPr>
            </w:rPrChange>
          </w:rPr>
          <w:t xml:space="preserve"> </w:t>
        </w:r>
        <w:r w:rsidRPr="005F3CC0">
          <w:rPr>
            <w:rFonts w:ascii="Times New Roman" w:hAnsi="Times New Roman" w:cs="B Nazanin"/>
            <w:sz w:val="24"/>
            <w:szCs w:val="28"/>
            <w:rtl/>
            <w:rPrChange w:id="1912" w:author="Lenovo" w:date="2026-09-23T00:51:00Z">
              <w:rPr>
                <w:rFonts w:ascii="Times New Roman" w:hAnsi="Times New Roman" w:cs="B Nazanin"/>
                <w:sz w:val="24"/>
                <w:szCs w:val="28"/>
                <w:u w:val="single"/>
                <w:rtl/>
              </w:rPr>
            </w:rPrChange>
          </w:rPr>
          <w:t>، پا</w:t>
        </w:r>
        <w:r w:rsidRPr="005F3CC0">
          <w:rPr>
            <w:rFonts w:ascii="Times New Roman" w:hAnsi="Times New Roman" w:cs="B Nazanin" w:hint="cs"/>
            <w:sz w:val="24"/>
            <w:szCs w:val="28"/>
            <w:rtl/>
            <w:rPrChange w:id="1913" w:author="Lenovo" w:date="2026-09-23T00:51:00Z">
              <w:rPr>
                <w:rFonts w:ascii="Times New Roman" w:hAnsi="Times New Roman" w:cs="B Nazanin" w:hint="cs"/>
                <w:sz w:val="24"/>
                <w:szCs w:val="28"/>
                <w:u w:val="single"/>
                <w:rtl/>
              </w:rPr>
            </w:rPrChange>
          </w:rPr>
          <w:t>یداری</w:t>
        </w:r>
        <w:r w:rsidRPr="005F3CC0">
          <w:rPr>
            <w:rFonts w:ascii="Times New Roman" w:hAnsi="Times New Roman" w:cs="B Nazanin"/>
            <w:sz w:val="24"/>
            <w:szCs w:val="28"/>
            <w:rtl/>
            <w:rPrChange w:id="1914" w:author="Lenovo" w:date="2026-09-23T00:51:00Z">
              <w:rPr>
                <w:rFonts w:ascii="Times New Roman" w:hAnsi="Times New Roman" w:cs="B Nazanin"/>
                <w:sz w:val="24"/>
                <w:szCs w:val="28"/>
                <w:u w:val="single"/>
                <w:rtl/>
              </w:rPr>
            </w:rPrChange>
          </w:rPr>
          <w:t xml:space="preserve"> آنت</w:t>
        </w:r>
        <w:r w:rsidRPr="005F3CC0">
          <w:rPr>
            <w:rFonts w:ascii="Times New Roman" w:hAnsi="Times New Roman" w:cs="B Nazanin" w:hint="cs"/>
            <w:sz w:val="24"/>
            <w:szCs w:val="28"/>
            <w:rtl/>
            <w:rPrChange w:id="1915" w:author="Lenovo" w:date="2026-09-23T00:51:00Z">
              <w:rPr>
                <w:rFonts w:ascii="Times New Roman" w:hAnsi="Times New Roman" w:cs="B Nazanin" w:hint="cs"/>
                <w:sz w:val="24"/>
                <w:szCs w:val="28"/>
                <w:u w:val="single"/>
                <w:rtl/>
              </w:rPr>
            </w:rPrChange>
          </w:rPr>
          <w:t>ی‌ژن</w:t>
        </w:r>
        <w:r w:rsidRPr="005F3CC0">
          <w:rPr>
            <w:rFonts w:ascii="Times New Roman" w:hAnsi="Times New Roman" w:cs="B Nazanin"/>
            <w:sz w:val="24"/>
            <w:szCs w:val="28"/>
            <w:rtl/>
            <w:rPrChange w:id="1916" w:author="Lenovo" w:date="2026-09-23T00:51:00Z">
              <w:rPr>
                <w:rFonts w:ascii="Times New Roman" w:hAnsi="Times New Roman" w:cs="B Nazanin"/>
                <w:sz w:val="24"/>
                <w:szCs w:val="28"/>
                <w:u w:val="single"/>
                <w:rtl/>
              </w:rPr>
            </w:rPrChange>
          </w:rPr>
          <w:t xml:space="preserve"> در برابر شرا</w:t>
        </w:r>
        <w:r w:rsidRPr="005F3CC0">
          <w:rPr>
            <w:rFonts w:ascii="Times New Roman" w:hAnsi="Times New Roman" w:cs="B Nazanin" w:hint="cs"/>
            <w:sz w:val="24"/>
            <w:szCs w:val="28"/>
            <w:rtl/>
            <w:rPrChange w:id="1917" w:author="Lenovo" w:date="2026-09-23T00:51:00Z">
              <w:rPr>
                <w:rFonts w:ascii="Times New Roman" w:hAnsi="Times New Roman" w:cs="B Nazanin" w:hint="cs"/>
                <w:sz w:val="24"/>
                <w:szCs w:val="28"/>
                <w:u w:val="single"/>
                <w:rtl/>
              </w:rPr>
            </w:rPrChange>
          </w:rPr>
          <w:t>یط</w:t>
        </w:r>
        <w:r w:rsidRPr="005F3CC0">
          <w:rPr>
            <w:rFonts w:ascii="Times New Roman" w:hAnsi="Times New Roman" w:cs="B Nazanin"/>
            <w:sz w:val="24"/>
            <w:szCs w:val="28"/>
            <w:rtl/>
            <w:rPrChange w:id="1918" w:author="Lenovo" w:date="2026-09-23T00:51:00Z">
              <w:rPr>
                <w:rFonts w:ascii="Times New Roman" w:hAnsi="Times New Roman" w:cs="B Nazanin"/>
                <w:sz w:val="24"/>
                <w:szCs w:val="28"/>
                <w:u w:val="single"/>
                <w:rtl/>
              </w:rPr>
            </w:rPrChange>
          </w:rPr>
          <w:t xml:space="preserve"> تخر</w:t>
        </w:r>
        <w:r w:rsidRPr="005F3CC0">
          <w:rPr>
            <w:rFonts w:ascii="Times New Roman" w:hAnsi="Times New Roman" w:cs="B Nazanin" w:hint="cs"/>
            <w:sz w:val="24"/>
            <w:szCs w:val="28"/>
            <w:rtl/>
            <w:rPrChange w:id="1919" w:author="Lenovo" w:date="2026-09-23T00:51:00Z">
              <w:rPr>
                <w:rFonts w:ascii="Times New Roman" w:hAnsi="Times New Roman" w:cs="B Nazanin" w:hint="cs"/>
                <w:sz w:val="24"/>
                <w:szCs w:val="28"/>
                <w:u w:val="single"/>
                <w:rtl/>
              </w:rPr>
            </w:rPrChange>
          </w:rPr>
          <w:t>یبی</w:t>
        </w:r>
        <w:r w:rsidRPr="005F3CC0">
          <w:rPr>
            <w:rFonts w:ascii="Times New Roman" w:hAnsi="Times New Roman" w:cs="B Nazanin"/>
            <w:sz w:val="24"/>
            <w:szCs w:val="28"/>
            <w:rtl/>
            <w:rPrChange w:id="1920" w:author="Lenovo" w:date="2026-09-23T00:51:00Z">
              <w:rPr>
                <w:rFonts w:ascii="Times New Roman" w:hAnsi="Times New Roman" w:cs="B Nazanin"/>
                <w:sz w:val="24"/>
                <w:szCs w:val="28"/>
                <w:u w:val="single"/>
                <w:rtl/>
              </w:rPr>
            </w:rPrChange>
          </w:rPr>
          <w:t xml:space="preserve"> لوله گوارش تضم</w:t>
        </w:r>
        <w:r w:rsidRPr="005F3CC0">
          <w:rPr>
            <w:rFonts w:ascii="Times New Roman" w:hAnsi="Times New Roman" w:cs="B Nazanin" w:hint="cs"/>
            <w:sz w:val="24"/>
            <w:szCs w:val="28"/>
            <w:rtl/>
            <w:rPrChange w:id="1921" w:author="Lenovo" w:date="2026-09-23T00:51:00Z">
              <w:rPr>
                <w:rFonts w:ascii="Times New Roman" w:hAnsi="Times New Roman" w:cs="B Nazanin" w:hint="cs"/>
                <w:sz w:val="24"/>
                <w:szCs w:val="28"/>
                <w:u w:val="single"/>
                <w:rtl/>
              </w:rPr>
            </w:rPrChange>
          </w:rPr>
          <w:t>ین</w:t>
        </w:r>
        <w:r w:rsidRPr="005F3CC0">
          <w:rPr>
            <w:rFonts w:ascii="Times New Roman" w:hAnsi="Times New Roman" w:cs="B Nazanin"/>
            <w:sz w:val="24"/>
            <w:szCs w:val="28"/>
            <w:rtl/>
            <w:rPrChange w:id="1922" w:author="Lenovo" w:date="2026-09-23T00:51:00Z">
              <w:rPr>
                <w:rFonts w:ascii="Times New Roman" w:hAnsi="Times New Roman" w:cs="B Nazanin"/>
                <w:sz w:val="24"/>
                <w:szCs w:val="28"/>
                <w:u w:val="single"/>
                <w:rtl/>
              </w:rPr>
            </w:rPrChange>
          </w:rPr>
          <w:t xml:space="preserve"> م</w:t>
        </w:r>
        <w:r w:rsidRPr="005F3CC0">
          <w:rPr>
            <w:rFonts w:ascii="Times New Roman" w:hAnsi="Times New Roman" w:cs="B Nazanin" w:hint="cs"/>
            <w:sz w:val="24"/>
            <w:szCs w:val="28"/>
            <w:rtl/>
            <w:rPrChange w:id="1923" w:author="Lenovo" w:date="2026-09-23T00:51:00Z">
              <w:rPr>
                <w:rFonts w:ascii="Times New Roman" w:hAnsi="Times New Roman" w:cs="B Nazanin" w:hint="cs"/>
                <w:sz w:val="24"/>
                <w:szCs w:val="28"/>
                <w:u w:val="single"/>
                <w:rtl/>
              </w:rPr>
            </w:rPrChange>
          </w:rPr>
          <w:t>ی‌گردد</w:t>
        </w:r>
        <w:r w:rsidRPr="005F3CC0">
          <w:rPr>
            <w:rFonts w:ascii="Times New Roman" w:hAnsi="Times New Roman" w:cs="B Nazanin"/>
            <w:sz w:val="24"/>
            <w:szCs w:val="28"/>
            <w:rtl/>
            <w:rPrChange w:id="1924" w:author="Lenovo" w:date="2026-09-23T00:51:00Z">
              <w:rPr>
                <w:rFonts w:ascii="Times New Roman" w:hAnsi="Times New Roman" w:cs="B Nazanin"/>
                <w:sz w:val="24"/>
                <w:szCs w:val="28"/>
                <w:u w:val="single"/>
                <w:rtl/>
              </w:rPr>
            </w:rPrChange>
          </w:rPr>
          <w:t xml:space="preserve">. </w:t>
        </w:r>
        <w:r w:rsidRPr="005F3CC0">
          <w:rPr>
            <w:rFonts w:ascii="Times New Roman" w:hAnsi="Times New Roman" w:cs="B Nazanin" w:hint="cs"/>
            <w:sz w:val="24"/>
            <w:szCs w:val="28"/>
            <w:rtl/>
            <w:rPrChange w:id="1925" w:author="Lenovo" w:date="2026-09-23T00:51:00Z">
              <w:rPr>
                <w:rFonts w:ascii="Times New Roman" w:hAnsi="Times New Roman" w:cs="B Nazanin" w:hint="cs"/>
                <w:sz w:val="24"/>
                <w:szCs w:val="28"/>
                <w:u w:val="single"/>
                <w:rtl/>
              </w:rPr>
            </w:rPrChange>
          </w:rPr>
          <w:t>در</w:t>
        </w:r>
        <w:r w:rsidRPr="005F3CC0">
          <w:rPr>
            <w:rFonts w:ascii="Times New Roman" w:hAnsi="Times New Roman" w:cs="B Nazanin"/>
            <w:sz w:val="24"/>
            <w:szCs w:val="28"/>
            <w:rtl/>
            <w:rPrChange w:id="1926" w:author="Lenovo" w:date="2026-09-23T00:51:00Z">
              <w:rPr>
                <w:rFonts w:ascii="Times New Roman" w:hAnsi="Times New Roman" w:cs="B Nazanin"/>
                <w:sz w:val="24"/>
                <w:szCs w:val="28"/>
                <w:u w:val="single"/>
                <w:rtl/>
              </w:rPr>
            </w:rPrChange>
          </w:rPr>
          <w:t xml:space="preserve"> </w:t>
        </w:r>
        <w:r w:rsidRPr="005F3CC0">
          <w:rPr>
            <w:rFonts w:ascii="Times New Roman" w:hAnsi="Times New Roman" w:cs="B Nazanin" w:hint="cs"/>
            <w:sz w:val="24"/>
            <w:szCs w:val="28"/>
            <w:rtl/>
            <w:rPrChange w:id="1927" w:author="Lenovo" w:date="2026-09-23T00:51:00Z">
              <w:rPr>
                <w:rFonts w:ascii="Times New Roman" w:hAnsi="Times New Roman" w:cs="B Nazanin" w:hint="cs"/>
                <w:sz w:val="24"/>
                <w:szCs w:val="28"/>
                <w:u w:val="single"/>
                <w:rtl/>
              </w:rPr>
            </w:rPrChange>
          </w:rPr>
          <w:t>پژوهش</w:t>
        </w:r>
        <w:r w:rsidRPr="005F3CC0">
          <w:rPr>
            <w:rFonts w:ascii="Times New Roman" w:hAnsi="Times New Roman" w:cs="B Nazanin"/>
            <w:sz w:val="24"/>
            <w:szCs w:val="28"/>
            <w:rtl/>
            <w:rPrChange w:id="1928" w:author="Lenovo" w:date="2026-09-23T00:51:00Z">
              <w:rPr>
                <w:rFonts w:ascii="Times New Roman" w:hAnsi="Times New Roman" w:cs="B Nazanin"/>
                <w:sz w:val="24"/>
                <w:szCs w:val="28"/>
                <w:u w:val="single"/>
                <w:rtl/>
              </w:rPr>
            </w:rPrChange>
          </w:rPr>
          <w:t xml:space="preserve"> </w:t>
        </w:r>
        <w:r w:rsidRPr="005F3CC0">
          <w:rPr>
            <w:rFonts w:ascii="Times New Roman" w:hAnsi="Times New Roman" w:cs="B Nazanin" w:hint="cs"/>
            <w:sz w:val="24"/>
            <w:szCs w:val="28"/>
            <w:rtl/>
            <w:rPrChange w:id="1929" w:author="Lenovo" w:date="2026-09-23T00:51:00Z">
              <w:rPr>
                <w:rFonts w:ascii="Times New Roman" w:hAnsi="Times New Roman" w:cs="B Nazanin" w:hint="cs"/>
                <w:sz w:val="24"/>
                <w:szCs w:val="28"/>
                <w:u w:val="single"/>
                <w:rtl/>
              </w:rPr>
            </w:rPrChange>
          </w:rPr>
          <w:t>حاضر،</w:t>
        </w:r>
        <w:r w:rsidRPr="005F3CC0">
          <w:rPr>
            <w:rFonts w:ascii="Times New Roman" w:hAnsi="Times New Roman" w:cs="B Nazanin"/>
            <w:sz w:val="24"/>
            <w:szCs w:val="28"/>
            <w:rtl/>
            <w:rPrChange w:id="1930" w:author="Lenovo" w:date="2026-09-23T00:51:00Z">
              <w:rPr>
                <w:rFonts w:ascii="Times New Roman" w:hAnsi="Times New Roman" w:cs="B Nazanin"/>
                <w:sz w:val="24"/>
                <w:szCs w:val="28"/>
                <w:u w:val="single"/>
                <w:rtl/>
              </w:rPr>
            </w:rPrChange>
          </w:rPr>
          <w:t xml:space="preserve"> </w:t>
        </w:r>
        <w:r w:rsidRPr="005F3CC0">
          <w:rPr>
            <w:rFonts w:ascii="Times New Roman" w:hAnsi="Times New Roman" w:cs="B Nazanin" w:hint="cs"/>
            <w:sz w:val="24"/>
            <w:szCs w:val="28"/>
            <w:rtl/>
            <w:rPrChange w:id="1931" w:author="Lenovo" w:date="2026-09-23T00:51:00Z">
              <w:rPr>
                <w:rFonts w:ascii="Times New Roman" w:hAnsi="Times New Roman" w:cs="B Nazanin" w:hint="cs"/>
                <w:sz w:val="24"/>
                <w:szCs w:val="28"/>
                <w:u w:val="single"/>
                <w:rtl/>
              </w:rPr>
            </w:rPrChange>
          </w:rPr>
          <w:t>گیاه</w:t>
        </w:r>
        <w:r w:rsidRPr="005F3CC0">
          <w:rPr>
            <w:rFonts w:ascii="Times New Roman" w:hAnsi="Times New Roman" w:cs="B Nazanin"/>
            <w:sz w:val="24"/>
            <w:szCs w:val="28"/>
            <w:rtl/>
            <w:rPrChange w:id="1932" w:author="Lenovo" w:date="2026-09-23T00:51:00Z">
              <w:rPr>
                <w:rFonts w:ascii="Times New Roman" w:hAnsi="Times New Roman" w:cs="B Nazanin"/>
                <w:sz w:val="24"/>
                <w:szCs w:val="28"/>
                <w:u w:val="single"/>
                <w:rtl/>
              </w:rPr>
            </w:rPrChange>
          </w:rPr>
          <w:t xml:space="preserve"> </w:t>
        </w:r>
        <w:r w:rsidRPr="005F3CC0">
          <w:rPr>
            <w:rFonts w:ascii="Times New Roman" w:hAnsi="Times New Roman" w:cs="B Nazanin" w:hint="cs"/>
            <w:sz w:val="24"/>
            <w:szCs w:val="28"/>
            <w:rtl/>
            <w:rPrChange w:id="1933" w:author="Lenovo" w:date="2026-09-23T00:51:00Z">
              <w:rPr>
                <w:rFonts w:ascii="Times New Roman" w:hAnsi="Times New Roman" w:cs="B Nazanin" w:hint="cs"/>
                <w:sz w:val="24"/>
                <w:szCs w:val="28"/>
                <w:u w:val="single"/>
                <w:rtl/>
              </w:rPr>
            </w:rPrChange>
          </w:rPr>
          <w:t>آبزی</w:t>
        </w:r>
        <w:r w:rsidRPr="005F3CC0">
          <w:rPr>
            <w:rFonts w:ascii="Times New Roman" w:hAnsi="Times New Roman" w:cs="B Nazanin"/>
            <w:sz w:val="24"/>
            <w:szCs w:val="28"/>
            <w:rtl/>
            <w:rPrChange w:id="1934" w:author="Lenovo" w:date="2026-09-23T00:51:00Z">
              <w:rPr>
                <w:rFonts w:ascii="Times New Roman" w:hAnsi="Times New Roman" w:cs="B Nazanin"/>
                <w:sz w:val="24"/>
                <w:szCs w:val="28"/>
                <w:u w:val="single"/>
                <w:rtl/>
              </w:rPr>
            </w:rPrChange>
          </w:rPr>
          <w:t xml:space="preserve"> </w:t>
        </w:r>
        <w:r w:rsidRPr="005F3CC0">
          <w:rPr>
            <w:rFonts w:ascii="Times New Roman" w:hAnsi="Times New Roman" w:cs="B Nazanin" w:hint="cs"/>
            <w:sz w:val="24"/>
            <w:szCs w:val="28"/>
            <w:rtl/>
            <w:rPrChange w:id="1935" w:author="Lenovo" w:date="2026-09-23T00:51:00Z">
              <w:rPr>
                <w:rFonts w:ascii="Times New Roman" w:hAnsi="Times New Roman" w:cs="B Nazanin" w:hint="cs"/>
                <w:sz w:val="24"/>
                <w:szCs w:val="28"/>
                <w:u w:val="single"/>
                <w:rtl/>
              </w:rPr>
            </w:rPrChange>
          </w:rPr>
          <w:t>عدسک</w:t>
        </w:r>
        <w:r w:rsidRPr="005F3CC0">
          <w:rPr>
            <w:rFonts w:ascii="Times New Roman" w:hAnsi="Times New Roman" w:cs="B Nazanin"/>
            <w:sz w:val="24"/>
            <w:szCs w:val="28"/>
            <w:rtl/>
            <w:rPrChange w:id="1936" w:author="Lenovo" w:date="2026-09-23T00:51:00Z">
              <w:rPr>
                <w:rFonts w:ascii="Times New Roman" w:hAnsi="Times New Roman" w:cs="B Nazanin"/>
                <w:sz w:val="24"/>
                <w:szCs w:val="28"/>
                <w:u w:val="single"/>
                <w:rtl/>
              </w:rPr>
            </w:rPrChange>
          </w:rPr>
          <w:t xml:space="preserve"> </w:t>
        </w:r>
        <w:r w:rsidRPr="005F3CC0">
          <w:rPr>
            <w:rFonts w:ascii="Times New Roman" w:hAnsi="Times New Roman" w:cs="B Nazanin" w:hint="cs"/>
            <w:sz w:val="24"/>
            <w:szCs w:val="28"/>
            <w:rtl/>
            <w:rPrChange w:id="1937" w:author="Lenovo" w:date="2026-09-23T00:51:00Z">
              <w:rPr>
                <w:rFonts w:ascii="Times New Roman" w:hAnsi="Times New Roman" w:cs="B Nazanin" w:hint="cs"/>
                <w:sz w:val="24"/>
                <w:szCs w:val="28"/>
                <w:u w:val="single"/>
                <w:rtl/>
              </w:rPr>
            </w:rPrChange>
          </w:rPr>
          <w:t>آبی</w:t>
        </w:r>
        <w:r w:rsidRPr="005F3CC0">
          <w:rPr>
            <w:rFonts w:ascii="Times New Roman" w:hAnsi="Times New Roman" w:cs="B Nazanin"/>
            <w:sz w:val="24"/>
            <w:szCs w:val="28"/>
            <w:rPrChange w:id="1938" w:author="Lenovo" w:date="2026-09-23T00:51:00Z">
              <w:rPr>
                <w:rFonts w:ascii="Times New Roman" w:hAnsi="Times New Roman" w:cs="B Nazanin"/>
                <w:sz w:val="24"/>
                <w:szCs w:val="28"/>
                <w:u w:val="single"/>
              </w:rPr>
            </w:rPrChange>
          </w:rPr>
          <w:t xml:space="preserve"> (</w:t>
        </w:r>
        <w:r w:rsidRPr="005F3CC0">
          <w:rPr>
            <w:rFonts w:ascii="Times New Roman" w:hAnsi="Times New Roman" w:cs="B Nazanin"/>
            <w:i/>
            <w:iCs/>
            <w:sz w:val="24"/>
            <w:szCs w:val="28"/>
            <w:rPrChange w:id="1939" w:author="Lenovo" w:date="2026-09-23T00:51:00Z">
              <w:rPr>
                <w:rFonts w:ascii="Times New Roman" w:hAnsi="Times New Roman" w:cs="B Nazanin"/>
                <w:i/>
                <w:iCs/>
                <w:sz w:val="24"/>
                <w:szCs w:val="28"/>
                <w:u w:val="single"/>
              </w:rPr>
            </w:rPrChange>
          </w:rPr>
          <w:t>L</w:t>
        </w:r>
      </w:ins>
      <w:ins w:id="1940" w:author="Lenovo" w:date="2026-09-23T00:52:00Z">
        <w:r w:rsidR="005F3CC0">
          <w:rPr>
            <w:rFonts w:ascii="Times New Roman" w:hAnsi="Times New Roman" w:cs="B Nazanin"/>
            <w:i/>
            <w:iCs/>
            <w:sz w:val="24"/>
            <w:szCs w:val="28"/>
          </w:rPr>
          <w:t>.</w:t>
        </w:r>
      </w:ins>
      <w:ins w:id="1941" w:author="Lenovo" w:date="2026-09-23T00:42:00Z">
        <w:r w:rsidRPr="005F3CC0">
          <w:rPr>
            <w:rFonts w:ascii="Times New Roman" w:hAnsi="Times New Roman" w:cs="B Nazanin"/>
            <w:i/>
            <w:iCs/>
            <w:sz w:val="24"/>
            <w:szCs w:val="28"/>
            <w:rPrChange w:id="1942" w:author="Lenovo" w:date="2026-09-23T00:51:00Z">
              <w:rPr>
                <w:rFonts w:ascii="Times New Roman" w:hAnsi="Times New Roman" w:cs="B Nazanin"/>
                <w:i/>
                <w:iCs/>
                <w:sz w:val="24"/>
                <w:szCs w:val="28"/>
                <w:u w:val="single"/>
              </w:rPr>
            </w:rPrChange>
          </w:rPr>
          <w:t xml:space="preserve"> minor</w:t>
        </w:r>
        <w:r w:rsidRPr="005F3CC0">
          <w:rPr>
            <w:rFonts w:ascii="Times New Roman" w:hAnsi="Times New Roman" w:cs="B Nazanin"/>
            <w:sz w:val="24"/>
            <w:szCs w:val="28"/>
            <w:rPrChange w:id="1943" w:author="Lenovo" w:date="2026-09-23T00:51:00Z">
              <w:rPr>
                <w:rFonts w:ascii="Times New Roman" w:hAnsi="Times New Roman" w:cs="B Nazanin"/>
                <w:sz w:val="24"/>
                <w:szCs w:val="28"/>
                <w:u w:val="single"/>
              </w:rPr>
            </w:rPrChange>
          </w:rPr>
          <w:t xml:space="preserve">) </w:t>
        </w:r>
        <w:r w:rsidRPr="005F3CC0">
          <w:rPr>
            <w:rFonts w:ascii="Times New Roman" w:hAnsi="Times New Roman" w:cs="B Nazanin"/>
            <w:sz w:val="24"/>
            <w:szCs w:val="28"/>
            <w:rtl/>
            <w:rPrChange w:id="1944" w:author="Lenovo" w:date="2026-09-23T00:51:00Z">
              <w:rPr>
                <w:rFonts w:ascii="Times New Roman" w:hAnsi="Times New Roman" w:cs="B Nazanin"/>
                <w:sz w:val="24"/>
                <w:szCs w:val="28"/>
                <w:u w:val="single"/>
                <w:rtl/>
              </w:rPr>
            </w:rPrChange>
          </w:rPr>
          <w:t>به‌دل</w:t>
        </w:r>
        <w:r w:rsidRPr="005F3CC0">
          <w:rPr>
            <w:rFonts w:ascii="Times New Roman" w:hAnsi="Times New Roman" w:cs="B Nazanin" w:hint="cs"/>
            <w:sz w:val="24"/>
            <w:szCs w:val="28"/>
            <w:rtl/>
            <w:rPrChange w:id="1945" w:author="Lenovo" w:date="2026-09-23T00:51:00Z">
              <w:rPr>
                <w:rFonts w:ascii="Times New Roman" w:hAnsi="Times New Roman" w:cs="B Nazanin" w:hint="cs"/>
                <w:sz w:val="24"/>
                <w:szCs w:val="28"/>
                <w:u w:val="single"/>
                <w:rtl/>
              </w:rPr>
            </w:rPrChange>
          </w:rPr>
          <w:t>یل</w:t>
        </w:r>
        <w:r w:rsidRPr="005F3CC0">
          <w:rPr>
            <w:rFonts w:ascii="Times New Roman" w:hAnsi="Times New Roman" w:cs="B Nazanin"/>
            <w:sz w:val="24"/>
            <w:szCs w:val="28"/>
            <w:rtl/>
            <w:rPrChange w:id="1946" w:author="Lenovo" w:date="2026-09-23T00:51:00Z">
              <w:rPr>
                <w:rFonts w:ascii="Times New Roman" w:hAnsi="Times New Roman" w:cs="B Nazanin"/>
                <w:sz w:val="24"/>
                <w:szCs w:val="28"/>
                <w:u w:val="single"/>
                <w:rtl/>
              </w:rPr>
            </w:rPrChange>
          </w:rPr>
          <w:t xml:space="preserve"> نرخ رشد سر</w:t>
        </w:r>
        <w:r w:rsidRPr="005F3CC0">
          <w:rPr>
            <w:rFonts w:ascii="Times New Roman" w:hAnsi="Times New Roman" w:cs="B Nazanin" w:hint="cs"/>
            <w:sz w:val="24"/>
            <w:szCs w:val="28"/>
            <w:rtl/>
            <w:rPrChange w:id="1947" w:author="Lenovo" w:date="2026-09-23T00:51:00Z">
              <w:rPr>
                <w:rFonts w:ascii="Times New Roman" w:hAnsi="Times New Roman" w:cs="B Nazanin" w:hint="cs"/>
                <w:sz w:val="24"/>
                <w:szCs w:val="28"/>
                <w:u w:val="single"/>
                <w:rtl/>
              </w:rPr>
            </w:rPrChange>
          </w:rPr>
          <w:t>یع،</w:t>
        </w:r>
        <w:r w:rsidRPr="005F3CC0">
          <w:rPr>
            <w:rFonts w:ascii="Times New Roman" w:hAnsi="Times New Roman" w:cs="B Nazanin"/>
            <w:sz w:val="24"/>
            <w:szCs w:val="28"/>
            <w:rtl/>
            <w:rPrChange w:id="1948" w:author="Lenovo" w:date="2026-09-23T00:51:00Z">
              <w:rPr>
                <w:rFonts w:ascii="Times New Roman" w:hAnsi="Times New Roman" w:cs="B Nazanin"/>
                <w:sz w:val="24"/>
                <w:szCs w:val="28"/>
                <w:u w:val="single"/>
                <w:rtl/>
              </w:rPr>
            </w:rPrChange>
          </w:rPr>
          <w:t xml:space="preserve"> امکان کشت کلونال و انبوه در مح</w:t>
        </w:r>
        <w:r w:rsidRPr="005F3CC0">
          <w:rPr>
            <w:rFonts w:ascii="Times New Roman" w:hAnsi="Times New Roman" w:cs="B Nazanin" w:hint="cs"/>
            <w:sz w:val="24"/>
            <w:szCs w:val="28"/>
            <w:rtl/>
            <w:rPrChange w:id="1949" w:author="Lenovo" w:date="2026-09-23T00:51:00Z">
              <w:rPr>
                <w:rFonts w:ascii="Times New Roman" w:hAnsi="Times New Roman" w:cs="B Nazanin" w:hint="cs"/>
                <w:sz w:val="24"/>
                <w:szCs w:val="28"/>
                <w:u w:val="single"/>
                <w:rtl/>
              </w:rPr>
            </w:rPrChange>
          </w:rPr>
          <w:t>یط‌های</w:t>
        </w:r>
        <w:r w:rsidRPr="005F3CC0">
          <w:rPr>
            <w:rFonts w:ascii="Times New Roman" w:hAnsi="Times New Roman" w:cs="B Nazanin"/>
            <w:sz w:val="24"/>
            <w:szCs w:val="28"/>
            <w:rtl/>
            <w:rPrChange w:id="1950" w:author="Lenovo" w:date="2026-09-23T00:51:00Z">
              <w:rPr>
                <w:rFonts w:ascii="Times New Roman" w:hAnsi="Times New Roman" w:cs="B Nazanin"/>
                <w:sz w:val="24"/>
                <w:szCs w:val="28"/>
                <w:u w:val="single"/>
                <w:rtl/>
              </w:rPr>
            </w:rPrChange>
          </w:rPr>
          <w:t xml:space="preserve"> آب</w:t>
        </w:r>
        <w:r w:rsidRPr="005F3CC0">
          <w:rPr>
            <w:rFonts w:ascii="Times New Roman" w:hAnsi="Times New Roman" w:cs="B Nazanin" w:hint="cs"/>
            <w:sz w:val="24"/>
            <w:szCs w:val="28"/>
            <w:rtl/>
            <w:rPrChange w:id="1951"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952" w:author="Lenovo" w:date="2026-09-23T00:51:00Z">
              <w:rPr>
                <w:rFonts w:ascii="Times New Roman" w:hAnsi="Times New Roman" w:cs="B Nazanin"/>
                <w:sz w:val="24"/>
                <w:szCs w:val="28"/>
                <w:u w:val="single"/>
                <w:rtl/>
              </w:rPr>
            </w:rPrChange>
          </w:rPr>
          <w:t xml:space="preserve"> ساده، بازده مناسب تول</w:t>
        </w:r>
        <w:r w:rsidRPr="005F3CC0">
          <w:rPr>
            <w:rFonts w:ascii="Times New Roman" w:hAnsi="Times New Roman" w:cs="B Nazanin" w:hint="cs"/>
            <w:sz w:val="24"/>
            <w:szCs w:val="28"/>
            <w:rtl/>
            <w:rPrChange w:id="1953" w:author="Lenovo" w:date="2026-09-23T00:51:00Z">
              <w:rPr>
                <w:rFonts w:ascii="Times New Roman" w:hAnsi="Times New Roman" w:cs="B Nazanin" w:hint="cs"/>
                <w:sz w:val="24"/>
                <w:szCs w:val="28"/>
                <w:u w:val="single"/>
                <w:rtl/>
              </w:rPr>
            </w:rPrChange>
          </w:rPr>
          <w:t>ید</w:t>
        </w:r>
        <w:r w:rsidRPr="005F3CC0">
          <w:rPr>
            <w:rFonts w:ascii="Times New Roman" w:hAnsi="Times New Roman" w:cs="B Nazanin"/>
            <w:sz w:val="24"/>
            <w:szCs w:val="28"/>
            <w:rtl/>
            <w:rPrChange w:id="1954" w:author="Lenovo" w:date="2026-09-23T00:51:00Z">
              <w:rPr>
                <w:rFonts w:ascii="Times New Roman" w:hAnsi="Times New Roman" w:cs="B Nazanin"/>
                <w:sz w:val="24"/>
                <w:szCs w:val="28"/>
                <w:u w:val="single"/>
                <w:rtl/>
              </w:rPr>
            </w:rPrChange>
          </w:rPr>
          <w:t xml:space="preserve"> ز</w:t>
        </w:r>
        <w:r w:rsidRPr="005F3CC0">
          <w:rPr>
            <w:rFonts w:ascii="Times New Roman" w:hAnsi="Times New Roman" w:cs="B Nazanin" w:hint="cs"/>
            <w:sz w:val="24"/>
            <w:szCs w:val="28"/>
            <w:rtl/>
            <w:rPrChange w:id="1955" w:author="Lenovo" w:date="2026-09-23T00:51:00Z">
              <w:rPr>
                <w:rFonts w:ascii="Times New Roman" w:hAnsi="Times New Roman" w:cs="B Nazanin" w:hint="cs"/>
                <w:sz w:val="24"/>
                <w:szCs w:val="28"/>
                <w:u w:val="single"/>
                <w:rtl/>
              </w:rPr>
            </w:rPrChange>
          </w:rPr>
          <w:t>یست‌توده</w:t>
        </w:r>
        <w:r w:rsidRPr="005F3CC0">
          <w:rPr>
            <w:rFonts w:ascii="Times New Roman" w:hAnsi="Times New Roman" w:cs="B Nazanin"/>
            <w:sz w:val="24"/>
            <w:szCs w:val="28"/>
            <w:rtl/>
            <w:rPrChange w:id="1956" w:author="Lenovo" w:date="2026-09-23T00:51:00Z">
              <w:rPr>
                <w:rFonts w:ascii="Times New Roman" w:hAnsi="Times New Roman" w:cs="B Nazanin"/>
                <w:sz w:val="24"/>
                <w:szCs w:val="28"/>
                <w:u w:val="single"/>
                <w:rtl/>
              </w:rPr>
            </w:rPrChange>
          </w:rPr>
          <w:t xml:space="preserve"> و کاهش هز</w:t>
        </w:r>
        <w:r w:rsidRPr="005F3CC0">
          <w:rPr>
            <w:rFonts w:ascii="Times New Roman" w:hAnsi="Times New Roman" w:cs="B Nazanin" w:hint="cs"/>
            <w:sz w:val="24"/>
            <w:szCs w:val="28"/>
            <w:rtl/>
            <w:rPrChange w:id="1957" w:author="Lenovo" w:date="2026-09-23T00:51:00Z">
              <w:rPr>
                <w:rFonts w:ascii="Times New Roman" w:hAnsi="Times New Roman" w:cs="B Nazanin" w:hint="cs"/>
                <w:sz w:val="24"/>
                <w:szCs w:val="28"/>
                <w:u w:val="single"/>
                <w:rtl/>
              </w:rPr>
            </w:rPrChange>
          </w:rPr>
          <w:t>ینه‌های</w:t>
        </w:r>
        <w:r w:rsidRPr="005F3CC0">
          <w:rPr>
            <w:rFonts w:ascii="Times New Roman" w:hAnsi="Times New Roman" w:cs="B Nazanin"/>
            <w:sz w:val="24"/>
            <w:szCs w:val="28"/>
            <w:rtl/>
            <w:rPrChange w:id="1958" w:author="Lenovo" w:date="2026-09-23T00:51:00Z">
              <w:rPr>
                <w:rFonts w:ascii="Times New Roman" w:hAnsi="Times New Roman" w:cs="B Nazanin"/>
                <w:sz w:val="24"/>
                <w:szCs w:val="28"/>
                <w:u w:val="single"/>
                <w:rtl/>
              </w:rPr>
            </w:rPrChange>
          </w:rPr>
          <w:t xml:space="preserve"> بالادست</w:t>
        </w:r>
        <w:r w:rsidRPr="005F3CC0">
          <w:rPr>
            <w:rFonts w:ascii="Times New Roman" w:hAnsi="Times New Roman" w:cs="B Nazanin" w:hint="cs"/>
            <w:sz w:val="24"/>
            <w:szCs w:val="28"/>
            <w:rtl/>
            <w:rPrChange w:id="1959"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960" w:author="Lenovo" w:date="2026-09-23T00:51:00Z">
              <w:rPr>
                <w:rFonts w:ascii="Times New Roman" w:hAnsi="Times New Roman" w:cs="B Nazanin"/>
                <w:sz w:val="24"/>
                <w:szCs w:val="28"/>
                <w:u w:val="single"/>
                <w:rtl/>
              </w:rPr>
            </w:rPrChange>
          </w:rPr>
          <w:t xml:space="preserve"> به‌عنوان م</w:t>
        </w:r>
        <w:r w:rsidRPr="005F3CC0">
          <w:rPr>
            <w:rFonts w:ascii="Times New Roman" w:hAnsi="Times New Roman" w:cs="B Nazanin" w:hint="cs"/>
            <w:sz w:val="24"/>
            <w:szCs w:val="28"/>
            <w:rtl/>
            <w:rPrChange w:id="1961" w:author="Lenovo" w:date="2026-09-23T00:51:00Z">
              <w:rPr>
                <w:rFonts w:ascii="Times New Roman" w:hAnsi="Times New Roman" w:cs="B Nazanin" w:hint="cs"/>
                <w:sz w:val="24"/>
                <w:szCs w:val="28"/>
                <w:u w:val="single"/>
                <w:rtl/>
              </w:rPr>
            </w:rPrChange>
          </w:rPr>
          <w:t>یزبانی</w:t>
        </w:r>
        <w:r w:rsidRPr="005F3CC0">
          <w:rPr>
            <w:rFonts w:ascii="Times New Roman" w:hAnsi="Times New Roman" w:cs="B Nazanin"/>
            <w:sz w:val="24"/>
            <w:szCs w:val="28"/>
            <w:rtl/>
            <w:rPrChange w:id="1962" w:author="Lenovo" w:date="2026-09-23T00:51:00Z">
              <w:rPr>
                <w:rFonts w:ascii="Times New Roman" w:hAnsi="Times New Roman" w:cs="B Nazanin"/>
                <w:sz w:val="24"/>
                <w:szCs w:val="28"/>
                <w:u w:val="single"/>
                <w:rtl/>
              </w:rPr>
            </w:rPrChange>
          </w:rPr>
          <w:t xml:space="preserve"> مطلوب برا</w:t>
        </w:r>
        <w:r w:rsidRPr="005F3CC0">
          <w:rPr>
            <w:rFonts w:ascii="Times New Roman" w:hAnsi="Times New Roman" w:cs="B Nazanin" w:hint="cs"/>
            <w:sz w:val="24"/>
            <w:szCs w:val="28"/>
            <w:rtl/>
            <w:rPrChange w:id="1963" w:author="Lenovo" w:date="2026-09-23T00:51:00Z">
              <w:rPr>
                <w:rFonts w:ascii="Times New Roman" w:hAnsi="Times New Roman" w:cs="B Nazanin" w:hint="cs"/>
                <w:sz w:val="24"/>
                <w:szCs w:val="28"/>
                <w:u w:val="single"/>
                <w:rtl/>
              </w:rPr>
            </w:rPrChange>
          </w:rPr>
          <w:t>ی</w:t>
        </w:r>
        <w:r w:rsidRPr="005F3CC0">
          <w:rPr>
            <w:rFonts w:ascii="Times New Roman" w:hAnsi="Times New Roman" w:cs="B Nazanin"/>
            <w:sz w:val="24"/>
            <w:szCs w:val="28"/>
            <w:rtl/>
            <w:rPrChange w:id="1964" w:author="Lenovo" w:date="2026-09-23T00:51:00Z">
              <w:rPr>
                <w:rFonts w:ascii="Times New Roman" w:hAnsi="Times New Roman" w:cs="B Nazanin"/>
                <w:sz w:val="24"/>
                <w:szCs w:val="28"/>
                <w:u w:val="single"/>
                <w:rtl/>
              </w:rPr>
            </w:rPrChange>
          </w:rPr>
          <w:t xml:space="preserve"> ا</w:t>
        </w:r>
        <w:r w:rsidRPr="005F3CC0">
          <w:rPr>
            <w:rFonts w:ascii="Times New Roman" w:hAnsi="Times New Roman" w:cs="B Nazanin" w:hint="cs"/>
            <w:sz w:val="24"/>
            <w:szCs w:val="28"/>
            <w:rtl/>
            <w:rPrChange w:id="1965" w:author="Lenovo" w:date="2026-09-23T00:51:00Z">
              <w:rPr>
                <w:rFonts w:ascii="Times New Roman" w:hAnsi="Times New Roman" w:cs="B Nazanin" w:hint="cs"/>
                <w:sz w:val="24"/>
                <w:szCs w:val="28"/>
                <w:u w:val="single"/>
                <w:rtl/>
              </w:rPr>
            </w:rPrChange>
          </w:rPr>
          <w:t>ین</w:t>
        </w:r>
        <w:r w:rsidRPr="005F3CC0">
          <w:rPr>
            <w:rFonts w:ascii="Times New Roman" w:hAnsi="Times New Roman" w:cs="B Nazanin"/>
            <w:sz w:val="24"/>
            <w:szCs w:val="28"/>
            <w:rtl/>
            <w:rPrChange w:id="1966" w:author="Lenovo" w:date="2026-09-23T00:51:00Z">
              <w:rPr>
                <w:rFonts w:ascii="Times New Roman" w:hAnsi="Times New Roman" w:cs="B Nazanin"/>
                <w:sz w:val="24"/>
                <w:szCs w:val="28"/>
                <w:u w:val="single"/>
                <w:rtl/>
              </w:rPr>
            </w:rPrChange>
          </w:rPr>
          <w:t xml:space="preserve"> هدف انتخاب شد</w:t>
        </w:r>
        <w:r w:rsidRPr="005F3CC0">
          <w:rPr>
            <w:rFonts w:ascii="Times New Roman" w:hAnsi="Times New Roman" w:cs="B Nazanin"/>
            <w:sz w:val="24"/>
            <w:szCs w:val="28"/>
            <w:rPrChange w:id="1967" w:author="Lenovo" w:date="2026-09-23T00:51:00Z">
              <w:rPr>
                <w:rFonts w:ascii="Times New Roman" w:hAnsi="Times New Roman" w:cs="B Nazanin"/>
                <w:sz w:val="24"/>
                <w:szCs w:val="28"/>
                <w:u w:val="single"/>
              </w:rPr>
            </w:rPrChange>
          </w:rPr>
          <w:t>.</w:t>
        </w:r>
        <w:r w:rsidRPr="005F3CC0" w:rsidDel="006861C4">
          <w:rPr>
            <w:rFonts w:ascii="Times New Roman" w:hAnsi="Times New Roman" w:cs="B Nazanin"/>
            <w:sz w:val="24"/>
            <w:szCs w:val="28"/>
            <w:rtl/>
            <w:rPrChange w:id="1968" w:author="Lenovo" w:date="2026-09-23T00:51:00Z">
              <w:rPr>
                <w:rFonts w:ascii="Times New Roman" w:hAnsi="Times New Roman" w:cs="B Nazanin"/>
                <w:sz w:val="24"/>
                <w:szCs w:val="28"/>
                <w:u w:val="single"/>
                <w:rtl/>
              </w:rPr>
            </w:rPrChange>
          </w:rPr>
          <w:t xml:space="preserve"> </w:t>
        </w:r>
      </w:ins>
      <w:del w:id="1969" w:author="Lenovo" w:date="2026-09-23T00:42:00Z">
        <w:r w:rsidR="001F056E" w:rsidRPr="005F3CC0" w:rsidDel="006861C4">
          <w:rPr>
            <w:rFonts w:ascii="Times New Roman" w:hAnsi="Times New Roman" w:cs="B Nazanin" w:hint="cs"/>
            <w:sz w:val="24"/>
            <w:szCs w:val="28"/>
            <w:rtl/>
          </w:rPr>
          <w:delText>واکسن‌های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خوراکی</w:delText>
        </w:r>
      </w:del>
      <w:ins w:id="1970" w:author="SALMANIAN MOHAMMADHASSAN" w:date="2026-09-10T17:34:00Z">
        <w:del w:id="1971" w:author="Lenovo" w:date="2026-09-23T00:42:00Z">
          <w:r w:rsidR="00936C28" w:rsidRPr="005F3CC0" w:rsidDel="006861C4">
            <w:rPr>
              <w:rFonts w:ascii="Times New Roman" w:hAnsi="Times New Roman" w:cs="B Nazanin" w:hint="cs"/>
              <w:sz w:val="24"/>
              <w:szCs w:val="28"/>
              <w:rtl/>
            </w:rPr>
            <w:delText>،</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به</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دلیل</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توانایی</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تحریک</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هم‌زمان</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پاسخ</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ایمنی</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مخاطی</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و</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سیستمیک</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و</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همچنین</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پذیرش</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بالاتر</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در</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جمعیت‌های</w:delText>
          </w:r>
          <w:r w:rsidR="00936C28" w:rsidRPr="005F3CC0" w:rsidDel="006861C4">
            <w:rPr>
              <w:rFonts w:ascii="Times New Roman" w:hAnsi="Times New Roman" w:cs="B Nazanin"/>
              <w:sz w:val="24"/>
              <w:szCs w:val="28"/>
              <w:rtl/>
            </w:rPr>
            <w:delText xml:space="preserve"> </w:delText>
          </w:r>
          <w:r w:rsidR="00936C28" w:rsidRPr="005F3CC0" w:rsidDel="006861C4">
            <w:rPr>
              <w:rFonts w:ascii="Times New Roman" w:hAnsi="Times New Roman" w:cs="B Nazanin" w:hint="cs"/>
              <w:sz w:val="24"/>
              <w:szCs w:val="28"/>
              <w:rtl/>
            </w:rPr>
            <w:delText>مختلف</w:delText>
          </w:r>
        </w:del>
      </w:ins>
      <w:del w:id="1972" w:author="Lenovo" w:date="2026-09-23T00:42:00Z">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به‌عنوان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روشی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غیرتهاجمی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برای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ایمن‌سازی</w:delText>
        </w:r>
      </w:del>
      <w:ins w:id="1973" w:author="SALMANIAN MOHAMMADHASSAN" w:date="2026-09-10T17:34:00Z">
        <w:del w:id="1974" w:author="Lenovo" w:date="2026-09-23T00:42:00Z">
          <w:r w:rsidR="00936C28" w:rsidRPr="005F3CC0" w:rsidDel="006861C4">
            <w:rPr>
              <w:rFonts w:ascii="Times New Roman" w:hAnsi="Times New Roman" w:cs="B Nazanin"/>
              <w:sz w:val="24"/>
              <w:szCs w:val="28"/>
              <w:rtl/>
            </w:rPr>
            <w:delText xml:space="preserve"> در نظر گرفته م</w:delText>
          </w:r>
          <w:r w:rsidR="00936C28" w:rsidRPr="005F3CC0" w:rsidDel="006861C4">
            <w:rPr>
              <w:rFonts w:ascii="Times New Roman" w:hAnsi="Times New Roman" w:cs="B Nazanin" w:hint="cs"/>
              <w:sz w:val="24"/>
              <w:szCs w:val="28"/>
              <w:rtl/>
            </w:rPr>
            <w:delText>ی</w:delText>
          </w:r>
          <w:r w:rsidR="00936C28" w:rsidRPr="005F3CC0" w:rsidDel="006861C4">
            <w:rPr>
              <w:rFonts w:ascii="Times New Roman" w:hAnsi="Times New Roman" w:cs="B Nazanin"/>
              <w:sz w:val="24"/>
              <w:szCs w:val="28"/>
              <w:rtl/>
            </w:rPr>
            <w:delText xml:space="preserve"> شوند </w:delText>
          </w:r>
        </w:del>
      </w:ins>
      <w:del w:id="1975" w:author="Lenovo" w:date="2026-09-23T00:42:00Z">
        <w:r w:rsidR="001F056E" w:rsidRPr="005F3CC0" w:rsidDel="006861C4">
          <w:rPr>
            <w:rFonts w:ascii="Times New Roman" w:hAnsi="Times New Roman" w:cs="B Nazanin" w:hint="cs"/>
            <w:sz w:val="24"/>
            <w:szCs w:val="28"/>
            <w:rtl/>
          </w:rPr>
          <w:delText>،</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دلیل</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توانایی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تحریک</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هم‌زمان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پاسخ</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ایمنی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مخاطی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سیستمیک</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همچنین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پذیرش</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بالاتر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جمعیت‌های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مختلف،</w:delText>
        </w:r>
        <w:r w:rsidR="001F056E" w:rsidRPr="005F3CC0" w:rsidDel="006861C4">
          <w:rPr>
            <w:rFonts w:ascii="Times New Roman" w:hAnsi="Times New Roman" w:cs="B Nazanin"/>
            <w:sz w:val="24"/>
            <w:szCs w:val="28"/>
            <w:rtl/>
          </w:rPr>
          <w:delText xml:space="preserve"> </w:delText>
        </w:r>
      </w:del>
      <w:ins w:id="1976" w:author="SALMANIAN MOHAMMADHASSAN" w:date="2026-09-10T17:35:00Z">
        <w:del w:id="1977" w:author="Lenovo" w:date="2026-09-23T00:42:00Z">
          <w:r w:rsidR="003F217E" w:rsidRPr="005F3CC0" w:rsidDel="006861C4">
            <w:rPr>
              <w:rFonts w:ascii="Times New Roman" w:hAnsi="Times New Roman" w:cs="B Nazanin" w:hint="cs"/>
              <w:sz w:val="24"/>
              <w:szCs w:val="28"/>
              <w:rtl/>
            </w:rPr>
            <w:delText>با</w:delText>
          </w:r>
          <w:r w:rsidR="003F217E" w:rsidRPr="005F3CC0" w:rsidDel="006861C4">
            <w:rPr>
              <w:rFonts w:ascii="Times New Roman" w:hAnsi="Times New Roman" w:cs="B Nazanin"/>
              <w:sz w:val="24"/>
              <w:szCs w:val="28"/>
              <w:rtl/>
            </w:rPr>
            <w:delText xml:space="preserve"> نگاه</w:delText>
          </w:r>
          <w:r w:rsidR="003F217E" w:rsidRPr="005F3CC0" w:rsidDel="006861C4">
            <w:rPr>
              <w:rFonts w:ascii="Times New Roman" w:hAnsi="Times New Roman" w:cs="B Nazanin" w:hint="cs"/>
              <w:sz w:val="24"/>
              <w:szCs w:val="28"/>
              <w:rtl/>
            </w:rPr>
            <w:delText>ی</w:delText>
          </w:r>
          <w:r w:rsidR="003F217E" w:rsidRPr="005F3CC0" w:rsidDel="006861C4">
            <w:rPr>
              <w:rFonts w:ascii="Times New Roman" w:hAnsi="Times New Roman" w:cs="B Nazanin"/>
              <w:sz w:val="24"/>
              <w:szCs w:val="28"/>
              <w:rtl/>
            </w:rPr>
            <w:delText xml:space="preserve"> کاربرد</w:delText>
          </w:r>
          <w:r w:rsidR="003F217E" w:rsidRPr="005F3CC0" w:rsidDel="006861C4">
            <w:rPr>
              <w:rFonts w:ascii="Times New Roman" w:hAnsi="Times New Roman" w:cs="B Nazanin" w:hint="cs"/>
              <w:sz w:val="24"/>
              <w:szCs w:val="28"/>
              <w:rtl/>
            </w:rPr>
            <w:delText>ی</w:delText>
          </w:r>
          <w:r w:rsidR="003F217E" w:rsidRPr="005F3CC0" w:rsidDel="006861C4">
            <w:rPr>
              <w:rFonts w:ascii="Times New Roman" w:hAnsi="Times New Roman" w:cs="B Nazanin"/>
              <w:sz w:val="24"/>
              <w:szCs w:val="28"/>
              <w:rtl/>
            </w:rPr>
            <w:delText xml:space="preserve"> به ا</w:delText>
          </w:r>
          <w:r w:rsidR="003F217E" w:rsidRPr="005F3CC0" w:rsidDel="006861C4">
            <w:rPr>
              <w:rFonts w:ascii="Times New Roman" w:hAnsi="Times New Roman" w:cs="B Nazanin" w:hint="cs"/>
              <w:sz w:val="24"/>
              <w:szCs w:val="28"/>
              <w:rtl/>
            </w:rPr>
            <w:delText>ین</w:delText>
          </w:r>
          <w:r w:rsidR="003F217E" w:rsidRPr="005F3CC0" w:rsidDel="006861C4">
            <w:rPr>
              <w:rFonts w:ascii="Times New Roman" w:hAnsi="Times New Roman" w:cs="B Nazanin"/>
              <w:sz w:val="24"/>
              <w:szCs w:val="28"/>
              <w:rtl/>
            </w:rPr>
            <w:delText xml:space="preserve"> نوع مواد ا</w:delText>
          </w:r>
          <w:r w:rsidR="003F217E" w:rsidRPr="005F3CC0" w:rsidDel="006861C4">
            <w:rPr>
              <w:rFonts w:ascii="Times New Roman" w:hAnsi="Times New Roman" w:cs="B Nazanin" w:hint="cs"/>
              <w:sz w:val="24"/>
              <w:szCs w:val="28"/>
              <w:rtl/>
            </w:rPr>
            <w:delText>یمنی</w:delText>
          </w:r>
          <w:r w:rsidR="003F217E" w:rsidRPr="005F3CC0" w:rsidDel="006861C4">
            <w:rPr>
              <w:rFonts w:ascii="Times New Roman" w:hAnsi="Times New Roman" w:cs="B Nazanin"/>
              <w:sz w:val="24"/>
              <w:szCs w:val="28"/>
              <w:rtl/>
            </w:rPr>
            <w:delText xml:space="preserve"> زا </w:delText>
          </w:r>
        </w:del>
      </w:ins>
      <w:ins w:id="1978" w:author="SALMANIAN MOHAMMADHASSAN" w:date="2026-09-10T17:41:00Z">
        <w:del w:id="1979" w:author="Lenovo" w:date="2026-09-23T00:42:00Z">
          <w:r w:rsidR="00776629" w:rsidRPr="005F3CC0" w:rsidDel="006861C4">
            <w:rPr>
              <w:rFonts w:ascii="Times New Roman" w:hAnsi="Times New Roman" w:cs="B Nazanin" w:hint="cs"/>
              <w:sz w:val="24"/>
              <w:szCs w:val="28"/>
              <w:rtl/>
            </w:rPr>
            <w:delText>میتوان</w:delText>
          </w:r>
          <w:r w:rsidR="00776629" w:rsidRPr="005F3CC0" w:rsidDel="006861C4">
            <w:rPr>
              <w:rFonts w:ascii="Times New Roman" w:hAnsi="Times New Roman" w:cs="B Nazanin"/>
              <w:sz w:val="24"/>
              <w:szCs w:val="28"/>
              <w:rtl/>
            </w:rPr>
            <w:delText xml:space="preserve"> </w:delText>
          </w:r>
        </w:del>
      </w:ins>
      <w:del w:id="1980" w:author="Lenovo" w:date="2026-09-23T00:42:00Z">
        <w:r w:rsidR="001F056E" w:rsidRPr="005F3CC0" w:rsidDel="006861C4">
          <w:rPr>
            <w:rFonts w:ascii="Times New Roman" w:hAnsi="Times New Roman" w:cs="B Nazanin" w:hint="cs"/>
            <w:sz w:val="24"/>
            <w:szCs w:val="28"/>
            <w:rtl/>
          </w:rPr>
          <w:delText>مزایای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قابل‌توجهی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نسبت</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واکسن‌های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تزریقی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دارند</w:delText>
        </w:r>
      </w:del>
      <w:ins w:id="1981" w:author="SALMANIAN MOHAMMADHASSAN" w:date="2026-09-10T17:41:00Z">
        <w:del w:id="1982" w:author="Lenovo" w:date="2026-09-23T00:42:00Z">
          <w:r w:rsidR="00776629" w:rsidRPr="005F3CC0" w:rsidDel="006861C4">
            <w:rPr>
              <w:rFonts w:ascii="Times New Roman" w:hAnsi="Times New Roman" w:cs="B Nazanin" w:hint="cs"/>
              <w:sz w:val="24"/>
              <w:szCs w:val="28"/>
              <w:rtl/>
            </w:rPr>
            <w:delText>برای</w:delText>
          </w:r>
          <w:r w:rsidR="00776629" w:rsidRPr="005F3CC0" w:rsidDel="006861C4">
            <w:rPr>
              <w:rFonts w:ascii="Times New Roman" w:hAnsi="Times New Roman" w:cs="B Nazanin"/>
              <w:sz w:val="24"/>
              <w:szCs w:val="28"/>
              <w:rtl/>
            </w:rPr>
            <w:delText xml:space="preserve"> </w:delText>
          </w:r>
          <w:r w:rsidR="00776629" w:rsidRPr="005F3CC0" w:rsidDel="006861C4">
            <w:rPr>
              <w:rFonts w:ascii="Times New Roman" w:hAnsi="Times New Roman" w:cs="B Nazanin" w:hint="cs"/>
              <w:sz w:val="24"/>
              <w:szCs w:val="28"/>
              <w:rtl/>
            </w:rPr>
            <w:delText>آنها</w:delText>
          </w:r>
          <w:r w:rsidR="00776629" w:rsidRPr="005F3CC0" w:rsidDel="006861C4">
            <w:rPr>
              <w:rFonts w:ascii="Times New Roman" w:hAnsi="Times New Roman" w:cs="B Nazanin"/>
              <w:sz w:val="24"/>
              <w:szCs w:val="28"/>
              <w:rtl/>
            </w:rPr>
            <w:delText xml:space="preserve"> </w:delText>
          </w:r>
          <w:r w:rsidR="00776629" w:rsidRPr="005F3CC0" w:rsidDel="006861C4">
            <w:rPr>
              <w:rFonts w:ascii="Times New Roman" w:hAnsi="Times New Roman" w:cs="B Nazanin" w:hint="cs"/>
              <w:sz w:val="24"/>
              <w:szCs w:val="28"/>
              <w:rtl/>
            </w:rPr>
            <w:delText>در</w:delText>
          </w:r>
          <w:r w:rsidR="00776629" w:rsidRPr="005F3CC0" w:rsidDel="006861C4">
            <w:rPr>
              <w:rFonts w:ascii="Times New Roman" w:hAnsi="Times New Roman" w:cs="B Nazanin"/>
              <w:sz w:val="24"/>
              <w:szCs w:val="28"/>
              <w:rtl/>
            </w:rPr>
            <w:delText xml:space="preserve"> </w:delText>
          </w:r>
          <w:r w:rsidR="00776629" w:rsidRPr="005F3CC0" w:rsidDel="006861C4">
            <w:rPr>
              <w:rFonts w:ascii="Times New Roman" w:hAnsi="Times New Roman" w:cs="B Nazanin" w:hint="cs"/>
              <w:sz w:val="24"/>
              <w:szCs w:val="28"/>
              <w:rtl/>
            </w:rPr>
            <w:delText>نظر</w:delText>
          </w:r>
          <w:r w:rsidR="00776629" w:rsidRPr="005F3CC0" w:rsidDel="006861C4">
            <w:rPr>
              <w:rFonts w:ascii="Times New Roman" w:hAnsi="Times New Roman" w:cs="B Nazanin"/>
              <w:sz w:val="24"/>
              <w:szCs w:val="28"/>
              <w:rtl/>
            </w:rPr>
            <w:delText xml:space="preserve"> </w:delText>
          </w:r>
          <w:r w:rsidR="00776629" w:rsidRPr="005F3CC0" w:rsidDel="006861C4">
            <w:rPr>
              <w:rFonts w:ascii="Times New Roman" w:hAnsi="Times New Roman" w:cs="B Nazanin" w:hint="cs"/>
              <w:sz w:val="24"/>
              <w:szCs w:val="28"/>
              <w:rtl/>
            </w:rPr>
            <w:delText>گرفت</w:delText>
          </w:r>
        </w:del>
      </w:ins>
      <w:del w:id="1983" w:author="Lenovo" w:date="2026-09-23T00:42:00Z">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با</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این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حال،</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واکسن‌های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خوراکی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متداول،</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حفاظت</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آنتی‌ژن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برابر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شرایط</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نامساعد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دستگاه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گوارش</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اغلب</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نیازمند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فرمولاسیون‌های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پیچیده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است</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این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راستا،</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استفاده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از</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گیاهان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به‌عنوان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میزبان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تولید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واکسن‌های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خوراکی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رویکردی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نوین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محسوب</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می‌شود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که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با</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فراهم‌سازی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حفاظت</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طبیعی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آنتی‌ژن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بافت</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گیاهی</w:delText>
        </w:r>
      </w:del>
      <w:ins w:id="1984" w:author="SALMANIAN MOHAMMADHASSAN" w:date="2026-09-10T17:41:00Z">
        <w:del w:id="1985" w:author="Lenovo" w:date="2026-09-23T00:42:00Z">
          <w:r w:rsidR="00776629" w:rsidRPr="005F3CC0" w:rsidDel="006861C4">
            <w:rPr>
              <w:rFonts w:ascii="Times New Roman" w:hAnsi="Times New Roman" w:cs="B Nazanin"/>
              <w:sz w:val="24"/>
              <w:szCs w:val="28"/>
              <w:rtl/>
            </w:rPr>
            <w:delText xml:space="preserve"> و استفاده از </w:delText>
          </w:r>
        </w:del>
      </w:ins>
      <w:ins w:id="1986" w:author="SALMANIAN MOHAMMADHASSAN" w:date="2026-09-10T17:42:00Z">
        <w:del w:id="1987" w:author="Lenovo" w:date="2026-09-23T00:42:00Z">
          <w:r w:rsidR="00BE368E" w:rsidRPr="005F3CC0" w:rsidDel="006861C4">
            <w:rPr>
              <w:rFonts w:ascii="Times New Roman" w:hAnsi="Times New Roman" w:cs="B Nazanin" w:hint="cs"/>
              <w:sz w:val="24"/>
              <w:szCs w:val="28"/>
              <w:rtl/>
            </w:rPr>
            <w:delText>ساختار</w:delText>
          </w:r>
          <w:r w:rsidR="00BE368E" w:rsidRPr="005F3CC0" w:rsidDel="006861C4">
            <w:rPr>
              <w:rFonts w:ascii="Times New Roman" w:hAnsi="Times New Roman" w:cs="B Nazanin"/>
              <w:sz w:val="24"/>
              <w:szCs w:val="28"/>
              <w:rtl/>
            </w:rPr>
            <w:delText xml:space="preserve"> سلولوز</w:delText>
          </w:r>
          <w:r w:rsidR="00BE368E" w:rsidRPr="005F3CC0" w:rsidDel="006861C4">
            <w:rPr>
              <w:rFonts w:ascii="Times New Roman" w:hAnsi="Times New Roman" w:cs="B Nazanin" w:hint="cs"/>
              <w:sz w:val="24"/>
              <w:szCs w:val="28"/>
              <w:rtl/>
            </w:rPr>
            <w:delText>ی</w:delText>
          </w:r>
          <w:r w:rsidR="00BE368E" w:rsidRPr="005F3CC0" w:rsidDel="006861C4">
            <w:rPr>
              <w:rFonts w:ascii="Times New Roman" w:hAnsi="Times New Roman" w:cs="B Nazanin"/>
              <w:sz w:val="24"/>
              <w:szCs w:val="28"/>
              <w:rtl/>
            </w:rPr>
            <w:delText xml:space="preserve"> سلول ها</w:delText>
          </w:r>
          <w:r w:rsidR="00BE368E" w:rsidRPr="005F3CC0" w:rsidDel="006861C4">
            <w:rPr>
              <w:rFonts w:ascii="Times New Roman" w:hAnsi="Times New Roman" w:cs="B Nazanin" w:hint="cs"/>
              <w:sz w:val="24"/>
              <w:szCs w:val="28"/>
              <w:rtl/>
            </w:rPr>
            <w:delText>ی</w:delText>
          </w:r>
          <w:r w:rsidR="00BE368E" w:rsidRPr="005F3CC0" w:rsidDel="006861C4">
            <w:rPr>
              <w:rFonts w:ascii="Times New Roman" w:hAnsi="Times New Roman" w:cs="B Nazanin"/>
              <w:sz w:val="24"/>
              <w:szCs w:val="28"/>
              <w:rtl/>
            </w:rPr>
            <w:delText xml:space="preserve"> گ</w:delText>
          </w:r>
          <w:r w:rsidR="00BE368E" w:rsidRPr="005F3CC0" w:rsidDel="006861C4">
            <w:rPr>
              <w:rFonts w:ascii="Times New Roman" w:hAnsi="Times New Roman" w:cs="B Nazanin" w:hint="cs"/>
              <w:sz w:val="24"/>
              <w:szCs w:val="28"/>
              <w:rtl/>
            </w:rPr>
            <w:delText>یاهی</w:delText>
          </w:r>
          <w:r w:rsidR="00BE368E" w:rsidRPr="005F3CC0" w:rsidDel="006861C4">
            <w:rPr>
              <w:rFonts w:ascii="Times New Roman" w:hAnsi="Times New Roman" w:cs="B Nazanin"/>
              <w:sz w:val="24"/>
              <w:szCs w:val="28"/>
              <w:rtl/>
            </w:rPr>
            <w:delText xml:space="preserve"> به عنوان </w:delText>
          </w:r>
          <w:r w:rsidR="00A44B9E" w:rsidRPr="005F3CC0" w:rsidDel="006861C4">
            <w:rPr>
              <w:rFonts w:ascii="Times New Roman" w:hAnsi="Times New Roman" w:cs="B Nazanin" w:hint="cs"/>
              <w:sz w:val="24"/>
              <w:szCs w:val="28"/>
              <w:rtl/>
            </w:rPr>
            <w:delText>کپسول</w:delText>
          </w:r>
          <w:r w:rsidR="00A44B9E" w:rsidRPr="005F3CC0" w:rsidDel="006861C4">
            <w:rPr>
              <w:rFonts w:ascii="Times New Roman" w:hAnsi="Times New Roman" w:cs="B Nazanin"/>
              <w:sz w:val="24"/>
              <w:szCs w:val="28"/>
              <w:rtl/>
            </w:rPr>
            <w:delText xml:space="preserve"> </w:delText>
          </w:r>
          <w:r w:rsidR="00A44B9E" w:rsidRPr="005F3CC0" w:rsidDel="006861C4">
            <w:rPr>
              <w:rFonts w:ascii="Times New Roman" w:hAnsi="Times New Roman" w:cs="B Nazanin" w:hint="cs"/>
              <w:sz w:val="24"/>
              <w:szCs w:val="28"/>
              <w:rtl/>
            </w:rPr>
            <w:delText>های</w:delText>
          </w:r>
          <w:r w:rsidR="00A44B9E" w:rsidRPr="005F3CC0" w:rsidDel="006861C4">
            <w:rPr>
              <w:rFonts w:ascii="Times New Roman" w:hAnsi="Times New Roman" w:cs="B Nazanin"/>
              <w:sz w:val="24"/>
              <w:szCs w:val="28"/>
              <w:rtl/>
            </w:rPr>
            <w:delText xml:space="preserve"> </w:delText>
          </w:r>
          <w:r w:rsidR="00A44B9E" w:rsidRPr="005F3CC0" w:rsidDel="006861C4">
            <w:rPr>
              <w:rFonts w:ascii="Times New Roman" w:hAnsi="Times New Roman" w:cs="B Nazanin" w:hint="cs"/>
              <w:sz w:val="24"/>
              <w:szCs w:val="28"/>
              <w:rtl/>
            </w:rPr>
            <w:delText>زیستی</w:delText>
          </w:r>
        </w:del>
      </w:ins>
      <w:del w:id="1988" w:author="Lenovo" w:date="2026-09-23T00:42:00Z">
        <w:r w:rsidR="001F056E" w:rsidRPr="005F3CC0" w:rsidDel="006861C4">
          <w:rPr>
            <w:rFonts w:ascii="Times New Roman" w:hAnsi="Times New Roman" w:cs="B Nazanin" w:hint="cs"/>
            <w:sz w:val="24"/>
            <w:szCs w:val="28"/>
            <w:rtl/>
          </w:rPr>
          <w:delText>،</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امکان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ساده‌سازی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فرایند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تولید،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افزایش</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پایداری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بهبود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دسترسی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را</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فراهم</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می‌کند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این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پژوهش،</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گیاه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عدسک</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آبی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به‌عنوان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میزبان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بیانی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انتخاب</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شد،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زیرا</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رشد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سریع،</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قابلیت</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تولید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انبوه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در</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محیط‌های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آبی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ساده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توانایی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بیان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پروتئین‌های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نوترکیب</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با</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بازده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مناسب،</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آن</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را</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به</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گزینه‌ای</w:delText>
        </w:r>
        <w:r w:rsidR="001F056E" w:rsidRPr="005F3CC0" w:rsidDel="006861C4">
          <w:rPr>
            <w:rFonts w:ascii="Times New Roman" w:hAnsi="Times New Roman" w:cs="B Nazanin"/>
            <w:sz w:val="24"/>
            <w:szCs w:val="28"/>
            <w:rtl/>
          </w:rPr>
          <w:delText xml:space="preserve"> </w:delText>
        </w:r>
      </w:del>
      <w:ins w:id="1989" w:author="SALMANIAN MOHAMMADHASSAN" w:date="2026-09-10T17:56:00Z">
        <w:del w:id="1990" w:author="Lenovo" w:date="2026-09-23T00:42:00Z">
          <w:r w:rsidR="009E59FC" w:rsidRPr="005F3CC0" w:rsidDel="006861C4">
            <w:rPr>
              <w:rFonts w:ascii="Times New Roman" w:hAnsi="Times New Roman" w:cs="B Nazanin" w:hint="cs"/>
              <w:sz w:val="24"/>
              <w:szCs w:val="28"/>
              <w:rtl/>
            </w:rPr>
            <w:delText>با</w:delText>
          </w:r>
          <w:r w:rsidR="009E59FC" w:rsidRPr="005F3CC0" w:rsidDel="006861C4">
            <w:rPr>
              <w:rFonts w:ascii="Times New Roman" w:hAnsi="Times New Roman" w:cs="B Nazanin"/>
              <w:sz w:val="24"/>
              <w:szCs w:val="28"/>
              <w:rtl/>
            </w:rPr>
            <w:delText xml:space="preserve"> پتانس</w:delText>
          </w:r>
          <w:r w:rsidR="009E59FC" w:rsidRPr="005F3CC0" w:rsidDel="006861C4">
            <w:rPr>
              <w:rFonts w:ascii="Times New Roman" w:hAnsi="Times New Roman" w:cs="B Nazanin" w:hint="cs"/>
              <w:sz w:val="24"/>
              <w:szCs w:val="28"/>
              <w:rtl/>
            </w:rPr>
            <w:delText>یل</w:delText>
          </w:r>
          <w:r w:rsidR="009E59FC" w:rsidRPr="005F3CC0" w:rsidDel="006861C4">
            <w:rPr>
              <w:rFonts w:ascii="Times New Roman" w:hAnsi="Times New Roman" w:cs="B Nazanin"/>
              <w:sz w:val="24"/>
              <w:szCs w:val="28"/>
              <w:rtl/>
            </w:rPr>
            <w:delText xml:space="preserve"> </w:delText>
          </w:r>
        </w:del>
      </w:ins>
      <w:del w:id="1991" w:author="Lenovo" w:date="2026-09-23T00:42:00Z">
        <w:r w:rsidR="001F056E" w:rsidRPr="005F3CC0" w:rsidDel="006861C4">
          <w:rPr>
            <w:rFonts w:ascii="Times New Roman" w:hAnsi="Times New Roman" w:cs="B Nazanin" w:hint="cs"/>
            <w:sz w:val="24"/>
            <w:szCs w:val="28"/>
            <w:rtl/>
          </w:rPr>
          <w:delText>اقتصادی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عملی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برای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تولید</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واکسن‌های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خوراکی</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تبدیل</w:delText>
        </w:r>
        <w:r w:rsidR="001F056E" w:rsidRPr="005F3CC0" w:rsidDel="006861C4">
          <w:rPr>
            <w:rFonts w:ascii="Times New Roman" w:hAnsi="Times New Roman" w:cs="B Nazanin"/>
            <w:sz w:val="24"/>
            <w:szCs w:val="28"/>
            <w:rtl/>
          </w:rPr>
          <w:delText xml:space="preserve"> </w:delText>
        </w:r>
        <w:r w:rsidR="001F056E" w:rsidRPr="005F3CC0" w:rsidDel="006861C4">
          <w:rPr>
            <w:rFonts w:ascii="Times New Roman" w:hAnsi="Times New Roman" w:cs="B Nazanin" w:hint="cs"/>
            <w:sz w:val="24"/>
            <w:szCs w:val="28"/>
            <w:rtl/>
          </w:rPr>
          <w:delText>می‌کند</w:delText>
        </w:r>
        <w:r w:rsidR="001F056E" w:rsidRPr="005F3CC0" w:rsidDel="006861C4">
          <w:rPr>
            <w:rFonts w:ascii="Times New Roman" w:hAnsi="Times New Roman" w:cs="B Nazanin"/>
            <w:sz w:val="24"/>
            <w:szCs w:val="28"/>
            <w:rtl/>
          </w:rPr>
          <w:delText>.</w:delText>
        </w:r>
      </w:del>
    </w:p>
    <w:p w14:paraId="5F7ED186" w14:textId="502B6EDE" w:rsidR="001F056E" w:rsidRPr="005F3CC0" w:rsidRDefault="001F056E" w:rsidP="00C1383C">
      <w:pPr>
        <w:spacing w:line="360" w:lineRule="auto"/>
        <w:jc w:val="both"/>
        <w:rPr>
          <w:rFonts w:ascii="Times New Roman" w:hAnsi="Times New Roman" w:cs="B Nazanin"/>
          <w:sz w:val="24"/>
          <w:szCs w:val="28"/>
          <w:rtl/>
        </w:rPr>
        <w:pPrChange w:id="1992" w:author="Lenovo" w:date="2026-09-23T00:52:00Z">
          <w:pPr>
            <w:spacing w:line="360" w:lineRule="auto"/>
            <w:jc w:val="both"/>
          </w:pPr>
        </w:pPrChange>
      </w:pPr>
      <w:r w:rsidRPr="005F3CC0">
        <w:rPr>
          <w:rFonts w:ascii="Times New Roman" w:hAnsi="Times New Roman" w:cs="B Nazanin" w:hint="cs"/>
          <w:sz w:val="24"/>
          <w:szCs w:val="28"/>
          <w:rtl/>
        </w:rPr>
        <w:t>با</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وجود</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این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مزایا،</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دستیابی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سطح</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بیان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و</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تجمع</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مناسب</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پروتئین‌های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نوترکیب</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همچنان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یکی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از</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چالش‌های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اصلی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در</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سیستم‌های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بیانی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گیاهی،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از</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جمله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عدسک</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آبی</w:t>
      </w:r>
      <w:del w:id="1993" w:author="Lenovo" w:date="2026-09-23T00:52:00Z">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i/>
            <w:iCs/>
            <w:sz w:val="24"/>
            <w:szCs w:val="28"/>
          </w:rPr>
          <w:delText>L. minor</w:delText>
        </w:r>
        <w:r w:rsidRPr="005F3CC0" w:rsidDel="005F3CC0">
          <w:rPr>
            <w:rFonts w:ascii="Times New Roman" w:hAnsi="Times New Roman" w:cs="B Nazanin"/>
            <w:sz w:val="24"/>
            <w:szCs w:val="28"/>
            <w:rtl/>
          </w:rPr>
          <w:delText>)</w:delText>
        </w:r>
      </w:del>
      <w:r w:rsidRPr="005F3CC0">
        <w:rPr>
          <w:rFonts w:ascii="Times New Roman" w:hAnsi="Times New Roman" w:cs="B Nazanin" w:hint="cs"/>
          <w:sz w:val="24"/>
          <w:szCs w:val="28"/>
          <w:rtl/>
        </w:rPr>
        <w:t>،</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شمار</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می‌رود</w:t>
      </w:r>
      <w:ins w:id="1994" w:author="Lenovo" w:date="2026-09-23T00:52:00Z">
        <w:r w:rsidR="005F3CC0">
          <w:rPr>
            <w:rFonts w:ascii="Times New Roman" w:hAnsi="Times New Roman" w:cs="B Nazanin" w:hint="cs"/>
            <w:sz w:val="24"/>
            <w:szCs w:val="28"/>
            <w:rtl/>
          </w:rPr>
          <w:t xml:space="preserve"> </w:t>
        </w:r>
      </w:ins>
      <w:r w:rsidRPr="005F3CC0">
        <w:rPr>
          <w:rFonts w:ascii="Times New Roman" w:hAnsi="Times New Roman" w:cs="B Nazanin"/>
          <w:sz w:val="24"/>
          <w:szCs w:val="28"/>
          <w:rtl/>
          <w:rPrChange w:id="1995" w:author="Lenovo" w:date="2026-09-23T00:51:00Z">
            <w:rPr>
              <w:rFonts w:ascii="Times New Roman" w:hAnsi="Times New Roman" w:cs="B Nazanin"/>
              <w:sz w:val="24"/>
              <w:szCs w:val="28"/>
              <w:rtl/>
            </w:rPr>
          </w:rPrChange>
        </w:rPr>
        <w:fldChar w:fldCharType="begin"/>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Pr>
        <w:instrText>ADDIN EN.CITE &lt;EndNote&gt;&lt;Cite&gt;&lt;Author&gt;Feng&lt;/Author&gt;&lt;Year&gt;2022&lt;/Year&gt;&lt;RecNum&gt;710&lt;/RecNum&gt;&lt;DisplayText&gt;[354, 355]&lt;/DisplayText&gt;&lt;record&gt;&lt;rec-number&gt;710&lt;/rec-number&gt;&lt;foreign-keys&gt;&lt;key app="EN" db-id="ewe5e5wze5az2vea52gxefvgf0pfvxd0dfet" timestamp="1769370909</w:instrText>
      </w:r>
      <w:r w:rsidRPr="005F3CC0">
        <w:rPr>
          <w:rFonts w:ascii="Times New Roman" w:hAnsi="Times New Roman" w:cs="B Nazanin"/>
          <w:sz w:val="24"/>
          <w:szCs w:val="28"/>
          <w:rtl/>
        </w:rPr>
        <w:instrText>"&gt;710&lt;/</w:instrText>
      </w:r>
      <w:r w:rsidRPr="005F3CC0">
        <w:rPr>
          <w:rFonts w:ascii="Times New Roman" w:hAnsi="Times New Roman" w:cs="B Nazanin"/>
          <w:sz w:val="24"/>
          <w:szCs w:val="28"/>
        </w:rPr>
        <w:instrText>key&gt;&lt;/foreign-keys&gt;&lt;ref-type name="Journal Article"&gt;17&lt;/ref-type&gt;&lt;contributors&gt;&lt;authors&gt;&lt;author&gt;Feng, Ziru&lt;/author&gt;&lt;author&gt;Li, Xifeng&lt;/author&gt;&lt;author&gt;Fan, Baofang&lt;/author&gt;&lt;author&gt;Zhu, Cheng&lt;/author&gt;&lt;author&gt;Chen, Zhixiang&lt;/author&gt;&lt;/authors&gt;&lt;/contributors&gt;&lt;titles&gt;&lt;title&gt;Maximizing the production of recombinant proteins in plants: from transcription to protein stability&lt;/title&gt;&lt;secondary-title&gt;International Journal of Molecular Sciences&lt;/secondary-title&gt;&lt;/titles&gt;&lt;periodical&gt;&lt;full-title&gt;International Journal of Molecular Sciences&lt;/full-title&gt;&lt;/periodical&gt;&lt;pages&gt;13516&lt;/pages&gt;&lt;volume&gt;23&lt;/volume&gt;&lt;number&gt;21&lt;/number&gt;&lt;dates&gt;&lt;year&gt;2022&lt;/year&gt;&lt;/dates&gt;&lt;isbn&gt;1422-0067&lt;/isbn&gt;&lt;urls&gt;&lt;/urls&gt;&lt;/record&gt;&lt;/Cite&gt;&lt;Cite&gt;&lt;Author&gt;Kang&lt;/Author&gt;&lt;Year&gt;2025&lt;/Year&gt;&lt;RecNum&gt;709&lt;/RecNum&gt;&lt;record&gt;&lt;rec-number&gt;709&lt;/rec-number&gt;&lt;foreign-keys&gt;&lt;key app="EN" db-id="ewe5e5wze5az2vea52gxefvgf0pfvxd0dfet" timestamp="1769370895"&gt;709&lt;/key&gt;&lt;/foreign-keys&gt;&lt;ref-type name="Journal Article"&gt;17&lt;/ref-type&gt;&lt;contributors&gt;&lt;authors&gt;&lt;author&gt;Kang, Joohyun&lt;/author&gt;&lt;author&gt;Kim, Kyungyoon&lt;/author&gt;&lt;author&gt;Do, Thanh Ha Thi&lt;/author&gt;&lt;author&gt;Han, Minsoo&lt;/author&gt;&lt;author&gt;Lee, Yuree&lt;/author&gt;&lt;/authors&gt;&lt;/contributors&gt;&lt;titles&gt;&lt;title&gt;Duckweeds for Plant Molecular Farming: Advances, Challenges, and Future Directions&lt;/title&gt;&lt;secondary-title&gt;Journal of Plant Biology&lt;/secondary-title&gt;&lt;/titles&gt;&lt;periodical&gt;&lt;full-title&gt;Journal of Plant Biology&lt;/full-title&gt;&lt;/periodical&gt;&lt;pages&gt;1-15&lt;/pages&gt;&lt;dates&gt;&lt;year&gt;2025&lt;/year&gt;&lt;/dates&gt;&lt;isbn&gt;1226-9239&lt;/isbn&gt;&lt;urls&gt;&lt;/urls&gt;&lt;/record&gt;&lt;/Cite&gt;&lt;/EndNote</w:instrText>
      </w:r>
      <w:r w:rsidRPr="005F3CC0">
        <w:rPr>
          <w:rFonts w:ascii="Times New Roman" w:hAnsi="Times New Roman" w:cs="B Nazanin"/>
          <w:sz w:val="24"/>
          <w:szCs w:val="28"/>
          <w:rtl/>
        </w:rPr>
        <w:instrText>&gt;</w:instrText>
      </w:r>
      <w:r w:rsidRPr="005F3CC0">
        <w:rPr>
          <w:rFonts w:ascii="Times New Roman" w:hAnsi="Times New Roman" w:cs="B Nazanin"/>
          <w:sz w:val="24"/>
          <w:szCs w:val="28"/>
          <w:rtl/>
          <w:rPrChange w:id="1996" w:author="Lenovo" w:date="2026-09-23T00:51:00Z">
            <w:rPr>
              <w:rFonts w:ascii="Times New Roman" w:hAnsi="Times New Roman" w:cs="B Nazanin"/>
              <w:sz w:val="24"/>
              <w:szCs w:val="28"/>
              <w:rtl/>
            </w:rPr>
          </w:rPrChange>
        </w:rPr>
        <w:fldChar w:fldCharType="separate"/>
      </w:r>
      <w:r w:rsidRPr="005F3CC0">
        <w:rPr>
          <w:rFonts w:ascii="Times New Roman" w:hAnsi="Times New Roman" w:cs="B Nazanin"/>
          <w:noProof/>
          <w:sz w:val="24"/>
          <w:szCs w:val="28"/>
          <w:rtl/>
        </w:rPr>
        <w:t>[354, 355]</w:t>
      </w:r>
      <w:r w:rsidRPr="005F3CC0">
        <w:rPr>
          <w:rFonts w:ascii="Times New Roman" w:hAnsi="Times New Roman" w:cs="B Nazanin"/>
          <w:sz w:val="24"/>
          <w:szCs w:val="28"/>
          <w:rtl/>
          <w:rPrChange w:id="1997" w:author="Lenovo" w:date="2026-09-23T00:51:00Z">
            <w:rPr>
              <w:rFonts w:ascii="Times New Roman" w:hAnsi="Times New Roman" w:cs="B Nazanin"/>
              <w:sz w:val="24"/>
              <w:szCs w:val="28"/>
              <w:rtl/>
            </w:rPr>
          </w:rPrChange>
        </w:rPr>
        <w:fldChar w:fldCharType="end"/>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مطالعات</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پیشین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نشان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داده‌اند</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که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علی‌رغم</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پتانسیل</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بالای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این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سیستم‌ها،</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میزان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تجمع</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پروتئین‌های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نوترکیب</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در</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بسیاری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lastRenderedPageBreak/>
        <w:t>از</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موارد</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محدود</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بوده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و</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به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عواملی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مانند</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طراحی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سازه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ژنتیکی،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انتخاب</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عناصر</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تنظیمی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مناسب</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و</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مسیرهای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درون‌سلولی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هدف‌گیری</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و</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تثبیت</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پروتئین</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وابسته</w:t>
      </w:r>
      <w:r w:rsidRPr="005F3CC0">
        <w:rPr>
          <w:rFonts w:ascii="Times New Roman" w:hAnsi="Times New Roman" w:cs="B Nazanin"/>
          <w:sz w:val="24"/>
          <w:szCs w:val="28"/>
          <w:rtl/>
        </w:rPr>
        <w:t xml:space="preserve"> </w:t>
      </w:r>
      <w:r w:rsidRPr="005F3CC0">
        <w:rPr>
          <w:rFonts w:ascii="Times New Roman" w:hAnsi="Times New Roman" w:cs="B Nazanin" w:hint="cs"/>
          <w:sz w:val="24"/>
          <w:szCs w:val="28"/>
          <w:rtl/>
        </w:rPr>
        <w:t>است</w:t>
      </w:r>
      <w:ins w:id="1998" w:author="Lenovo" w:date="2026-09-23T00:52:00Z">
        <w:r w:rsidR="005F3CC0">
          <w:rPr>
            <w:rFonts w:ascii="Times New Roman" w:hAnsi="Times New Roman" w:cs="B Nazanin" w:hint="cs"/>
            <w:sz w:val="24"/>
            <w:szCs w:val="28"/>
            <w:rtl/>
          </w:rPr>
          <w:t xml:space="preserve"> </w:t>
        </w:r>
      </w:ins>
      <w:r w:rsidRPr="005F3CC0">
        <w:rPr>
          <w:rFonts w:ascii="Times New Roman" w:hAnsi="Times New Roman" w:cs="B Nazanin"/>
          <w:sz w:val="24"/>
          <w:szCs w:val="28"/>
          <w:rtl/>
          <w:rPrChange w:id="1999" w:author="Lenovo" w:date="2026-09-23T00:51:00Z">
            <w:rPr>
              <w:rFonts w:ascii="Times New Roman" w:hAnsi="Times New Roman" w:cs="B Nazanin"/>
              <w:sz w:val="24"/>
              <w:szCs w:val="28"/>
              <w:rtl/>
            </w:rPr>
          </w:rPrChange>
        </w:rPr>
        <w:fldChar w:fldCharType="begin">
          <w:fldData xml:space="preserve">PEVuZE5vdGU+PENpdGU+PEF1dGhvcj5GZW5nPC9BdXRob3I+PFllYXI+MjAyMjwvWWVhcj48UmVj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</w:fldData>
        </w:fldChar>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Pr>
        <w:instrText>ADDIN EN.CITE</w:instrText>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tl/>
          <w:rPrChange w:id="2000" w:author="Lenovo" w:date="2026-09-23T00:51:00Z">
            <w:rPr>
              <w:rFonts w:ascii="Times New Roman" w:hAnsi="Times New Roman" w:cs="B Nazanin"/>
              <w:sz w:val="24"/>
              <w:szCs w:val="28"/>
              <w:rtl/>
            </w:rPr>
          </w:rPrChange>
        </w:rPr>
        <w:fldChar w:fldCharType="begin">
          <w:fldData xml:space="preserve">PEVuZE5vdGU+PENpdGU+PEF1dGhvcj5GZW5nPC9BdXRob3I+PFllYXI+MjAyMjwvWWVhcj48UmVj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</w:fldData>
        </w:fldChar>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Pr>
        <w:instrText>ADDIN EN.CITE.DATA</w:instrText>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tl/>
          <w:rPrChange w:id="2001" w:author="Lenovo" w:date="2026-09-23T00:51:00Z">
            <w:rPr>
              <w:rFonts w:ascii="Times New Roman" w:hAnsi="Times New Roman" w:cs="B Nazanin"/>
              <w:sz w:val="24"/>
              <w:szCs w:val="28"/>
              <w:rtl/>
            </w:rPr>
          </w:rPrChange>
        </w:rPr>
      </w:r>
      <w:r w:rsidRPr="005F3CC0">
        <w:rPr>
          <w:rFonts w:ascii="Times New Roman" w:hAnsi="Times New Roman" w:cs="B Nazanin"/>
          <w:sz w:val="24"/>
          <w:szCs w:val="28"/>
          <w:rtl/>
          <w:rPrChange w:id="2002" w:author="Lenovo" w:date="2026-09-23T00:51:00Z">
            <w:rPr>
              <w:rFonts w:ascii="Times New Roman" w:hAnsi="Times New Roman" w:cs="B Nazanin"/>
              <w:sz w:val="24"/>
              <w:szCs w:val="28"/>
              <w:rtl/>
            </w:rPr>
          </w:rPrChange>
        </w:rPr>
        <w:fldChar w:fldCharType="end"/>
      </w:r>
      <w:r w:rsidRPr="005F3CC0">
        <w:rPr>
          <w:rFonts w:ascii="Times New Roman" w:hAnsi="Times New Roman" w:cs="B Nazanin"/>
          <w:sz w:val="24"/>
          <w:szCs w:val="28"/>
          <w:rtl/>
          <w:rPrChange w:id="2003" w:author="Lenovo" w:date="2026-09-23T00:51:00Z">
            <w:rPr>
              <w:rFonts w:ascii="Times New Roman" w:hAnsi="Times New Roman" w:cs="B Nazanin"/>
              <w:sz w:val="24"/>
              <w:szCs w:val="28"/>
              <w:rtl/>
            </w:rPr>
          </w:rPrChange>
        </w:rPr>
      </w:r>
      <w:r w:rsidRPr="005F3CC0">
        <w:rPr>
          <w:rFonts w:ascii="Times New Roman" w:hAnsi="Times New Roman" w:cs="B Nazanin"/>
          <w:sz w:val="24"/>
          <w:szCs w:val="28"/>
          <w:rtl/>
          <w:rPrChange w:id="2004" w:author="Lenovo" w:date="2026-09-23T00:51:00Z">
            <w:rPr>
              <w:rFonts w:ascii="Times New Roman" w:hAnsi="Times New Roman" w:cs="B Nazanin"/>
              <w:sz w:val="24"/>
              <w:szCs w:val="28"/>
              <w:rtl/>
            </w:rPr>
          </w:rPrChange>
        </w:rPr>
        <w:fldChar w:fldCharType="separate"/>
      </w:r>
      <w:r w:rsidRPr="005F3CC0">
        <w:rPr>
          <w:rFonts w:ascii="Times New Roman" w:hAnsi="Times New Roman" w:cs="B Nazanin"/>
          <w:noProof/>
          <w:sz w:val="24"/>
          <w:szCs w:val="28"/>
          <w:rtl/>
        </w:rPr>
        <w:t>[354, 356, 357]</w:t>
      </w:r>
      <w:r w:rsidRPr="005F3CC0">
        <w:rPr>
          <w:rFonts w:ascii="Times New Roman" w:hAnsi="Times New Roman" w:cs="B Nazanin"/>
          <w:sz w:val="24"/>
          <w:szCs w:val="28"/>
          <w:rtl/>
          <w:rPrChange w:id="2005" w:author="Lenovo" w:date="2026-09-23T00:51:00Z">
            <w:rPr>
              <w:rFonts w:ascii="Times New Roman" w:hAnsi="Times New Roman" w:cs="B Nazanin"/>
              <w:sz w:val="24"/>
              <w:szCs w:val="28"/>
              <w:rtl/>
            </w:rPr>
          </w:rPrChange>
        </w:rPr>
        <w:fldChar w:fldCharType="end"/>
      </w:r>
      <w:r w:rsidRPr="005F3CC0">
        <w:rPr>
          <w:rFonts w:ascii="Times New Roman" w:hAnsi="Times New Roman" w:cs="B Nazanin"/>
          <w:sz w:val="24"/>
          <w:szCs w:val="28"/>
          <w:rtl/>
        </w:rPr>
        <w:t xml:space="preserve">. </w:t>
      </w:r>
      <w:ins w:id="2006" w:author="Lenovo" w:date="2026-09-23T00:50:00Z">
        <w:r w:rsidR="005F3CC0" w:rsidRPr="005F3CC0">
          <w:rPr>
            <w:rFonts w:ascii="Times New Roman" w:hAnsi="Times New Roman" w:cs="B Nazanin"/>
            <w:sz w:val="24"/>
            <w:szCs w:val="28"/>
            <w:rtl/>
            <w:rPrChange w:id="2007" w:author="Lenovo" w:date="2026-09-23T00:51:00Z">
              <w:rPr>
                <w:rFonts w:ascii="Times New Roman" w:hAnsi="Times New Roman" w:cs="B Nazanin"/>
                <w:sz w:val="24"/>
                <w:szCs w:val="28"/>
                <w:u w:val="single"/>
                <w:rtl/>
              </w:rPr>
            </w:rPrChange>
          </w:rPr>
          <w:t>بد</w:t>
        </w:r>
        <w:r w:rsidR="005F3CC0" w:rsidRPr="005F3CC0">
          <w:rPr>
            <w:rFonts w:ascii="Times New Roman" w:hAnsi="Times New Roman" w:cs="B Nazanin" w:hint="cs"/>
            <w:sz w:val="24"/>
            <w:szCs w:val="28"/>
            <w:rtl/>
            <w:rPrChange w:id="2008" w:author="Lenovo" w:date="2026-09-23T00:51:00Z">
              <w:rPr>
                <w:rFonts w:ascii="Times New Roman" w:hAnsi="Times New Roman" w:cs="B Nazanin" w:hint="cs"/>
                <w:sz w:val="24"/>
                <w:szCs w:val="28"/>
                <w:u w:val="single"/>
                <w:rtl/>
              </w:rPr>
            </w:rPrChange>
          </w:rPr>
          <w:t>ین</w:t>
        </w:r>
        <w:r w:rsidR="005F3CC0" w:rsidRPr="005F3CC0">
          <w:rPr>
            <w:rFonts w:ascii="Times New Roman" w:hAnsi="Times New Roman" w:cs="B Nazanin"/>
            <w:sz w:val="24"/>
            <w:szCs w:val="28"/>
            <w:rtl/>
            <w:rPrChange w:id="2009" w:author="Lenovo" w:date="2026-09-23T00:51:00Z">
              <w:rPr>
                <w:rFonts w:ascii="Times New Roman" w:hAnsi="Times New Roman" w:cs="B Nazanin"/>
                <w:sz w:val="24"/>
                <w:szCs w:val="28"/>
                <w:u w:val="single"/>
                <w:rtl/>
              </w:rPr>
            </w:rPrChange>
          </w:rPr>
          <w:t xml:space="preserve"> جهت، در ا</w:t>
        </w:r>
        <w:r w:rsidR="005F3CC0" w:rsidRPr="005F3CC0">
          <w:rPr>
            <w:rFonts w:ascii="Times New Roman" w:hAnsi="Times New Roman" w:cs="B Nazanin" w:hint="cs"/>
            <w:sz w:val="24"/>
            <w:szCs w:val="28"/>
            <w:rtl/>
            <w:rPrChange w:id="2010" w:author="Lenovo" w:date="2026-09-23T00:51:00Z">
              <w:rPr>
                <w:rFonts w:ascii="Times New Roman" w:hAnsi="Times New Roman" w:cs="B Nazanin" w:hint="cs"/>
                <w:sz w:val="24"/>
                <w:szCs w:val="28"/>
                <w:u w:val="single"/>
                <w:rtl/>
              </w:rPr>
            </w:rPrChange>
          </w:rPr>
          <w:t>ین</w:t>
        </w:r>
        <w:r w:rsidR="005F3CC0" w:rsidRPr="005F3CC0">
          <w:rPr>
            <w:rFonts w:ascii="Times New Roman" w:hAnsi="Times New Roman" w:cs="B Nazanin"/>
            <w:sz w:val="24"/>
            <w:szCs w:val="28"/>
            <w:rtl/>
            <w:rPrChange w:id="2011" w:author="Lenovo" w:date="2026-09-23T00:51:00Z">
              <w:rPr>
                <w:rFonts w:ascii="Times New Roman" w:hAnsi="Times New Roman" w:cs="B Nazanin"/>
                <w:sz w:val="24"/>
                <w:szCs w:val="28"/>
                <w:u w:val="single"/>
                <w:rtl/>
              </w:rPr>
            </w:rPrChange>
          </w:rPr>
          <w:t xml:space="preserve"> پژوهش راهبرد هدف‌گ</w:t>
        </w:r>
        <w:r w:rsidR="005F3CC0" w:rsidRPr="005F3CC0">
          <w:rPr>
            <w:rFonts w:ascii="Times New Roman" w:hAnsi="Times New Roman" w:cs="B Nazanin" w:hint="cs"/>
            <w:sz w:val="24"/>
            <w:szCs w:val="28"/>
            <w:rtl/>
            <w:rPrChange w:id="2012" w:author="Lenovo" w:date="2026-09-23T00:51:00Z">
              <w:rPr>
                <w:rFonts w:ascii="Times New Roman" w:hAnsi="Times New Roman" w:cs="B Nazanin" w:hint="cs"/>
                <w:sz w:val="24"/>
                <w:szCs w:val="28"/>
                <w:u w:val="single"/>
                <w:rtl/>
              </w:rPr>
            </w:rPrChange>
          </w:rPr>
          <w:t>یری</w:t>
        </w:r>
        <w:r w:rsidR="005F3CC0" w:rsidRPr="005F3CC0">
          <w:rPr>
            <w:rFonts w:ascii="Times New Roman" w:hAnsi="Times New Roman" w:cs="B Nazanin"/>
            <w:sz w:val="24"/>
            <w:szCs w:val="28"/>
            <w:rtl/>
            <w:rPrChange w:id="2013" w:author="Lenovo" w:date="2026-09-23T00:51:00Z">
              <w:rPr>
                <w:rFonts w:ascii="Times New Roman" w:hAnsi="Times New Roman" w:cs="B Nazanin"/>
                <w:sz w:val="24"/>
                <w:szCs w:val="28"/>
                <w:u w:val="single"/>
                <w:rtl/>
              </w:rPr>
            </w:rPrChange>
          </w:rPr>
          <w:t xml:space="preserve"> پروتئ</w:t>
        </w:r>
        <w:r w:rsidR="005F3CC0" w:rsidRPr="005F3CC0">
          <w:rPr>
            <w:rFonts w:ascii="Times New Roman" w:hAnsi="Times New Roman" w:cs="B Nazanin" w:hint="cs"/>
            <w:sz w:val="24"/>
            <w:szCs w:val="28"/>
            <w:rtl/>
            <w:rPrChange w:id="2014" w:author="Lenovo" w:date="2026-09-23T00:51:00Z">
              <w:rPr>
                <w:rFonts w:ascii="Times New Roman" w:hAnsi="Times New Roman" w:cs="B Nazanin" w:hint="cs"/>
                <w:sz w:val="24"/>
                <w:szCs w:val="28"/>
                <w:u w:val="single"/>
                <w:rtl/>
              </w:rPr>
            </w:rPrChange>
          </w:rPr>
          <w:t>ین</w:t>
        </w:r>
        <w:r w:rsidR="005F3CC0" w:rsidRPr="005F3CC0">
          <w:rPr>
            <w:rFonts w:ascii="Times New Roman" w:hAnsi="Times New Roman" w:cs="B Nazanin"/>
            <w:sz w:val="24"/>
            <w:szCs w:val="28"/>
            <w:rtl/>
            <w:rPrChange w:id="2015" w:author="Lenovo" w:date="2026-09-23T00:51:00Z">
              <w:rPr>
                <w:rFonts w:ascii="Times New Roman" w:hAnsi="Times New Roman" w:cs="B Nazanin"/>
                <w:sz w:val="24"/>
                <w:szCs w:val="28"/>
                <w:u w:val="single"/>
                <w:rtl/>
              </w:rPr>
            </w:rPrChange>
          </w:rPr>
          <w:t xml:space="preserve"> به شبکه آندوپلاسم</w:t>
        </w:r>
        <w:r w:rsidR="005F3CC0" w:rsidRPr="005F3CC0">
          <w:rPr>
            <w:rFonts w:ascii="Times New Roman" w:hAnsi="Times New Roman" w:cs="B Nazanin" w:hint="cs"/>
            <w:sz w:val="24"/>
            <w:szCs w:val="28"/>
            <w:rtl/>
            <w:rPrChange w:id="2016"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PrChange w:id="2017" w:author="Lenovo" w:date="2026-09-23T00:51:00Z">
              <w:rPr>
                <w:rFonts w:ascii="Times New Roman" w:hAnsi="Times New Roman" w:cs="B Nazanin"/>
                <w:sz w:val="24"/>
                <w:szCs w:val="28"/>
                <w:u w:val="single"/>
              </w:rPr>
            </w:rPrChange>
          </w:rPr>
          <w:t xml:space="preserve"> (ER) </w:t>
        </w:r>
        <w:r w:rsidR="005F3CC0" w:rsidRPr="005F3CC0">
          <w:rPr>
            <w:rFonts w:ascii="Times New Roman" w:hAnsi="Times New Roman" w:cs="B Nazanin"/>
            <w:sz w:val="24"/>
            <w:szCs w:val="28"/>
            <w:rtl/>
            <w:rPrChange w:id="2018" w:author="Lenovo" w:date="2026-09-23T00:51:00Z">
              <w:rPr>
                <w:rFonts w:ascii="Times New Roman" w:hAnsi="Times New Roman" w:cs="B Nazanin"/>
                <w:sz w:val="24"/>
                <w:szCs w:val="28"/>
                <w:u w:val="single"/>
                <w:rtl/>
              </w:rPr>
            </w:rPrChange>
          </w:rPr>
          <w:t>با الحاق توال</w:t>
        </w:r>
        <w:r w:rsidR="005F3CC0" w:rsidRPr="005F3CC0">
          <w:rPr>
            <w:rFonts w:ascii="Times New Roman" w:hAnsi="Times New Roman" w:cs="B Nazanin" w:hint="cs"/>
            <w:sz w:val="24"/>
            <w:szCs w:val="28"/>
            <w:rtl/>
            <w:rPrChange w:id="2019"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20" w:author="Lenovo" w:date="2026-09-23T00:51:00Z">
              <w:rPr>
                <w:rFonts w:ascii="Times New Roman" w:hAnsi="Times New Roman" w:cs="B Nazanin"/>
                <w:sz w:val="24"/>
                <w:szCs w:val="28"/>
                <w:u w:val="single"/>
                <w:rtl/>
              </w:rPr>
            </w:rPrChange>
          </w:rPr>
          <w:t xml:space="preserve"> نگه‌دارنده</w:t>
        </w:r>
        <w:r w:rsidR="005F3CC0" w:rsidRPr="005F3CC0">
          <w:rPr>
            <w:rFonts w:ascii="Times New Roman" w:hAnsi="Times New Roman" w:cs="B Nazanin"/>
            <w:sz w:val="24"/>
            <w:szCs w:val="28"/>
            <w:rPrChange w:id="2021" w:author="Lenovo" w:date="2026-09-23T00:51:00Z">
              <w:rPr>
                <w:rFonts w:ascii="Times New Roman" w:hAnsi="Times New Roman" w:cs="B Nazanin"/>
                <w:sz w:val="24"/>
                <w:szCs w:val="28"/>
                <w:u w:val="single"/>
              </w:rPr>
            </w:rPrChange>
          </w:rPr>
          <w:t xml:space="preserve"> SEKDEL </w:t>
        </w:r>
        <w:r w:rsidR="005F3CC0" w:rsidRPr="005F3CC0">
          <w:rPr>
            <w:rFonts w:ascii="Times New Roman" w:hAnsi="Times New Roman" w:cs="B Nazanin"/>
            <w:sz w:val="24"/>
            <w:szCs w:val="28"/>
            <w:rtl/>
            <w:rPrChange w:id="2022" w:author="Lenovo" w:date="2026-09-23T00:51:00Z">
              <w:rPr>
                <w:rFonts w:ascii="Times New Roman" w:hAnsi="Times New Roman" w:cs="B Nazanin"/>
                <w:sz w:val="24"/>
                <w:szCs w:val="28"/>
                <w:u w:val="single"/>
                <w:rtl/>
              </w:rPr>
            </w:rPrChange>
          </w:rPr>
          <w:t>در انتها</w:t>
        </w:r>
        <w:r w:rsidR="005F3CC0" w:rsidRPr="005F3CC0">
          <w:rPr>
            <w:rFonts w:ascii="Times New Roman" w:hAnsi="Times New Roman" w:cs="B Nazanin" w:hint="cs"/>
            <w:sz w:val="24"/>
            <w:szCs w:val="28"/>
            <w:rtl/>
            <w:rPrChange w:id="2023"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24" w:author="Lenovo" w:date="2026-09-23T00:51:00Z">
              <w:rPr>
                <w:rFonts w:ascii="Times New Roman" w:hAnsi="Times New Roman" w:cs="B Nazanin"/>
                <w:sz w:val="24"/>
                <w:szCs w:val="28"/>
                <w:u w:val="single"/>
                <w:rtl/>
              </w:rPr>
            </w:rPrChange>
          </w:rPr>
          <w:t xml:space="preserve"> کربوکس</w:t>
        </w:r>
        <w:r w:rsidR="005F3CC0" w:rsidRPr="005F3CC0">
          <w:rPr>
            <w:rFonts w:ascii="Times New Roman" w:hAnsi="Times New Roman" w:cs="B Nazanin" w:hint="cs"/>
            <w:sz w:val="24"/>
            <w:szCs w:val="28"/>
            <w:rtl/>
            <w:rPrChange w:id="2025" w:author="Lenovo" w:date="2026-09-23T00:51:00Z">
              <w:rPr>
                <w:rFonts w:ascii="Times New Roman" w:hAnsi="Times New Roman" w:cs="B Nazanin" w:hint="cs"/>
                <w:sz w:val="24"/>
                <w:szCs w:val="28"/>
                <w:u w:val="single"/>
                <w:rtl/>
              </w:rPr>
            </w:rPrChange>
          </w:rPr>
          <w:t>یل</w:t>
        </w:r>
        <w:r w:rsidR="005F3CC0" w:rsidRPr="005F3CC0">
          <w:rPr>
            <w:rFonts w:ascii="Times New Roman" w:hAnsi="Times New Roman" w:cs="B Nazanin"/>
            <w:sz w:val="24"/>
            <w:szCs w:val="28"/>
            <w:rtl/>
            <w:rPrChange w:id="2026" w:author="Lenovo" w:date="2026-09-23T00:51:00Z">
              <w:rPr>
                <w:rFonts w:ascii="Times New Roman" w:hAnsi="Times New Roman" w:cs="B Nazanin"/>
                <w:sz w:val="24"/>
                <w:szCs w:val="28"/>
                <w:u w:val="single"/>
                <w:rtl/>
              </w:rPr>
            </w:rPrChange>
          </w:rPr>
          <w:t xml:space="preserve"> پروتئ</w:t>
        </w:r>
        <w:r w:rsidR="005F3CC0" w:rsidRPr="005F3CC0">
          <w:rPr>
            <w:rFonts w:ascii="Times New Roman" w:hAnsi="Times New Roman" w:cs="B Nazanin" w:hint="cs"/>
            <w:sz w:val="24"/>
            <w:szCs w:val="28"/>
            <w:rtl/>
            <w:rPrChange w:id="2027" w:author="Lenovo" w:date="2026-09-23T00:51:00Z">
              <w:rPr>
                <w:rFonts w:ascii="Times New Roman" w:hAnsi="Times New Roman" w:cs="B Nazanin" w:hint="cs"/>
                <w:sz w:val="24"/>
                <w:szCs w:val="28"/>
                <w:u w:val="single"/>
                <w:rtl/>
              </w:rPr>
            </w:rPrChange>
          </w:rPr>
          <w:t>ین</w:t>
        </w:r>
        <w:r w:rsidR="005F3CC0" w:rsidRPr="005F3CC0">
          <w:rPr>
            <w:rFonts w:ascii="Times New Roman" w:hAnsi="Times New Roman" w:cs="B Nazanin"/>
            <w:sz w:val="24"/>
            <w:szCs w:val="28"/>
            <w:rtl/>
            <w:rPrChange w:id="2028" w:author="Lenovo" w:date="2026-09-23T00:51:00Z">
              <w:rPr>
                <w:rFonts w:ascii="Times New Roman" w:hAnsi="Times New Roman" w:cs="B Nazanin"/>
                <w:sz w:val="24"/>
                <w:szCs w:val="28"/>
                <w:u w:val="single"/>
                <w:rtl/>
              </w:rPr>
            </w:rPrChange>
          </w:rPr>
          <w:t xml:space="preserve"> کا</w:t>
        </w:r>
        <w:r w:rsidR="005F3CC0" w:rsidRPr="005F3CC0">
          <w:rPr>
            <w:rFonts w:ascii="Times New Roman" w:hAnsi="Times New Roman" w:cs="B Nazanin" w:hint="cs"/>
            <w:sz w:val="24"/>
            <w:szCs w:val="28"/>
            <w:rtl/>
            <w:rPrChange w:id="2029" w:author="Lenovo" w:date="2026-09-23T00:51:00Z">
              <w:rPr>
                <w:rFonts w:ascii="Times New Roman" w:hAnsi="Times New Roman" w:cs="B Nazanin" w:hint="cs"/>
                <w:sz w:val="24"/>
                <w:szCs w:val="28"/>
                <w:u w:val="single"/>
                <w:rtl/>
              </w:rPr>
            </w:rPrChange>
          </w:rPr>
          <w:t>یمری</w:t>
        </w:r>
        <w:r w:rsidR="005F3CC0" w:rsidRPr="005F3CC0">
          <w:rPr>
            <w:rFonts w:ascii="Times New Roman" w:hAnsi="Times New Roman" w:cs="B Nazanin"/>
            <w:sz w:val="24"/>
            <w:szCs w:val="28"/>
            <w:rtl/>
            <w:rPrChange w:id="2030" w:author="Lenovo" w:date="2026-09-23T00:51:00Z">
              <w:rPr>
                <w:rFonts w:ascii="Times New Roman" w:hAnsi="Times New Roman" w:cs="B Nazanin"/>
                <w:sz w:val="24"/>
                <w:szCs w:val="28"/>
                <w:u w:val="single"/>
                <w:rtl/>
              </w:rPr>
            </w:rPrChange>
          </w:rPr>
          <w:t xml:space="preserve"> اتخاذ شد؛ سازوکار</w:t>
        </w:r>
        <w:r w:rsidR="005F3CC0" w:rsidRPr="005F3CC0">
          <w:rPr>
            <w:rFonts w:ascii="Times New Roman" w:hAnsi="Times New Roman" w:cs="B Nazanin" w:hint="cs"/>
            <w:sz w:val="24"/>
            <w:szCs w:val="28"/>
            <w:rtl/>
            <w:rPrChange w:id="2031"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32" w:author="Lenovo" w:date="2026-09-23T00:51:00Z">
              <w:rPr>
                <w:rFonts w:ascii="Times New Roman" w:hAnsi="Times New Roman" w:cs="B Nazanin"/>
                <w:sz w:val="24"/>
                <w:szCs w:val="28"/>
                <w:u w:val="single"/>
                <w:rtl/>
              </w:rPr>
            </w:rPrChange>
          </w:rPr>
          <w:t xml:space="preserve"> که با ابقا</w:t>
        </w:r>
        <w:r w:rsidR="005F3CC0" w:rsidRPr="005F3CC0">
          <w:rPr>
            <w:rFonts w:ascii="Times New Roman" w:hAnsi="Times New Roman" w:cs="B Nazanin" w:hint="cs"/>
            <w:sz w:val="24"/>
            <w:szCs w:val="28"/>
            <w:rtl/>
            <w:rPrChange w:id="2033"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34" w:author="Lenovo" w:date="2026-09-23T00:51:00Z">
              <w:rPr>
                <w:rFonts w:ascii="Times New Roman" w:hAnsi="Times New Roman" w:cs="B Nazanin"/>
                <w:sz w:val="24"/>
                <w:szCs w:val="28"/>
                <w:u w:val="single"/>
                <w:rtl/>
              </w:rPr>
            </w:rPrChange>
          </w:rPr>
          <w:t xml:space="preserve"> آنت</w:t>
        </w:r>
        <w:r w:rsidR="005F3CC0" w:rsidRPr="005F3CC0">
          <w:rPr>
            <w:rFonts w:ascii="Times New Roman" w:hAnsi="Times New Roman" w:cs="B Nazanin" w:hint="cs"/>
            <w:sz w:val="24"/>
            <w:szCs w:val="28"/>
            <w:rtl/>
            <w:rPrChange w:id="2035" w:author="Lenovo" w:date="2026-09-23T00:51:00Z">
              <w:rPr>
                <w:rFonts w:ascii="Times New Roman" w:hAnsi="Times New Roman" w:cs="B Nazanin" w:hint="cs"/>
                <w:sz w:val="24"/>
                <w:szCs w:val="28"/>
                <w:u w:val="single"/>
                <w:rtl/>
              </w:rPr>
            </w:rPrChange>
          </w:rPr>
          <w:t>ی‌ژن</w:t>
        </w:r>
        <w:r w:rsidR="005F3CC0" w:rsidRPr="005F3CC0">
          <w:rPr>
            <w:rFonts w:ascii="Times New Roman" w:hAnsi="Times New Roman" w:cs="B Nazanin"/>
            <w:sz w:val="24"/>
            <w:szCs w:val="28"/>
            <w:rtl/>
            <w:rPrChange w:id="2036" w:author="Lenovo" w:date="2026-09-23T00:51:00Z">
              <w:rPr>
                <w:rFonts w:ascii="Times New Roman" w:hAnsi="Times New Roman" w:cs="B Nazanin"/>
                <w:sz w:val="24"/>
                <w:szCs w:val="28"/>
                <w:u w:val="single"/>
                <w:rtl/>
              </w:rPr>
            </w:rPrChange>
          </w:rPr>
          <w:t xml:space="preserve"> در مح</w:t>
        </w:r>
        <w:r w:rsidR="005F3CC0" w:rsidRPr="005F3CC0">
          <w:rPr>
            <w:rFonts w:ascii="Times New Roman" w:hAnsi="Times New Roman" w:cs="B Nazanin" w:hint="cs"/>
            <w:sz w:val="24"/>
            <w:szCs w:val="28"/>
            <w:rtl/>
            <w:rPrChange w:id="2037" w:author="Lenovo" w:date="2026-09-23T00:51:00Z">
              <w:rPr>
                <w:rFonts w:ascii="Times New Roman" w:hAnsi="Times New Roman" w:cs="B Nazanin" w:hint="cs"/>
                <w:sz w:val="24"/>
                <w:szCs w:val="28"/>
                <w:u w:val="single"/>
                <w:rtl/>
              </w:rPr>
            </w:rPrChange>
          </w:rPr>
          <w:t>یط</w:t>
        </w:r>
        <w:r w:rsidR="005F3CC0" w:rsidRPr="005F3CC0">
          <w:rPr>
            <w:rFonts w:ascii="Times New Roman" w:hAnsi="Times New Roman" w:cs="B Nazanin"/>
            <w:sz w:val="24"/>
            <w:szCs w:val="28"/>
            <w:rtl/>
            <w:rPrChange w:id="2038" w:author="Lenovo" w:date="2026-09-23T00:51:00Z">
              <w:rPr>
                <w:rFonts w:ascii="Times New Roman" w:hAnsi="Times New Roman" w:cs="B Nazanin"/>
                <w:sz w:val="24"/>
                <w:szCs w:val="28"/>
                <w:u w:val="single"/>
                <w:rtl/>
              </w:rPr>
            </w:rPrChange>
          </w:rPr>
          <w:t xml:space="preserve"> حفاظت‌شده و غن</w:t>
        </w:r>
        <w:r w:rsidR="005F3CC0" w:rsidRPr="005F3CC0">
          <w:rPr>
            <w:rFonts w:ascii="Times New Roman" w:hAnsi="Times New Roman" w:cs="B Nazanin" w:hint="cs"/>
            <w:sz w:val="24"/>
            <w:szCs w:val="28"/>
            <w:rtl/>
            <w:rPrChange w:id="2039"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40" w:author="Lenovo" w:date="2026-09-23T00:51:00Z">
              <w:rPr>
                <w:rFonts w:ascii="Times New Roman" w:hAnsi="Times New Roman" w:cs="B Nazanin"/>
                <w:sz w:val="24"/>
                <w:szCs w:val="28"/>
                <w:u w:val="single"/>
                <w:rtl/>
              </w:rPr>
            </w:rPrChange>
          </w:rPr>
          <w:t xml:space="preserve"> از چ</w:t>
        </w:r>
        <w:r w:rsidR="005F3CC0" w:rsidRPr="005F3CC0">
          <w:rPr>
            <w:rFonts w:ascii="Times New Roman" w:hAnsi="Times New Roman" w:cs="B Nazanin" w:hint="cs"/>
            <w:sz w:val="24"/>
            <w:szCs w:val="28"/>
            <w:rtl/>
            <w:rPrChange w:id="2041" w:author="Lenovo" w:date="2026-09-23T00:51:00Z">
              <w:rPr>
                <w:rFonts w:ascii="Times New Roman" w:hAnsi="Times New Roman" w:cs="B Nazanin" w:hint="cs"/>
                <w:sz w:val="24"/>
                <w:szCs w:val="28"/>
                <w:u w:val="single"/>
                <w:rtl/>
              </w:rPr>
            </w:rPrChange>
          </w:rPr>
          <w:t>ا</w:t>
        </w:r>
        <w:r w:rsidR="005F3CC0" w:rsidRPr="005F3CC0">
          <w:rPr>
            <w:rFonts w:ascii="Times New Roman" w:hAnsi="Times New Roman" w:cs="B Nazanin"/>
            <w:sz w:val="24"/>
            <w:szCs w:val="28"/>
            <w:rtl/>
            <w:rPrChange w:id="2042" w:author="Lenovo" w:date="2026-09-23T00:51:00Z">
              <w:rPr>
                <w:rFonts w:ascii="Times New Roman" w:hAnsi="Times New Roman" w:cs="B Nazanin"/>
                <w:sz w:val="24"/>
                <w:szCs w:val="28"/>
                <w:u w:val="single"/>
                <w:rtl/>
              </w:rPr>
            </w:rPrChange>
          </w:rPr>
          <w:t>پرون‌ها</w:t>
        </w:r>
        <w:r w:rsidR="005F3CC0" w:rsidRPr="005F3CC0">
          <w:rPr>
            <w:rFonts w:ascii="Times New Roman" w:hAnsi="Times New Roman" w:cs="B Nazanin" w:hint="cs"/>
            <w:sz w:val="24"/>
            <w:szCs w:val="28"/>
            <w:rtl/>
            <w:rPrChange w:id="2043"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44" w:author="Lenovo" w:date="2026-09-23T00:51:00Z">
              <w:rPr>
                <w:rFonts w:ascii="Times New Roman" w:hAnsi="Times New Roman" w:cs="B Nazanin"/>
                <w:sz w:val="24"/>
                <w:szCs w:val="28"/>
                <w:u w:val="single"/>
                <w:rtl/>
              </w:rPr>
            </w:rPrChange>
          </w:rPr>
          <w:t xml:space="preserve"> شبکه آندوپلاسم</w:t>
        </w:r>
        <w:r w:rsidR="005F3CC0" w:rsidRPr="005F3CC0">
          <w:rPr>
            <w:rFonts w:ascii="Times New Roman" w:hAnsi="Times New Roman" w:cs="B Nazanin" w:hint="cs"/>
            <w:sz w:val="24"/>
            <w:szCs w:val="28"/>
            <w:rtl/>
            <w:rPrChange w:id="2045"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46" w:author="Lenovo" w:date="2026-09-23T00:51:00Z">
              <w:rPr>
                <w:rFonts w:ascii="Times New Roman" w:hAnsi="Times New Roman" w:cs="B Nazanin"/>
                <w:sz w:val="24"/>
                <w:szCs w:val="28"/>
                <w:u w:val="single"/>
                <w:rtl/>
              </w:rPr>
            </w:rPrChange>
          </w:rPr>
          <w:t xml:space="preserve"> فرصت تاخوردگ</w:t>
        </w:r>
        <w:r w:rsidR="005F3CC0" w:rsidRPr="005F3CC0">
          <w:rPr>
            <w:rFonts w:ascii="Times New Roman" w:hAnsi="Times New Roman" w:cs="B Nazanin" w:hint="cs"/>
            <w:sz w:val="24"/>
            <w:szCs w:val="28"/>
            <w:rtl/>
            <w:rPrChange w:id="2047"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48" w:author="Lenovo" w:date="2026-09-23T00:51:00Z">
              <w:rPr>
                <w:rFonts w:ascii="Times New Roman" w:hAnsi="Times New Roman" w:cs="B Nazanin"/>
                <w:sz w:val="24"/>
                <w:szCs w:val="28"/>
                <w:u w:val="single"/>
                <w:rtl/>
              </w:rPr>
            </w:rPrChange>
          </w:rPr>
          <w:t xml:space="preserve"> صح</w:t>
        </w:r>
        <w:r w:rsidR="005F3CC0" w:rsidRPr="005F3CC0">
          <w:rPr>
            <w:rFonts w:ascii="Times New Roman" w:hAnsi="Times New Roman" w:cs="B Nazanin" w:hint="cs"/>
            <w:sz w:val="24"/>
            <w:szCs w:val="28"/>
            <w:rtl/>
            <w:rPrChange w:id="2049" w:author="Lenovo" w:date="2026-09-23T00:51:00Z">
              <w:rPr>
                <w:rFonts w:ascii="Times New Roman" w:hAnsi="Times New Roman" w:cs="B Nazanin" w:hint="cs"/>
                <w:sz w:val="24"/>
                <w:szCs w:val="28"/>
                <w:u w:val="single"/>
                <w:rtl/>
              </w:rPr>
            </w:rPrChange>
          </w:rPr>
          <w:t>یح</w:t>
        </w:r>
        <w:r w:rsidR="005F3CC0" w:rsidRPr="005F3CC0">
          <w:rPr>
            <w:rFonts w:ascii="Times New Roman" w:hAnsi="Times New Roman" w:cs="B Nazanin"/>
            <w:sz w:val="24"/>
            <w:szCs w:val="28"/>
            <w:rtl/>
            <w:rPrChange w:id="2050" w:author="Lenovo" w:date="2026-09-23T00:51:00Z">
              <w:rPr>
                <w:rFonts w:ascii="Times New Roman" w:hAnsi="Times New Roman" w:cs="B Nazanin"/>
                <w:sz w:val="24"/>
                <w:szCs w:val="28"/>
                <w:u w:val="single"/>
                <w:rtl/>
              </w:rPr>
            </w:rPrChange>
          </w:rPr>
          <w:t xml:space="preserve"> را به</w:t>
        </w:r>
        <w:r w:rsidR="005F3CC0" w:rsidRPr="005F3CC0">
          <w:rPr>
            <w:rFonts w:ascii="Times New Roman" w:hAnsi="Times New Roman" w:cs="B Nazanin" w:hint="cs"/>
            <w:sz w:val="24"/>
            <w:szCs w:val="28"/>
            <w:rtl/>
            <w:rPrChange w:id="2051" w:author="Lenovo" w:date="2026-09-23T00:51:00Z">
              <w:rPr>
                <w:rFonts w:ascii="Times New Roman" w:hAnsi="Times New Roman" w:cs="B Nazanin" w:hint="cs"/>
                <w:sz w:val="24"/>
                <w:szCs w:val="28"/>
                <w:u w:val="single"/>
                <w:rtl/>
              </w:rPr>
            </w:rPrChange>
          </w:rPr>
          <w:t>ینه‌تر</w:t>
        </w:r>
        <w:r w:rsidR="005F3CC0" w:rsidRPr="005F3CC0">
          <w:rPr>
            <w:rFonts w:ascii="Times New Roman" w:hAnsi="Times New Roman" w:cs="B Nazanin"/>
            <w:sz w:val="24"/>
            <w:szCs w:val="28"/>
            <w:rtl/>
            <w:rPrChange w:id="2052" w:author="Lenovo" w:date="2026-09-23T00:51:00Z">
              <w:rPr>
                <w:rFonts w:ascii="Times New Roman" w:hAnsi="Times New Roman" w:cs="B Nazanin"/>
                <w:sz w:val="24"/>
                <w:szCs w:val="28"/>
                <w:u w:val="single"/>
                <w:rtl/>
              </w:rPr>
            </w:rPrChange>
          </w:rPr>
          <w:t xml:space="preserve"> ساخته، دسترس</w:t>
        </w:r>
        <w:r w:rsidR="005F3CC0" w:rsidRPr="005F3CC0">
          <w:rPr>
            <w:rFonts w:ascii="Times New Roman" w:hAnsi="Times New Roman" w:cs="B Nazanin" w:hint="cs"/>
            <w:sz w:val="24"/>
            <w:szCs w:val="28"/>
            <w:rtl/>
            <w:rPrChange w:id="2053"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54" w:author="Lenovo" w:date="2026-09-23T00:51:00Z">
              <w:rPr>
                <w:rFonts w:ascii="Times New Roman" w:hAnsi="Times New Roman" w:cs="B Nazanin"/>
                <w:sz w:val="24"/>
                <w:szCs w:val="28"/>
                <w:u w:val="single"/>
                <w:rtl/>
              </w:rPr>
            </w:rPrChange>
          </w:rPr>
          <w:t xml:space="preserve"> پروتئازها</w:t>
        </w:r>
        <w:r w:rsidR="005F3CC0" w:rsidRPr="005F3CC0">
          <w:rPr>
            <w:rFonts w:ascii="Times New Roman" w:hAnsi="Times New Roman" w:cs="B Nazanin" w:hint="cs"/>
            <w:sz w:val="24"/>
            <w:szCs w:val="28"/>
            <w:rtl/>
            <w:rPrChange w:id="2055"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56" w:author="Lenovo" w:date="2026-09-23T00:51:00Z">
              <w:rPr>
                <w:rFonts w:ascii="Times New Roman" w:hAnsi="Times New Roman" w:cs="B Nazanin"/>
                <w:sz w:val="24"/>
                <w:szCs w:val="28"/>
                <w:u w:val="single"/>
                <w:rtl/>
              </w:rPr>
            </w:rPrChange>
          </w:rPr>
          <w:t xml:space="preserve"> س</w:t>
        </w:r>
        <w:r w:rsidR="005F3CC0" w:rsidRPr="005F3CC0">
          <w:rPr>
            <w:rFonts w:ascii="Times New Roman" w:hAnsi="Times New Roman" w:cs="B Nazanin" w:hint="cs"/>
            <w:sz w:val="24"/>
            <w:szCs w:val="28"/>
            <w:rtl/>
            <w:rPrChange w:id="2057" w:author="Lenovo" w:date="2026-09-23T00:51:00Z">
              <w:rPr>
                <w:rFonts w:ascii="Times New Roman" w:hAnsi="Times New Roman" w:cs="B Nazanin" w:hint="cs"/>
                <w:sz w:val="24"/>
                <w:szCs w:val="28"/>
                <w:u w:val="single"/>
                <w:rtl/>
              </w:rPr>
            </w:rPrChange>
          </w:rPr>
          <w:t>یتوپلاسمی</w:t>
        </w:r>
        <w:r w:rsidR="005F3CC0" w:rsidRPr="005F3CC0">
          <w:rPr>
            <w:rFonts w:ascii="Times New Roman" w:hAnsi="Times New Roman" w:cs="B Nazanin"/>
            <w:sz w:val="24"/>
            <w:szCs w:val="28"/>
            <w:rtl/>
            <w:rPrChange w:id="2058" w:author="Lenovo" w:date="2026-09-23T00:51:00Z">
              <w:rPr>
                <w:rFonts w:ascii="Times New Roman" w:hAnsi="Times New Roman" w:cs="B Nazanin"/>
                <w:sz w:val="24"/>
                <w:szCs w:val="28"/>
                <w:u w:val="single"/>
                <w:rtl/>
              </w:rPr>
            </w:rPrChange>
          </w:rPr>
          <w:t xml:space="preserve"> و واکوئل</w:t>
        </w:r>
        <w:r w:rsidR="005F3CC0" w:rsidRPr="005F3CC0">
          <w:rPr>
            <w:rFonts w:ascii="Times New Roman" w:hAnsi="Times New Roman" w:cs="B Nazanin" w:hint="cs"/>
            <w:sz w:val="24"/>
            <w:szCs w:val="28"/>
            <w:rtl/>
            <w:rPrChange w:id="2059"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60" w:author="Lenovo" w:date="2026-09-23T00:51:00Z">
              <w:rPr>
                <w:rFonts w:ascii="Times New Roman" w:hAnsi="Times New Roman" w:cs="B Nazanin"/>
                <w:sz w:val="24"/>
                <w:szCs w:val="28"/>
                <w:u w:val="single"/>
                <w:rtl/>
              </w:rPr>
            </w:rPrChange>
          </w:rPr>
          <w:t xml:space="preserve"> را مهار کرده و هم‌زمان با جلوگ</w:t>
        </w:r>
        <w:r w:rsidR="005F3CC0" w:rsidRPr="005F3CC0">
          <w:rPr>
            <w:rFonts w:ascii="Times New Roman" w:hAnsi="Times New Roman" w:cs="B Nazanin" w:hint="cs"/>
            <w:sz w:val="24"/>
            <w:szCs w:val="28"/>
            <w:rtl/>
            <w:rPrChange w:id="2061" w:author="Lenovo" w:date="2026-09-23T00:51:00Z">
              <w:rPr>
                <w:rFonts w:ascii="Times New Roman" w:hAnsi="Times New Roman" w:cs="B Nazanin" w:hint="cs"/>
                <w:sz w:val="24"/>
                <w:szCs w:val="28"/>
                <w:u w:val="single"/>
                <w:rtl/>
              </w:rPr>
            </w:rPrChange>
          </w:rPr>
          <w:t>یری</w:t>
        </w:r>
        <w:r w:rsidR="005F3CC0" w:rsidRPr="005F3CC0">
          <w:rPr>
            <w:rFonts w:ascii="Times New Roman" w:hAnsi="Times New Roman" w:cs="B Nazanin"/>
            <w:sz w:val="24"/>
            <w:szCs w:val="28"/>
            <w:rtl/>
            <w:rPrChange w:id="2062" w:author="Lenovo" w:date="2026-09-23T00:51:00Z">
              <w:rPr>
                <w:rFonts w:ascii="Times New Roman" w:hAnsi="Times New Roman" w:cs="B Nazanin"/>
                <w:sz w:val="24"/>
                <w:szCs w:val="28"/>
                <w:u w:val="single"/>
                <w:rtl/>
              </w:rPr>
            </w:rPrChange>
          </w:rPr>
          <w:t xml:space="preserve"> از عبور غ</w:t>
        </w:r>
        <w:r w:rsidR="005F3CC0" w:rsidRPr="005F3CC0">
          <w:rPr>
            <w:rFonts w:ascii="Times New Roman" w:hAnsi="Times New Roman" w:cs="B Nazanin" w:hint="cs"/>
            <w:sz w:val="24"/>
            <w:szCs w:val="28"/>
            <w:rtl/>
            <w:rPrChange w:id="2063" w:author="Lenovo" w:date="2026-09-23T00:51:00Z">
              <w:rPr>
                <w:rFonts w:ascii="Times New Roman" w:hAnsi="Times New Roman" w:cs="B Nazanin" w:hint="cs"/>
                <w:sz w:val="24"/>
                <w:szCs w:val="28"/>
                <w:u w:val="single"/>
                <w:rtl/>
              </w:rPr>
            </w:rPrChange>
          </w:rPr>
          <w:t>یرضروری</w:t>
        </w:r>
        <w:r w:rsidR="005F3CC0" w:rsidRPr="005F3CC0">
          <w:rPr>
            <w:rFonts w:ascii="Times New Roman" w:hAnsi="Times New Roman" w:cs="B Nazanin"/>
            <w:sz w:val="24"/>
            <w:szCs w:val="28"/>
            <w:rtl/>
            <w:rPrChange w:id="2064" w:author="Lenovo" w:date="2026-09-23T00:51:00Z">
              <w:rPr>
                <w:rFonts w:ascii="Times New Roman" w:hAnsi="Times New Roman" w:cs="B Nazanin"/>
                <w:sz w:val="24"/>
                <w:szCs w:val="28"/>
                <w:u w:val="single"/>
                <w:rtl/>
              </w:rPr>
            </w:rPrChange>
          </w:rPr>
          <w:t xml:space="preserve"> از دستگاه گلژ</w:t>
        </w:r>
        <w:r w:rsidR="005F3CC0" w:rsidRPr="005F3CC0">
          <w:rPr>
            <w:rFonts w:ascii="Times New Roman" w:hAnsi="Times New Roman" w:cs="B Nazanin" w:hint="cs"/>
            <w:sz w:val="24"/>
            <w:szCs w:val="28"/>
            <w:rtl/>
            <w:rPrChange w:id="2065" w:author="Lenovo" w:date="2026-09-23T00:51:00Z">
              <w:rPr>
                <w:rFonts w:ascii="Times New Roman" w:hAnsi="Times New Roman" w:cs="B Nazanin" w:hint="cs"/>
                <w:sz w:val="24"/>
                <w:szCs w:val="28"/>
                <w:u w:val="single"/>
                <w:rtl/>
              </w:rPr>
            </w:rPrChange>
          </w:rPr>
          <w:t>ی،</w:t>
        </w:r>
        <w:r w:rsidR="005F3CC0" w:rsidRPr="005F3CC0">
          <w:rPr>
            <w:rFonts w:ascii="Times New Roman" w:hAnsi="Times New Roman" w:cs="B Nazanin"/>
            <w:sz w:val="24"/>
            <w:szCs w:val="28"/>
            <w:rtl/>
            <w:rPrChange w:id="2066" w:author="Lenovo" w:date="2026-09-23T00:51:00Z">
              <w:rPr>
                <w:rFonts w:ascii="Times New Roman" w:hAnsi="Times New Roman" w:cs="B Nazanin"/>
                <w:sz w:val="24"/>
                <w:szCs w:val="28"/>
                <w:u w:val="single"/>
                <w:rtl/>
              </w:rPr>
            </w:rPrChange>
          </w:rPr>
          <w:t xml:space="preserve"> پا</w:t>
        </w:r>
        <w:r w:rsidR="005F3CC0" w:rsidRPr="005F3CC0">
          <w:rPr>
            <w:rFonts w:ascii="Times New Roman" w:hAnsi="Times New Roman" w:cs="B Nazanin" w:hint="cs"/>
            <w:sz w:val="24"/>
            <w:szCs w:val="28"/>
            <w:rtl/>
            <w:rPrChange w:id="2067" w:author="Lenovo" w:date="2026-09-23T00:51:00Z">
              <w:rPr>
                <w:rFonts w:ascii="Times New Roman" w:hAnsi="Times New Roman" w:cs="B Nazanin" w:hint="cs"/>
                <w:sz w:val="24"/>
                <w:szCs w:val="28"/>
                <w:u w:val="single"/>
                <w:rtl/>
              </w:rPr>
            </w:rPrChange>
          </w:rPr>
          <w:t>یداری</w:t>
        </w:r>
        <w:r w:rsidR="005F3CC0" w:rsidRPr="005F3CC0">
          <w:rPr>
            <w:rFonts w:ascii="Times New Roman" w:hAnsi="Times New Roman" w:cs="B Nazanin"/>
            <w:sz w:val="24"/>
            <w:szCs w:val="28"/>
            <w:rtl/>
            <w:rPrChange w:id="2068" w:author="Lenovo" w:date="2026-09-23T00:51:00Z">
              <w:rPr>
                <w:rFonts w:ascii="Times New Roman" w:hAnsi="Times New Roman" w:cs="B Nazanin"/>
                <w:sz w:val="24"/>
                <w:szCs w:val="28"/>
                <w:u w:val="single"/>
                <w:rtl/>
              </w:rPr>
            </w:rPrChange>
          </w:rPr>
          <w:t xml:space="preserve"> ساختار پروتئ</w:t>
        </w:r>
        <w:r w:rsidR="005F3CC0" w:rsidRPr="005F3CC0">
          <w:rPr>
            <w:rFonts w:ascii="Times New Roman" w:hAnsi="Times New Roman" w:cs="B Nazanin" w:hint="cs"/>
            <w:sz w:val="24"/>
            <w:szCs w:val="28"/>
            <w:rtl/>
            <w:rPrChange w:id="2069" w:author="Lenovo" w:date="2026-09-23T00:51:00Z">
              <w:rPr>
                <w:rFonts w:ascii="Times New Roman" w:hAnsi="Times New Roman" w:cs="B Nazanin" w:hint="cs"/>
                <w:sz w:val="24"/>
                <w:szCs w:val="28"/>
                <w:u w:val="single"/>
                <w:rtl/>
              </w:rPr>
            </w:rPrChange>
          </w:rPr>
          <w:t>ین</w:t>
        </w:r>
        <w:r w:rsidR="005F3CC0" w:rsidRPr="005F3CC0">
          <w:rPr>
            <w:rFonts w:ascii="Times New Roman" w:hAnsi="Times New Roman" w:cs="B Nazanin"/>
            <w:sz w:val="24"/>
            <w:szCs w:val="28"/>
            <w:rtl/>
            <w:rPrChange w:id="2070" w:author="Lenovo" w:date="2026-09-23T00:51:00Z">
              <w:rPr>
                <w:rFonts w:ascii="Times New Roman" w:hAnsi="Times New Roman" w:cs="B Nazanin"/>
                <w:sz w:val="24"/>
                <w:szCs w:val="28"/>
                <w:u w:val="single"/>
                <w:rtl/>
              </w:rPr>
            </w:rPrChange>
          </w:rPr>
          <w:t xml:space="preserve"> نوترک</w:t>
        </w:r>
        <w:r w:rsidR="005F3CC0" w:rsidRPr="005F3CC0">
          <w:rPr>
            <w:rFonts w:ascii="Times New Roman" w:hAnsi="Times New Roman" w:cs="B Nazanin" w:hint="cs"/>
            <w:sz w:val="24"/>
            <w:szCs w:val="28"/>
            <w:rtl/>
            <w:rPrChange w:id="2071" w:author="Lenovo" w:date="2026-09-23T00:51:00Z">
              <w:rPr>
                <w:rFonts w:ascii="Times New Roman" w:hAnsi="Times New Roman" w:cs="B Nazanin" w:hint="cs"/>
                <w:sz w:val="24"/>
                <w:szCs w:val="28"/>
                <w:u w:val="single"/>
                <w:rtl/>
              </w:rPr>
            </w:rPrChange>
          </w:rPr>
          <w:t>یب</w:t>
        </w:r>
        <w:r w:rsidR="005F3CC0" w:rsidRPr="005F3CC0">
          <w:rPr>
            <w:rFonts w:ascii="Times New Roman" w:hAnsi="Times New Roman" w:cs="B Nazanin"/>
            <w:sz w:val="24"/>
            <w:szCs w:val="28"/>
            <w:rtl/>
            <w:rPrChange w:id="2072" w:author="Lenovo" w:date="2026-09-23T00:51:00Z">
              <w:rPr>
                <w:rFonts w:ascii="Times New Roman" w:hAnsi="Times New Roman" w:cs="B Nazanin"/>
                <w:sz w:val="24"/>
                <w:szCs w:val="28"/>
                <w:u w:val="single"/>
                <w:rtl/>
              </w:rPr>
            </w:rPrChange>
          </w:rPr>
          <w:t xml:space="preserve"> را تثب</w:t>
        </w:r>
        <w:r w:rsidR="005F3CC0" w:rsidRPr="005F3CC0">
          <w:rPr>
            <w:rFonts w:ascii="Times New Roman" w:hAnsi="Times New Roman" w:cs="B Nazanin" w:hint="cs"/>
            <w:sz w:val="24"/>
            <w:szCs w:val="28"/>
            <w:rtl/>
            <w:rPrChange w:id="2073" w:author="Lenovo" w:date="2026-09-23T00:51:00Z">
              <w:rPr>
                <w:rFonts w:ascii="Times New Roman" w:hAnsi="Times New Roman" w:cs="B Nazanin" w:hint="cs"/>
                <w:sz w:val="24"/>
                <w:szCs w:val="28"/>
                <w:u w:val="single"/>
                <w:rtl/>
              </w:rPr>
            </w:rPrChange>
          </w:rPr>
          <w:t>یت</w:t>
        </w:r>
        <w:r w:rsidR="005F3CC0" w:rsidRPr="005F3CC0">
          <w:rPr>
            <w:rFonts w:ascii="Times New Roman" w:hAnsi="Times New Roman" w:cs="B Nazanin"/>
            <w:sz w:val="24"/>
            <w:szCs w:val="28"/>
            <w:rtl/>
            <w:rPrChange w:id="2074" w:author="Lenovo" w:date="2026-09-23T00:51:00Z">
              <w:rPr>
                <w:rFonts w:ascii="Times New Roman" w:hAnsi="Times New Roman" w:cs="B Nazanin"/>
                <w:sz w:val="24"/>
                <w:szCs w:val="28"/>
                <w:u w:val="single"/>
                <w:rtl/>
              </w:rPr>
            </w:rPrChange>
          </w:rPr>
          <w:t xml:space="preserve"> م</w:t>
        </w:r>
        <w:r w:rsidR="005F3CC0" w:rsidRPr="005F3CC0">
          <w:rPr>
            <w:rFonts w:ascii="Times New Roman" w:hAnsi="Times New Roman" w:cs="B Nazanin" w:hint="cs"/>
            <w:sz w:val="24"/>
            <w:szCs w:val="28"/>
            <w:rtl/>
            <w:rPrChange w:id="2075" w:author="Lenovo" w:date="2026-09-23T00:51:00Z">
              <w:rPr>
                <w:rFonts w:ascii="Times New Roman" w:hAnsi="Times New Roman" w:cs="B Nazanin" w:hint="cs"/>
                <w:sz w:val="24"/>
                <w:szCs w:val="28"/>
                <w:u w:val="single"/>
                <w:rtl/>
              </w:rPr>
            </w:rPrChange>
          </w:rPr>
          <w:t>ی‌نماید</w:t>
        </w:r>
      </w:ins>
      <w:ins w:id="2076" w:author="Lenovo" w:date="2026-09-23T00:52:00Z">
        <w:r w:rsidR="005F3CC0">
          <w:rPr>
            <w:rFonts w:ascii="Times New Roman" w:hAnsi="Times New Roman" w:cs="B Nazanin" w:hint="cs"/>
            <w:sz w:val="24"/>
            <w:szCs w:val="28"/>
            <w:rtl/>
          </w:rPr>
          <w:t xml:space="preserve"> </w:t>
        </w:r>
      </w:ins>
      <w:del w:id="2077" w:author="Lenovo" w:date="2026-09-23T00:50:00Z">
        <w:r w:rsidRPr="005F3CC0" w:rsidDel="005F3CC0">
          <w:rPr>
            <w:rFonts w:ascii="Times New Roman" w:hAnsi="Times New Roman" w:cs="B Nazanin" w:hint="cs"/>
            <w:sz w:val="24"/>
            <w:szCs w:val="28"/>
            <w:rtl/>
          </w:rPr>
          <w:delText>بر</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این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اساس،</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در</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این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پژوهش</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راهبرد</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هدف‌گیری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پروتئین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شبکه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آندوپلاسمی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با</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استفاده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از</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توالی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نگه‌دارنده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sz w:val="24"/>
            <w:szCs w:val="28"/>
          </w:rPr>
          <w:delText>SEKDEL</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به‌منظور</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افزایش</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پایداری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و</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تجمع</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پروتئین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نوترکیب</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مورد</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توجه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قرار</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گرفت</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گزارش‌ها</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نشان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می‌دهند</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که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ماندگاری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پروتئین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در</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این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اندامک،</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با</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فراهم‌سازی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شرایط</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مناسب‌تر</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برای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تاخوردگی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صحیح</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و</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کاهش</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دسترسی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پروتئازهای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سیتوپلاسمی،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می‌تواند</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بهبود</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پایداری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پروتئین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کمک</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کند</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و</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هم‌زمان</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با</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جلوگیری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از</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انتقال</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دستگاه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گلژی،</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احتمال</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بروز</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اصلاحات</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پس</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از</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ترجمه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ناخواسته</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را</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کاهش</w:delText>
        </w:r>
        <w:r w:rsidRPr="005F3CC0" w:rsidDel="005F3CC0">
          <w:rPr>
            <w:rFonts w:ascii="Times New Roman" w:hAnsi="Times New Roman" w:cs="B Nazanin"/>
            <w:sz w:val="24"/>
            <w:szCs w:val="28"/>
            <w:rtl/>
          </w:rPr>
          <w:delText xml:space="preserve"> </w:delText>
        </w:r>
        <w:r w:rsidRPr="005F3CC0" w:rsidDel="005F3CC0">
          <w:rPr>
            <w:rFonts w:ascii="Times New Roman" w:hAnsi="Times New Roman" w:cs="B Nazanin" w:hint="cs"/>
            <w:sz w:val="24"/>
            <w:szCs w:val="28"/>
            <w:rtl/>
          </w:rPr>
          <w:delText>دهد</w:delText>
        </w:r>
      </w:del>
      <w:r w:rsidRPr="005F3CC0">
        <w:rPr>
          <w:rFonts w:ascii="Times New Roman" w:hAnsi="Times New Roman" w:cs="B Nazanin"/>
          <w:sz w:val="24"/>
          <w:szCs w:val="28"/>
          <w:rtl/>
          <w:rPrChange w:id="2078" w:author="Lenovo" w:date="2026-09-23T00:51:00Z">
            <w:rPr>
              <w:rFonts w:ascii="Times New Roman" w:hAnsi="Times New Roman" w:cs="B Nazanin"/>
              <w:sz w:val="24"/>
              <w:szCs w:val="28"/>
              <w:rtl/>
            </w:rPr>
          </w:rPrChange>
        </w:rPr>
        <w:fldChar w:fldCharType="begin">
          <w:fldData xml:space="preserve">PEVuZE5vdGU+PENpdGU+PEF1dGhvcj5CZW5jaGFiYW5lPC9BdXRob3I+PFllYXI+MjAwODwvWWVh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</w:fldData>
        </w:fldChar>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Pr>
        <w:instrText>ADDIN EN.CITE</w:instrText>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tl/>
          <w:rPrChange w:id="2079" w:author="Lenovo" w:date="2026-09-23T00:51:00Z">
            <w:rPr>
              <w:rFonts w:ascii="Times New Roman" w:hAnsi="Times New Roman" w:cs="B Nazanin"/>
              <w:sz w:val="24"/>
              <w:szCs w:val="28"/>
              <w:rtl/>
            </w:rPr>
          </w:rPrChange>
        </w:rPr>
        <w:fldChar w:fldCharType="begin">
          <w:fldData xml:space="preserve">PEVuZE5vdGU+PENpdGU+PEF1dGhvcj5CZW5jaGFiYW5lPC9BdXRob3I+PFllYXI+MjAwODwvWWVh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</w:fldData>
        </w:fldChar>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Pr>
        <w:instrText>ADDIN EN.CITE.DATA</w:instrText>
      </w:r>
      <w:r w:rsidRPr="005F3CC0">
        <w:rPr>
          <w:rFonts w:ascii="Times New Roman" w:hAnsi="Times New Roman" w:cs="B Nazanin"/>
          <w:sz w:val="24"/>
          <w:szCs w:val="28"/>
          <w:rtl/>
        </w:rPr>
        <w:instrText xml:space="preserve"> </w:instrText>
      </w:r>
      <w:r w:rsidRPr="005F3CC0">
        <w:rPr>
          <w:rFonts w:ascii="Times New Roman" w:hAnsi="Times New Roman" w:cs="B Nazanin"/>
          <w:sz w:val="24"/>
          <w:szCs w:val="28"/>
          <w:rtl/>
          <w:rPrChange w:id="2080" w:author="Lenovo" w:date="2026-09-23T00:51:00Z">
            <w:rPr>
              <w:rFonts w:ascii="Times New Roman" w:hAnsi="Times New Roman" w:cs="B Nazanin"/>
              <w:sz w:val="24"/>
              <w:szCs w:val="28"/>
              <w:rtl/>
            </w:rPr>
          </w:rPrChange>
        </w:rPr>
      </w:r>
      <w:r w:rsidRPr="005F3CC0">
        <w:rPr>
          <w:rFonts w:ascii="Times New Roman" w:hAnsi="Times New Roman" w:cs="B Nazanin"/>
          <w:sz w:val="24"/>
          <w:szCs w:val="28"/>
          <w:rtl/>
          <w:rPrChange w:id="2081" w:author="Lenovo" w:date="2026-09-23T00:51:00Z">
            <w:rPr>
              <w:rFonts w:ascii="Times New Roman" w:hAnsi="Times New Roman" w:cs="B Nazanin"/>
              <w:sz w:val="24"/>
              <w:szCs w:val="28"/>
              <w:rtl/>
            </w:rPr>
          </w:rPrChange>
        </w:rPr>
        <w:fldChar w:fldCharType="end"/>
      </w:r>
      <w:r w:rsidRPr="005F3CC0">
        <w:rPr>
          <w:rFonts w:ascii="Times New Roman" w:hAnsi="Times New Roman" w:cs="B Nazanin"/>
          <w:sz w:val="24"/>
          <w:szCs w:val="28"/>
          <w:rtl/>
          <w:rPrChange w:id="2082" w:author="Lenovo" w:date="2026-09-23T00:51:00Z">
            <w:rPr>
              <w:rFonts w:ascii="Times New Roman" w:hAnsi="Times New Roman" w:cs="B Nazanin"/>
              <w:sz w:val="24"/>
              <w:szCs w:val="28"/>
              <w:rtl/>
            </w:rPr>
          </w:rPrChange>
        </w:rPr>
      </w:r>
      <w:r w:rsidRPr="005F3CC0">
        <w:rPr>
          <w:rFonts w:ascii="Times New Roman" w:hAnsi="Times New Roman" w:cs="B Nazanin"/>
          <w:sz w:val="24"/>
          <w:szCs w:val="28"/>
          <w:rtl/>
          <w:rPrChange w:id="2083" w:author="Lenovo" w:date="2026-09-23T00:51:00Z">
            <w:rPr>
              <w:rFonts w:ascii="Times New Roman" w:hAnsi="Times New Roman" w:cs="B Nazanin"/>
              <w:sz w:val="24"/>
              <w:szCs w:val="28"/>
              <w:rtl/>
            </w:rPr>
          </w:rPrChange>
        </w:rPr>
        <w:fldChar w:fldCharType="separate"/>
      </w:r>
      <w:r w:rsidRPr="005F3CC0">
        <w:rPr>
          <w:rFonts w:ascii="Times New Roman" w:hAnsi="Times New Roman" w:cs="B Nazanin"/>
          <w:noProof/>
          <w:sz w:val="24"/>
          <w:szCs w:val="28"/>
          <w:rtl/>
        </w:rPr>
        <w:t>[358-360]</w:t>
      </w:r>
      <w:r w:rsidRPr="005F3CC0">
        <w:rPr>
          <w:rFonts w:ascii="Times New Roman" w:hAnsi="Times New Roman" w:cs="B Nazanin"/>
          <w:sz w:val="24"/>
          <w:szCs w:val="28"/>
          <w:rtl/>
          <w:rPrChange w:id="2084" w:author="Lenovo" w:date="2026-09-23T00:51:00Z">
            <w:rPr>
              <w:rFonts w:ascii="Times New Roman" w:hAnsi="Times New Roman" w:cs="B Nazanin"/>
              <w:sz w:val="24"/>
              <w:szCs w:val="28"/>
              <w:rtl/>
            </w:rPr>
          </w:rPrChange>
        </w:rPr>
        <w:fldChar w:fldCharType="end"/>
      </w:r>
      <w:r w:rsidRPr="005F3CC0">
        <w:rPr>
          <w:rFonts w:ascii="Times New Roman" w:hAnsi="Times New Roman" w:cs="B Nazanin"/>
          <w:sz w:val="24"/>
          <w:szCs w:val="28"/>
          <w:rtl/>
        </w:rPr>
        <w:t>.</w:t>
      </w:r>
    </w:p>
    <w:p w14:paraId="259FAE7D" w14:textId="7F328EF7" w:rsidR="00A47B4D" w:rsidRDefault="00A47B4D">
      <w:pPr>
        <w:spacing w:line="360" w:lineRule="auto"/>
        <w:jc w:val="both"/>
        <w:rPr>
          <w:ins w:id="2085" w:author="Lenovo" w:date="2026-09-23T02:35:00Z"/>
          <w:rFonts w:ascii="Times New Roman" w:hAnsi="Times New Roman" w:cs="B Nazanin"/>
          <w:sz w:val="24"/>
          <w:szCs w:val="28"/>
          <w:rtl/>
        </w:rPr>
        <w:pPrChange w:id="2086" w:author="Lenovo" w:date="2026-09-23T01:45:00Z">
          <w:pPr>
            <w:spacing w:line="360" w:lineRule="auto"/>
            <w:jc w:val="both"/>
          </w:pPr>
        </w:pPrChange>
      </w:pPr>
      <w:ins w:id="2087" w:author="Lenovo" w:date="2026-09-23T02:35:00Z">
        <w:r w:rsidRPr="00A47B4D">
          <w:rPr>
            <w:rFonts w:ascii="Times New Roman" w:hAnsi="Times New Roman" w:cs="B Nazanin"/>
            <w:sz w:val="24"/>
            <w:szCs w:val="28"/>
            <w:rtl/>
          </w:rPr>
          <w:t>یکی از نقاط تمایز ساختاری پژوهش حاضر نسبت به مطالعات تک</w:t>
        </w:r>
      </w:ins>
      <w:ins w:id="2088" w:author="Lenovo" w:date="2026-09-24T02:13:00Z">
        <w:r w:rsidR="00C1383C">
          <w:rPr>
            <w:rFonts w:ascii="Times New Roman" w:hAnsi="Times New Roman" w:cs="B Nazanin" w:hint="cs"/>
            <w:sz w:val="24"/>
            <w:szCs w:val="28"/>
            <w:rtl/>
          </w:rPr>
          <w:t xml:space="preserve"> </w:t>
        </w:r>
      </w:ins>
      <w:ins w:id="2089" w:author="Lenovo" w:date="2026-09-23T02:35:00Z">
        <w:r w:rsidRPr="00A47B4D">
          <w:rPr>
            <w:rFonts w:ascii="Times New Roman" w:hAnsi="Times New Roman" w:cs="B Nazanin"/>
            <w:sz w:val="24"/>
            <w:szCs w:val="28"/>
            <w:rtl/>
          </w:rPr>
          <w:t xml:space="preserve">‌سیستمی، استفاده هم‌زمان از دو میزبان </w:t>
        </w:r>
        <w:r w:rsidRPr="00A47B4D">
          <w:rPr>
            <w:rFonts w:ascii="Times New Roman" w:hAnsi="Times New Roman" w:cs="B Nazanin"/>
            <w:i/>
            <w:iCs/>
            <w:sz w:val="24"/>
            <w:szCs w:val="28"/>
          </w:rPr>
          <w:t>Escherichia coli</w:t>
        </w:r>
        <w:r w:rsidRPr="00A47B4D">
          <w:rPr>
            <w:rFonts w:ascii="Times New Roman" w:hAnsi="Times New Roman" w:cs="B Nazanin"/>
            <w:sz w:val="24"/>
            <w:szCs w:val="28"/>
          </w:rPr>
          <w:t xml:space="preserve"> </w:t>
        </w:r>
        <w:r>
          <w:rPr>
            <w:rFonts w:ascii="Times New Roman" w:hAnsi="Times New Roman" w:cs="B Nazanin" w:hint="cs"/>
            <w:sz w:val="24"/>
            <w:szCs w:val="28"/>
            <w:rtl/>
          </w:rPr>
          <w:t xml:space="preserve"> </w:t>
        </w:r>
        <w:r>
          <w:rPr>
            <w:rFonts w:ascii="Times New Roman" w:hAnsi="Times New Roman" w:cs="B Nazanin"/>
            <w:sz w:val="24"/>
            <w:szCs w:val="28"/>
            <w:rtl/>
          </w:rPr>
          <w:t>و</w:t>
        </w:r>
        <w:r>
          <w:rPr>
            <w:rFonts w:ascii="Times New Roman" w:hAnsi="Times New Roman" w:cs="B Nazanin" w:hint="cs"/>
            <w:sz w:val="24"/>
            <w:szCs w:val="28"/>
            <w:rtl/>
          </w:rPr>
          <w:t xml:space="preserve"> </w:t>
        </w:r>
        <w:r w:rsidRPr="00A47B4D">
          <w:rPr>
            <w:rFonts w:ascii="Times New Roman" w:hAnsi="Times New Roman" w:cs="B Nazanin"/>
            <w:sz w:val="24"/>
            <w:szCs w:val="28"/>
            <w:rtl/>
          </w:rPr>
          <w:t xml:space="preserve">عدسک آبی جهت تولید هدفمند آنتی‌ژن بود. در سیستم باکتریایی </w:t>
        </w:r>
        <w:r w:rsidRPr="00A47B4D">
          <w:rPr>
            <w:rFonts w:ascii="Times New Roman" w:hAnsi="Times New Roman" w:cs="B Nazanin"/>
            <w:i/>
            <w:iCs/>
            <w:sz w:val="24"/>
            <w:szCs w:val="28"/>
          </w:rPr>
          <w:t>E. coli</w:t>
        </w:r>
        <w:r w:rsidRPr="00A47B4D">
          <w:rPr>
            <w:rFonts w:ascii="Times New Roman" w:hAnsi="Times New Roman" w:cs="B Nazanin"/>
            <w:sz w:val="24"/>
            <w:szCs w:val="28"/>
          </w:rPr>
          <w:t xml:space="preserve"> BL21</w:t>
        </w:r>
        <w:r w:rsidRPr="00A47B4D">
          <w:rPr>
            <w:rFonts w:ascii="Times New Roman" w:hAnsi="Times New Roman" w:cs="B Nazanin"/>
            <w:sz w:val="24"/>
            <w:szCs w:val="28"/>
            <w:rtl/>
          </w:rPr>
          <w:t>، آنالیزهای پروتئینی پس از القا با</w:t>
        </w:r>
        <w:r w:rsidRPr="00A47B4D">
          <w:rPr>
            <w:rFonts w:ascii="Times New Roman" w:hAnsi="Times New Roman" w:cs="B Nazanin"/>
            <w:sz w:val="24"/>
            <w:szCs w:val="28"/>
          </w:rPr>
          <w:t xml:space="preserve"> IPTG</w:t>
        </w:r>
        <w:r w:rsidRPr="00A47B4D">
          <w:rPr>
            <w:rFonts w:ascii="Times New Roman" w:hAnsi="Times New Roman" w:cs="B Nazanin"/>
            <w:sz w:val="24"/>
            <w:szCs w:val="28"/>
            <w:rtl/>
          </w:rPr>
          <w:t>، بیان موفقیت‌آمیز پلی‌پپتید مهندسی‌شده با وزن مولکولی مورد انتظار را تأیید نمودند (حدود ۵۱ کیلودالتون)؛ با این حال، بخش عمده‌ای از پروتئین هدف به‌صورت نامحلول بیان شد که منجر به تشکیل</w:t>
        </w:r>
        <w:r>
          <w:rPr>
            <w:rFonts w:ascii="Times New Roman" w:hAnsi="Times New Roman" w:cs="B Nazanin" w:hint="cs"/>
            <w:sz w:val="24"/>
            <w:szCs w:val="28"/>
            <w:rtl/>
          </w:rPr>
          <w:t xml:space="preserve"> </w:t>
        </w:r>
      </w:ins>
      <w:ins w:id="2090" w:author="Lenovo" w:date="2026-09-23T01:31:00Z">
        <w:r w:rsidR="00BD29AC" w:rsidRPr="00A103DB">
          <w:rPr>
            <w:rFonts w:ascii="Times New Roman" w:hAnsi="Times New Roman" w:cs="B Nazanin"/>
            <w:sz w:val="24"/>
            <w:szCs w:val="28"/>
            <w:rtl/>
            <w:rPrChange w:id="2091" w:author="Lenovo" w:date="2026-09-23T01:54:00Z">
              <w:rPr>
                <w:rFonts w:ascii="Times New Roman" w:hAnsi="Times New Roman" w:cs="B Nazanin"/>
                <w:sz w:val="24"/>
                <w:szCs w:val="28"/>
                <w:u w:val="single"/>
                <w:rtl/>
              </w:rPr>
            </w:rPrChange>
          </w:rPr>
          <w:t xml:space="preserve">اجسام </w:t>
        </w:r>
      </w:ins>
      <w:ins w:id="2092" w:author="Lenovo" w:date="2026-09-23T01:45:00Z">
        <w:r w:rsidR="001E792F" w:rsidRPr="00A103DB">
          <w:rPr>
            <w:rFonts w:ascii="Times New Roman" w:hAnsi="Times New Roman" w:cs="B Nazanin" w:hint="cs"/>
            <w:sz w:val="24"/>
            <w:szCs w:val="28"/>
            <w:rtl/>
            <w:rPrChange w:id="2093" w:author="Lenovo" w:date="2026-09-23T01:54:00Z">
              <w:rPr>
                <w:rFonts w:ascii="Times New Roman" w:hAnsi="Times New Roman" w:cs="B Nazanin" w:hint="cs"/>
                <w:sz w:val="24"/>
                <w:szCs w:val="28"/>
                <w:u w:val="single"/>
                <w:rtl/>
              </w:rPr>
            </w:rPrChange>
          </w:rPr>
          <w:t>یافته</w:t>
        </w:r>
      </w:ins>
      <w:ins w:id="2094" w:author="Lenovo" w:date="2026-09-23T01:32:00Z">
        <w:r w:rsidR="00BD29AC" w:rsidRPr="00A103DB">
          <w:rPr>
            <w:rStyle w:val="FootnoteReference"/>
            <w:rFonts w:ascii="Times New Roman" w:hAnsi="Times New Roman" w:cs="B Nazanin"/>
            <w:sz w:val="24"/>
            <w:szCs w:val="28"/>
            <w:rtl/>
            <w:rPrChange w:id="2095" w:author="Lenovo" w:date="2026-09-23T01:54:00Z">
              <w:rPr>
                <w:rStyle w:val="FootnoteReference"/>
                <w:rFonts w:ascii="Times New Roman" w:hAnsi="Times New Roman" w:cs="B Nazanin"/>
                <w:sz w:val="24"/>
                <w:szCs w:val="28"/>
                <w:u w:val="single"/>
                <w:rtl/>
              </w:rPr>
            </w:rPrChange>
          </w:rPr>
          <w:footnoteReference w:id="9"/>
        </w:r>
      </w:ins>
      <w:ins w:id="2099" w:author="Lenovo" w:date="2026-09-23T01:31:00Z">
        <w:r w:rsidR="00BD29AC" w:rsidRPr="00A103DB">
          <w:rPr>
            <w:rFonts w:ascii="Times New Roman" w:hAnsi="Times New Roman" w:cs="B Nazanin"/>
            <w:sz w:val="24"/>
            <w:szCs w:val="28"/>
            <w:rPrChange w:id="2100" w:author="Lenovo" w:date="2026-09-23T01:54:00Z">
              <w:rPr>
                <w:rFonts w:ascii="Times New Roman" w:hAnsi="Times New Roman" w:cs="B Nazanin"/>
                <w:sz w:val="24"/>
                <w:szCs w:val="28"/>
                <w:u w:val="single"/>
              </w:rPr>
            </w:rPrChange>
          </w:rPr>
          <w:t xml:space="preserve"> </w:t>
        </w:r>
        <w:r w:rsidR="00BD29AC" w:rsidRPr="00A103DB">
          <w:rPr>
            <w:rFonts w:ascii="Times New Roman" w:hAnsi="Times New Roman" w:cs="B Nazanin"/>
            <w:sz w:val="24"/>
            <w:szCs w:val="28"/>
            <w:rtl/>
            <w:rPrChange w:id="2101" w:author="Lenovo" w:date="2026-09-23T01:54:00Z">
              <w:rPr>
                <w:rFonts w:ascii="Times New Roman" w:hAnsi="Times New Roman" w:cs="B Nazanin"/>
                <w:sz w:val="24"/>
                <w:szCs w:val="28"/>
                <w:u w:val="single"/>
                <w:rtl/>
              </w:rPr>
            </w:rPrChange>
          </w:rPr>
          <w:t>گرد</w:t>
        </w:r>
        <w:r w:rsidR="00BD29AC" w:rsidRPr="00A103DB">
          <w:rPr>
            <w:rFonts w:ascii="Times New Roman" w:hAnsi="Times New Roman" w:cs="B Nazanin" w:hint="cs"/>
            <w:sz w:val="24"/>
            <w:szCs w:val="28"/>
            <w:rtl/>
            <w:rPrChange w:id="2102" w:author="Lenovo" w:date="2026-09-23T01:54:00Z">
              <w:rPr>
                <w:rFonts w:ascii="Times New Roman" w:hAnsi="Times New Roman" w:cs="B Nazanin" w:hint="cs"/>
                <w:sz w:val="24"/>
                <w:szCs w:val="28"/>
                <w:u w:val="single"/>
                <w:rtl/>
              </w:rPr>
            </w:rPrChange>
          </w:rPr>
          <w:t>ید</w:t>
        </w:r>
        <w:r w:rsidR="00BD29AC" w:rsidRPr="00A103DB">
          <w:rPr>
            <w:rFonts w:ascii="Times New Roman" w:hAnsi="Times New Roman" w:cs="B Nazanin"/>
            <w:sz w:val="24"/>
            <w:szCs w:val="28"/>
            <w:rPrChange w:id="2103" w:author="Lenovo" w:date="2026-09-23T01:54:00Z">
              <w:rPr>
                <w:rFonts w:ascii="Times New Roman" w:hAnsi="Times New Roman" w:cs="B Nazanin"/>
                <w:sz w:val="24"/>
                <w:szCs w:val="28"/>
                <w:u w:val="single"/>
              </w:rPr>
            </w:rPrChange>
          </w:rPr>
          <w:t>.</w:t>
        </w:r>
        <w:r w:rsidR="00BD29AC" w:rsidRPr="00A103DB">
          <w:rPr>
            <w:rFonts w:ascii="Times New Roman" w:hAnsi="Times New Roman" w:cs="B Nazanin"/>
            <w:sz w:val="24"/>
            <w:szCs w:val="28"/>
            <w:rtl/>
            <w:rPrChange w:id="2104" w:author="Lenovo" w:date="2026-09-23T01:54:00Z">
              <w:rPr>
                <w:rFonts w:ascii="Times New Roman" w:hAnsi="Times New Roman" w:cs="B Nazanin"/>
                <w:sz w:val="24"/>
                <w:szCs w:val="28"/>
                <w:u w:val="single"/>
                <w:rtl/>
              </w:rPr>
            </w:rPrChange>
          </w:rPr>
          <w:t xml:space="preserve"> </w:t>
        </w:r>
      </w:ins>
      <w:ins w:id="2105" w:author="Lenovo" w:date="2026-09-23T02:35:00Z">
        <w:r w:rsidRPr="00A47B4D">
          <w:rPr>
            <w:rFonts w:ascii="Times New Roman" w:hAnsi="Times New Roman" w:cs="B Nazanin"/>
            <w:sz w:val="24"/>
            <w:szCs w:val="28"/>
            <w:rtl/>
          </w:rPr>
          <w:t>این پدیده در بیان پروتئین‌های نوترکیب بزرگ، کایمری و چنددامنه‌ای در سیستم‌های پروکاریوتی به‌طور گسترده گزارش شده است</w:t>
        </w:r>
      </w:ins>
    </w:p>
    <w:p w14:paraId="4E0A5819" w14:textId="77777777" w:rsidR="00A47B4D" w:rsidRPr="00A47B4D" w:rsidRDefault="005F3CC0" w:rsidP="00A47B4D">
      <w:pPr>
        <w:spacing w:line="360" w:lineRule="auto"/>
        <w:jc w:val="both"/>
        <w:rPr>
          <w:ins w:id="2106" w:author="Lenovo" w:date="2026-09-23T02:38:00Z"/>
          <w:rFonts w:cs="B Nazanin"/>
          <w:szCs w:val="28"/>
        </w:rPr>
      </w:pPr>
      <w:ins w:id="2107" w:author="Lenovo" w:date="2026-09-23T00:55:00Z">
        <w:r w:rsidRPr="00A103DB">
          <w:rPr>
            <w:rFonts w:ascii="Times New Roman" w:hAnsi="Times New Roman" w:cs="B Nazanin"/>
            <w:sz w:val="24"/>
            <w:szCs w:val="28"/>
            <w:rPrChange w:id="2108" w:author="Lenovo" w:date="2026-09-23T01:54:00Z">
              <w:rPr>
                <w:rFonts w:ascii="Times New Roman" w:hAnsi="Times New Roman" w:cs="B Nazanin"/>
                <w:sz w:val="24"/>
                <w:szCs w:val="28"/>
                <w:u w:val="single"/>
              </w:rPr>
            </w:rPrChange>
          </w:rPr>
          <w:t xml:space="preserve"> [Garcia-Fruitos et al., 2012; Singh et al., 2015]</w:t>
        </w:r>
      </w:ins>
      <w:ins w:id="2109" w:author="Lenovo" w:date="2026-09-23T01:34:00Z">
        <w:r w:rsidR="00BD29AC" w:rsidRPr="00A103DB">
          <w:rPr>
            <w:rFonts w:ascii="Times New Roman" w:hAnsi="Times New Roman" w:cs="B Nazanin"/>
            <w:sz w:val="24"/>
            <w:szCs w:val="28"/>
            <w:rtl/>
            <w:rPrChange w:id="2110" w:author="Lenovo" w:date="2026-09-23T01:54:00Z">
              <w:rPr>
                <w:rFonts w:ascii="Times New Roman" w:hAnsi="Times New Roman" w:cs="B Nazanin"/>
                <w:sz w:val="24"/>
                <w:szCs w:val="28"/>
                <w:u w:val="single"/>
                <w:rtl/>
              </w:rPr>
            </w:rPrChange>
          </w:rPr>
          <w:t xml:space="preserve">. </w:t>
        </w:r>
      </w:ins>
      <w:ins w:id="2111" w:author="Lenovo" w:date="2026-09-23T02:38:00Z">
        <w:r w:rsidR="00A47B4D" w:rsidRPr="00A47B4D">
          <w:rPr>
            <w:rFonts w:cs="B Nazanin" w:hint="cs"/>
            <w:szCs w:val="28"/>
            <w:rtl/>
          </w:rPr>
          <w:t xml:space="preserve">تشکیل این تجمعات را می‌توان به ویژگی‌های ذاتی سازه، از جمله اندازه نسبتاً بزرگ و ماهیت چندبخشی آن، و همچنین سرعت بالای سنتز پروتئین مرتبط دانست. بهینه‌سازی توالی کدونی ژن، اگرچه با هدف افزایش کارایی بیان و تولید بیشتر پروتئین انجام می‌شود، می‌تواند با افزایش سرعت ترجمه، فشار بیشتری بر ظرفیت تاخوردگی پروتئین در سلول وارد کند. در چنین شرایطی، ظرفیت سیستم‌های چاپرونی باکتری، از جمله </w:t>
        </w:r>
        <w:r w:rsidR="00A47B4D" w:rsidRPr="00A47B4D">
          <w:rPr>
            <w:rFonts w:cs="B Nazanin" w:hint="cs"/>
            <w:szCs w:val="28"/>
          </w:rPr>
          <w:t>DnaK</w:t>
        </w:r>
        <w:r w:rsidR="00A47B4D" w:rsidRPr="00A47B4D">
          <w:rPr>
            <w:rFonts w:cs="B Nazanin" w:hint="cs"/>
            <w:szCs w:val="28"/>
            <w:rtl/>
          </w:rPr>
          <w:t xml:space="preserve"> و </w:t>
        </w:r>
        <w:r w:rsidR="00A47B4D" w:rsidRPr="00A47B4D">
          <w:rPr>
            <w:rFonts w:cs="B Nazanin" w:hint="cs"/>
            <w:szCs w:val="28"/>
          </w:rPr>
          <w:t>GroEL</w:t>
        </w:r>
        <w:r w:rsidR="00A47B4D" w:rsidRPr="00A47B4D">
          <w:rPr>
            <w:rFonts w:cs="B Nazanin" w:hint="cs"/>
            <w:szCs w:val="28"/>
            <w:rtl/>
          </w:rPr>
          <w:t xml:space="preserve">، ممکن است برای همراهی با حجم بالای زنجیره‌های پلی‌پپتیدی نوپدید کافی نباشد و در نتیجه، بخشی از پروتئین پیش از دستیابی به ساختار محلول و پایدار، به سمت تجمع و رسوب هدایت شود. بنابراین، مشاهده بخش عمده پروتئین در فراکسیون </w:t>
        </w:r>
        <w:r w:rsidR="00A47B4D" w:rsidRPr="00A47B4D">
          <w:rPr>
            <w:rFonts w:cs="B Nazanin" w:hint="cs"/>
            <w:szCs w:val="28"/>
            <w:rtl/>
          </w:rPr>
          <w:lastRenderedPageBreak/>
          <w:t>نامحلول را می‌توان در چارچوب تعامل میان نرخ بالای تولید، ویژگی‌های ساختاری سازه و ظرفیت محدود سیستم تاخوردگی سلول تفسیر کرد.</w:t>
        </w:r>
      </w:ins>
    </w:p>
    <w:p w14:paraId="500B7840" w14:textId="4935AEFE" w:rsidR="005F3CC0" w:rsidRPr="00A103DB" w:rsidRDefault="00A47B4D">
      <w:pPr>
        <w:spacing w:line="360" w:lineRule="auto"/>
        <w:jc w:val="both"/>
        <w:rPr>
          <w:ins w:id="2112" w:author="Lenovo" w:date="2026-09-23T00:55:00Z"/>
          <w:rFonts w:ascii="Times New Roman" w:hAnsi="Times New Roman" w:cs="B Nazanin"/>
          <w:sz w:val="24"/>
          <w:szCs w:val="28"/>
          <w:rtl/>
          <w:rPrChange w:id="2113" w:author="Lenovo" w:date="2026-09-23T01:54:00Z">
            <w:rPr>
              <w:ins w:id="2114" w:author="Lenovo" w:date="2026-09-23T00:55:00Z"/>
              <w:rFonts w:ascii="Times New Roman" w:hAnsi="Times New Roman" w:cs="B Nazanin"/>
              <w:sz w:val="24"/>
              <w:szCs w:val="28"/>
              <w:u w:val="single"/>
              <w:rtl/>
            </w:rPr>
          </w:rPrChange>
        </w:rPr>
        <w:pPrChange w:id="2115" w:author="Lenovo" w:date="2026-09-23T02:38:00Z">
          <w:pPr>
            <w:spacing w:line="360" w:lineRule="auto"/>
            <w:jc w:val="both"/>
          </w:pPr>
        </w:pPrChange>
      </w:pPr>
      <w:ins w:id="2116" w:author="Lenovo" w:date="2026-09-23T02:38:00Z">
        <w:r w:rsidRPr="00A47B4D">
          <w:rPr>
            <w:rFonts w:ascii="Times New Roman" w:hAnsi="Times New Roman" w:cs="B Nazanin" w:hint="cs"/>
            <w:sz w:val="24"/>
            <w:szCs w:val="28"/>
            <w:rtl/>
          </w:rPr>
          <w:t>با این حال، نامحلول بودن پروتئین لزوماً مانعی جدی برای ادامه مطالعات عملکردی و ایمنی‌زایی محسوب نمی‌شود؛ زیرا پروتئین تجمع‌یافته را می‌توان تحت شرایط دناتوره تخلیص و در صورت امکان، بازتاخورده کرد. افزون بر این، یافته‌های پیشین نشان داده‌اند که ساختارهای متراکم حاصل از تجمع پروتئین‌های نوترکیب، به‌دلیل برخورداری از ویژگی‌های ذره‌ای و شبه‌ذره‌ای (</w:t>
        </w:r>
        <w:r w:rsidRPr="00A47B4D">
          <w:rPr>
            <w:rFonts w:ascii="Times New Roman" w:hAnsi="Times New Roman" w:cs="B Nazanin" w:hint="cs"/>
            <w:sz w:val="24"/>
            <w:szCs w:val="28"/>
          </w:rPr>
          <w:t>VLP-like</w:t>
        </w:r>
        <w:r w:rsidRPr="00A47B4D">
          <w:rPr>
            <w:rFonts w:ascii="Times New Roman" w:hAnsi="Times New Roman" w:cs="B Nazanin" w:hint="cs"/>
            <w:sz w:val="24"/>
            <w:szCs w:val="28"/>
            <w:rtl/>
          </w:rPr>
          <w:t>)، می‌توانند با افزایش برداشت توسط سلول‌های ارائه‌کننده آنتی‌ژن، از جمله ماکروفاژها و سلول‌های دندریتیک، همچنان ظرفیت مناسبی برای تحریک پاسخ‌های ایمنی داشته باشند [</w:t>
        </w:r>
        <w:r w:rsidRPr="00A47B4D">
          <w:rPr>
            <w:rFonts w:ascii="Times New Roman" w:hAnsi="Times New Roman" w:cs="B Nazanin" w:hint="cs"/>
            <w:sz w:val="24"/>
            <w:szCs w:val="28"/>
          </w:rPr>
          <w:t>Villaverde et al., 2015</w:t>
        </w:r>
        <w:r w:rsidRPr="00A47B4D">
          <w:rPr>
            <w:rFonts w:ascii="Times New Roman" w:hAnsi="Times New Roman" w:cs="B Nazanin" w:hint="cs"/>
            <w:sz w:val="24"/>
            <w:szCs w:val="28"/>
            <w:rtl/>
          </w:rPr>
          <w:t>].</w:t>
        </w:r>
      </w:ins>
    </w:p>
    <w:p w14:paraId="5F7ED187" w14:textId="70B2806B" w:rsidR="001F056E" w:rsidRPr="00A103DB" w:rsidDel="005F3CC0" w:rsidRDefault="00A47B4D">
      <w:pPr>
        <w:spacing w:line="360" w:lineRule="auto"/>
        <w:jc w:val="both"/>
        <w:rPr>
          <w:del w:id="2117" w:author="Lenovo" w:date="2026-09-23T00:55:00Z"/>
          <w:rFonts w:ascii="Times New Roman" w:hAnsi="Times New Roman" w:cs="B Nazanin"/>
          <w:sz w:val="24"/>
          <w:szCs w:val="28"/>
          <w:rtl/>
        </w:rPr>
        <w:pPrChange w:id="2118" w:author="Lenovo" w:date="2026-09-23T02:38:00Z">
          <w:pPr>
            <w:spacing w:line="360" w:lineRule="auto"/>
            <w:jc w:val="both"/>
          </w:pPr>
        </w:pPrChange>
      </w:pPr>
      <w:ins w:id="2119" w:author="Lenovo" w:date="2026-09-23T02:38:00Z">
        <w:r w:rsidRPr="00A47B4D">
          <w:rPr>
            <w:rFonts w:ascii="Times New Roman" w:hAnsi="Times New Roman" w:cs="B Nazanin"/>
            <w:sz w:val="24"/>
            <w:szCs w:val="28"/>
            <w:rtl/>
          </w:rPr>
          <w:t>در مقابل، سیستم گیاهی عدسک آبی با برخورداری از سازوکارهای اصلاح پس از ترجمه‌ای نزدیک‌تر به سلول‌های جانوری، امکان تولید پروتئینی با ویژگی‌های ساختاری نزدیک‌تر به شکل طبیعی را فراهم می‌سازد. در این مطالعه نیز افزایش جزئی وزن مولکولی محصول بیانی در عدسک آبی نسبت به نمونه باکتریایی، می‌تواند با وقوع اصلاحات پس از ترجمه‌ای مرتبط باشد. اگرچه استفاده از سیگنال</w:t>
        </w:r>
        <w:r w:rsidRPr="00A47B4D">
          <w:rPr>
            <w:rFonts w:ascii="Times New Roman" w:hAnsi="Times New Roman" w:cs="B Nazanin"/>
            <w:sz w:val="24"/>
            <w:szCs w:val="28"/>
          </w:rPr>
          <w:t xml:space="preserve"> SEKDEL </w:t>
        </w:r>
        <w:r w:rsidRPr="00A47B4D">
          <w:rPr>
            <w:rFonts w:ascii="Times New Roman" w:hAnsi="Times New Roman" w:cs="B Nazanin"/>
            <w:sz w:val="24"/>
            <w:szCs w:val="28"/>
            <w:rtl/>
          </w:rPr>
          <w:t>با هدف احتباس پروتئین در شبکه آندوپلاسمی انجام شد، وقوع مرحله اولیه</w:t>
        </w:r>
        <w:r w:rsidRPr="00A47B4D">
          <w:rPr>
            <w:rFonts w:ascii="Times New Roman" w:hAnsi="Times New Roman" w:cs="B Nazanin"/>
            <w:sz w:val="24"/>
            <w:szCs w:val="28"/>
          </w:rPr>
          <w:t xml:space="preserve"> N-</w:t>
        </w:r>
        <w:r w:rsidRPr="00A47B4D">
          <w:rPr>
            <w:rFonts w:ascii="Times New Roman" w:hAnsi="Times New Roman" w:cs="B Nazanin"/>
            <w:sz w:val="24"/>
            <w:szCs w:val="28"/>
            <w:rtl/>
          </w:rPr>
          <w:t>گلیکوزیلاسیو</w:t>
        </w:r>
        <w:r>
          <w:rPr>
            <w:rFonts w:ascii="Times New Roman" w:hAnsi="Times New Roman" w:cs="B Nazanin"/>
            <w:sz w:val="24"/>
            <w:szCs w:val="28"/>
            <w:rtl/>
          </w:rPr>
          <w:t>ن در این جایگاه همچنان محتمل اس</w:t>
        </w:r>
      </w:ins>
      <w:ins w:id="2120" w:author="Lenovo" w:date="2026-09-23T02:39:00Z">
        <w:r>
          <w:rPr>
            <w:rFonts w:ascii="Times New Roman" w:hAnsi="Times New Roman" w:cs="B Nazanin" w:hint="cs"/>
            <w:sz w:val="24"/>
            <w:szCs w:val="28"/>
            <w:rtl/>
          </w:rPr>
          <w:t>ت.</w:t>
        </w:r>
      </w:ins>
      <w:ins w:id="2121" w:author="Lenovo" w:date="2026-09-23T02:38:00Z">
        <w:r w:rsidRPr="00A47B4D">
          <w:rPr>
            <w:rFonts w:ascii="Times New Roman" w:hAnsi="Times New Roman" w:cs="B Nazanin"/>
            <w:sz w:val="24"/>
            <w:szCs w:val="28"/>
          </w:rPr>
          <w:t xml:space="preserve"> </w:t>
        </w:r>
      </w:ins>
      <w:del w:id="2122" w:author="Lenovo" w:date="2026-09-23T00:55:00Z">
        <w:r w:rsidR="001F056E" w:rsidRPr="00A103DB" w:rsidDel="005F3CC0">
          <w:rPr>
            <w:rFonts w:ascii="Times New Roman" w:hAnsi="Times New Roman" w:cs="B Nazanin" w:hint="cs"/>
            <w:sz w:val="24"/>
            <w:szCs w:val="28"/>
            <w:rtl/>
          </w:rPr>
          <w:delText>از</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سوی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دیگر،</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استفاده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هم‌زمان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از</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دو</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سیستم</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بیانی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i/>
            <w:iCs/>
            <w:sz w:val="24"/>
            <w:szCs w:val="28"/>
          </w:rPr>
          <w:delText>E. coli</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و</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عدسک</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آبی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یکی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از</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نقاط</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تمایز</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این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پژوهش</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نسبت</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بسیاری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از</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مطالعات</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مشابه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است</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که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تنها</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یک</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میزبان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بیانی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بسنده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کرده‌اند</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در</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سیستم</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i/>
            <w:iCs/>
            <w:sz w:val="24"/>
            <w:szCs w:val="28"/>
          </w:rPr>
          <w:delText>E. coli</w:delText>
        </w:r>
        <w:r w:rsidR="001F056E" w:rsidRPr="00A103DB" w:rsidDel="005F3CC0">
          <w:rPr>
            <w:rFonts w:ascii="Times New Roman" w:hAnsi="Times New Roman" w:cs="B Nazanin" w:hint="cs"/>
            <w:sz w:val="24"/>
            <w:szCs w:val="28"/>
            <w:rtl/>
          </w:rPr>
          <w:delText>،</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بیان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پروتئین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به‌صورت</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ذرات</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نامحلول</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پدیده‌ای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رایج</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و</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چالش‌برانگیز</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تلقی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می‌شود؛</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با</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این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حال،</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شواهد</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اخیر</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نشان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می‌دهد</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که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این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ساختارها</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می‌توانند</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ویژگی‌های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شبه‌ذره‌ای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sz w:val="24"/>
            <w:szCs w:val="28"/>
          </w:rPr>
          <w:delText>VLP-like</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داشته</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باشند</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و</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از</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این</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طریق</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در</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تحریک</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مؤثرتر</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پاسخ</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ایمنی</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نقش</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ایفا</w:delText>
        </w:r>
        <w:r w:rsidR="001F056E" w:rsidRPr="00A103DB" w:rsidDel="005F3CC0">
          <w:rPr>
            <w:rFonts w:ascii="Times New Roman" w:hAnsi="Times New Roman" w:cs="B Nazanin"/>
            <w:sz w:val="24"/>
            <w:szCs w:val="28"/>
            <w:rtl/>
          </w:rPr>
          <w:delText xml:space="preserve"> </w:delText>
        </w:r>
        <w:r w:rsidR="001F056E" w:rsidRPr="00A103DB" w:rsidDel="005F3CC0">
          <w:rPr>
            <w:rFonts w:ascii="Times New Roman" w:hAnsi="Times New Roman" w:cs="B Nazanin" w:hint="cs"/>
            <w:sz w:val="24"/>
            <w:szCs w:val="28"/>
            <w:rtl/>
          </w:rPr>
          <w:delText>کنند</w:delText>
        </w:r>
        <w:r w:rsidR="001F056E" w:rsidRPr="00A103DB" w:rsidDel="005F3CC0">
          <w:rPr>
            <w:rFonts w:ascii="Times New Roman" w:hAnsi="Times New Roman" w:cs="B Nazanin"/>
            <w:sz w:val="24"/>
            <w:szCs w:val="28"/>
            <w:rtl/>
          </w:rPr>
          <w:delText>.</w:delText>
        </w:r>
        <w:r w:rsidR="00A2596F" w:rsidRPr="00A103DB" w:rsidDel="005F3CC0">
          <w:rPr>
            <w:rFonts w:ascii="Times New Roman" w:hAnsi="Times New Roman" w:cs="B Nazanin"/>
            <w:sz w:val="24"/>
            <w:szCs w:val="28"/>
            <w:rtl/>
          </w:rPr>
          <w:delText xml:space="preserve"> (منابع ق</w:delText>
        </w:r>
        <w:r w:rsidR="00A2596F" w:rsidRPr="00A103DB" w:rsidDel="005F3CC0">
          <w:rPr>
            <w:rFonts w:ascii="Times New Roman" w:hAnsi="Times New Roman" w:cs="B Nazanin" w:hint="cs"/>
            <w:sz w:val="24"/>
            <w:szCs w:val="28"/>
            <w:rtl/>
          </w:rPr>
          <w:delText>ید</w:delText>
        </w:r>
        <w:r w:rsidR="00A2596F" w:rsidRPr="00A103DB" w:rsidDel="005F3CC0">
          <w:rPr>
            <w:rFonts w:ascii="Times New Roman" w:hAnsi="Times New Roman" w:cs="B Nazanin"/>
            <w:sz w:val="24"/>
            <w:szCs w:val="28"/>
            <w:rtl/>
          </w:rPr>
          <w:delText xml:space="preserve"> خواهد شد)</w:delText>
        </w:r>
      </w:del>
    </w:p>
    <w:p w14:paraId="05667D8B" w14:textId="621E28D6" w:rsidR="001E792F" w:rsidRPr="00A103DB" w:rsidRDefault="001F056E">
      <w:pPr>
        <w:spacing w:line="360" w:lineRule="auto"/>
        <w:jc w:val="both"/>
        <w:rPr>
          <w:ins w:id="2123" w:author="Lenovo" w:date="2026-09-23T01:43:00Z"/>
          <w:rFonts w:ascii="Times New Roman" w:hAnsi="Times New Roman" w:cs="B Nazanin"/>
          <w:sz w:val="24"/>
          <w:szCs w:val="28"/>
          <w:rtl/>
          <w:rPrChange w:id="2124" w:author="Lenovo" w:date="2026-09-23T01:54:00Z">
            <w:rPr>
              <w:ins w:id="2125" w:author="Lenovo" w:date="2026-09-23T01:43:00Z"/>
              <w:rFonts w:ascii="Times New Roman" w:hAnsi="Times New Roman" w:cs="B Nazanin"/>
              <w:sz w:val="24"/>
              <w:szCs w:val="28"/>
              <w:u w:val="single"/>
              <w:rtl/>
            </w:rPr>
          </w:rPrChange>
        </w:rPr>
        <w:pPrChange w:id="2126" w:author="Lenovo" w:date="2026-09-23T01:47:00Z">
          <w:pPr>
            <w:spacing w:line="360" w:lineRule="auto"/>
            <w:jc w:val="both"/>
          </w:pPr>
        </w:pPrChange>
      </w:pPr>
      <w:del w:id="2127" w:author="Lenovo" w:date="2026-09-23T02:38:00Z">
        <w:r w:rsidRPr="00A103DB" w:rsidDel="00A47B4D">
          <w:rPr>
            <w:rFonts w:ascii="Times New Roman" w:hAnsi="Times New Roman" w:cs="B Nazanin" w:hint="cs"/>
            <w:sz w:val="24"/>
            <w:szCs w:val="28"/>
            <w:rtl/>
          </w:rPr>
          <w:delText>در</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مقابل،</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سیستم</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گیاهی</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عدسک</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آبی</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با</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انجام</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اصلاحات</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پس</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از</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ترجمه</w:delText>
        </w:r>
      </w:del>
      <w:ins w:id="2128" w:author="SALMANIAN MOHAMMADHASSAN" w:date="2026-09-10T17:57:00Z">
        <w:del w:id="2129" w:author="Lenovo" w:date="2026-09-23T02:38:00Z">
          <w:r w:rsidR="0097267B" w:rsidRPr="00A103DB" w:rsidDel="00A47B4D">
            <w:rPr>
              <w:rFonts w:ascii="Times New Roman" w:hAnsi="Times New Roman" w:cs="B Nazanin"/>
              <w:sz w:val="24"/>
              <w:szCs w:val="28"/>
              <w:rtl/>
            </w:rPr>
            <w:delText xml:space="preserve"> ا</w:delText>
          </w:r>
          <w:r w:rsidR="0097267B" w:rsidRPr="00A103DB" w:rsidDel="00A47B4D">
            <w:rPr>
              <w:rFonts w:ascii="Times New Roman" w:hAnsi="Times New Roman" w:cs="B Nazanin" w:hint="cs"/>
              <w:sz w:val="24"/>
              <w:szCs w:val="28"/>
              <w:rtl/>
            </w:rPr>
            <w:delText>ی</w:delText>
          </w:r>
          <w:r w:rsidR="0097267B" w:rsidRPr="00A103DB" w:rsidDel="00A47B4D">
            <w:rPr>
              <w:rFonts w:ascii="Times New Roman" w:hAnsi="Times New Roman" w:cs="B Nazanin"/>
              <w:sz w:val="24"/>
              <w:szCs w:val="28"/>
              <w:rtl/>
            </w:rPr>
            <w:delText xml:space="preserve"> نزد</w:delText>
          </w:r>
          <w:r w:rsidR="0097267B" w:rsidRPr="00A103DB" w:rsidDel="00A47B4D">
            <w:rPr>
              <w:rFonts w:ascii="Times New Roman" w:hAnsi="Times New Roman" w:cs="B Nazanin" w:hint="cs"/>
              <w:sz w:val="24"/>
              <w:szCs w:val="28"/>
              <w:rtl/>
            </w:rPr>
            <w:delText>یک</w:delText>
          </w:r>
        </w:del>
      </w:ins>
      <w:ins w:id="2130" w:author="SALMANIAN MOHAMMADHASSAN" w:date="2026-09-10T17:58:00Z">
        <w:del w:id="2131" w:author="Lenovo" w:date="2026-09-23T02:38:00Z">
          <w:r w:rsidR="0097267B" w:rsidRPr="00A103DB" w:rsidDel="00A47B4D">
            <w:rPr>
              <w:rFonts w:ascii="Times New Roman" w:hAnsi="Times New Roman" w:cs="B Nazanin"/>
              <w:sz w:val="24"/>
              <w:szCs w:val="28"/>
              <w:rtl/>
            </w:rPr>
            <w:delText xml:space="preserve"> به سلول ها</w:delText>
          </w:r>
          <w:r w:rsidR="0097267B" w:rsidRPr="00A103DB" w:rsidDel="00A47B4D">
            <w:rPr>
              <w:rFonts w:ascii="Times New Roman" w:hAnsi="Times New Roman" w:cs="B Nazanin" w:hint="cs"/>
              <w:sz w:val="24"/>
              <w:szCs w:val="28"/>
              <w:rtl/>
            </w:rPr>
            <w:delText>ی</w:delText>
          </w:r>
          <w:r w:rsidR="0097267B" w:rsidRPr="00A103DB" w:rsidDel="00A47B4D">
            <w:rPr>
              <w:rFonts w:ascii="Times New Roman" w:hAnsi="Times New Roman" w:cs="B Nazanin"/>
              <w:sz w:val="24"/>
              <w:szCs w:val="28"/>
              <w:rtl/>
            </w:rPr>
            <w:delText xml:space="preserve"> جانور</w:delText>
          </w:r>
          <w:r w:rsidR="0097267B" w:rsidRPr="00A103DB" w:rsidDel="00A47B4D">
            <w:rPr>
              <w:rFonts w:ascii="Times New Roman" w:hAnsi="Times New Roman" w:cs="B Nazanin" w:hint="cs"/>
              <w:sz w:val="24"/>
              <w:szCs w:val="28"/>
              <w:rtl/>
            </w:rPr>
            <w:delText>ی</w:delText>
          </w:r>
        </w:del>
      </w:ins>
      <w:del w:id="2132" w:author="Lenovo" w:date="2026-09-23T02:38:00Z">
        <w:r w:rsidRPr="00A103DB" w:rsidDel="00A47B4D">
          <w:rPr>
            <w:rFonts w:ascii="Times New Roman" w:hAnsi="Times New Roman" w:cs="B Nazanin" w:hint="cs"/>
            <w:sz w:val="24"/>
            <w:szCs w:val="28"/>
            <w:rtl/>
          </w:rPr>
          <w:delText>،</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امکان</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تولید</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پروتئینی</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نزدیک‌تر</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به</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فرم</w:delText>
        </w:r>
      </w:del>
      <w:ins w:id="2133" w:author="SALMANIAN MOHAMMADHASSAN" w:date="2026-09-10T17:57:00Z">
        <w:del w:id="2134" w:author="Lenovo" w:date="2026-09-23T02:38:00Z">
          <w:r w:rsidR="00140C44" w:rsidRPr="00A103DB" w:rsidDel="00A47B4D">
            <w:rPr>
              <w:rFonts w:ascii="Times New Roman" w:hAnsi="Times New Roman" w:cs="B Nazanin"/>
              <w:sz w:val="24"/>
              <w:szCs w:val="28"/>
              <w:rtl/>
            </w:rPr>
            <w:delText xml:space="preserve"> شکل </w:delText>
          </w:r>
        </w:del>
      </w:ins>
      <w:del w:id="2135" w:author="Lenovo" w:date="2026-09-23T02:38:00Z">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طبیعی</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را</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فراهم</w:delText>
        </w:r>
        <w:r w:rsidRPr="00A103DB" w:rsidDel="00A47B4D">
          <w:rPr>
            <w:rFonts w:ascii="Times New Roman" w:hAnsi="Times New Roman" w:cs="B Nazanin"/>
            <w:sz w:val="24"/>
            <w:szCs w:val="28"/>
            <w:rtl/>
          </w:rPr>
          <w:delText xml:space="preserve"> </w:delText>
        </w:r>
        <w:r w:rsidRPr="00A103DB" w:rsidDel="00A47B4D">
          <w:rPr>
            <w:rFonts w:ascii="Times New Roman" w:hAnsi="Times New Roman" w:cs="B Nazanin" w:hint="cs"/>
            <w:sz w:val="24"/>
            <w:szCs w:val="28"/>
            <w:rtl/>
          </w:rPr>
          <w:delText>می‌سازد</w:delText>
        </w:r>
        <w:r w:rsidRPr="00A103DB" w:rsidDel="00A47B4D">
          <w:rPr>
            <w:rFonts w:ascii="Times New Roman" w:hAnsi="Times New Roman" w:cs="B Nazanin"/>
            <w:sz w:val="24"/>
            <w:szCs w:val="28"/>
            <w:rtl/>
          </w:rPr>
          <w:delText xml:space="preserve">. </w:delText>
        </w:r>
      </w:del>
      <w:ins w:id="2136" w:author="Lenovo" w:date="2026-09-23T02:39:00Z">
        <w:r w:rsidR="00A47B4D" w:rsidRPr="00A47B4D">
          <w:rPr>
            <w:rFonts w:ascii="Times New Roman" w:hAnsi="Times New Roman" w:cs="B Nazanin"/>
            <w:sz w:val="24"/>
            <w:szCs w:val="28"/>
            <w:rtl/>
          </w:rPr>
          <w:t>با این حال، باید تأکید کرد که اثبات قطعی این تغییرات و تعیین الگوی گلیکوزیلاسیون، نیازمند انجام آزمون‌های تکمیلی، نظیر</w:t>
        </w:r>
        <w:r w:rsidR="00A47B4D">
          <w:rPr>
            <w:rFonts w:ascii="Times New Roman" w:hAnsi="Times New Roman" w:cs="B Nazanin" w:hint="cs"/>
            <w:sz w:val="24"/>
            <w:szCs w:val="28"/>
            <w:rtl/>
          </w:rPr>
          <w:t xml:space="preserve"> </w:t>
        </w:r>
      </w:ins>
      <w:ins w:id="2137" w:author="Lenovo" w:date="2026-09-23T01:43:00Z">
        <w:r w:rsidR="001E792F" w:rsidRPr="00A103DB">
          <w:rPr>
            <w:rFonts w:ascii="Times New Roman" w:hAnsi="Times New Roman" w:cs="B Nazanin"/>
            <w:sz w:val="24"/>
            <w:szCs w:val="28"/>
            <w:rtl/>
            <w:rPrChange w:id="2138" w:author="Lenovo" w:date="2026-09-23T01:54:00Z">
              <w:rPr>
                <w:rFonts w:ascii="Times New Roman" w:hAnsi="Times New Roman" w:cs="B Nazanin"/>
                <w:sz w:val="24"/>
                <w:szCs w:val="28"/>
                <w:u w:val="single"/>
                <w:rtl/>
              </w:rPr>
            </w:rPrChange>
          </w:rPr>
          <w:t>هضم آنز</w:t>
        </w:r>
        <w:r w:rsidR="001E792F" w:rsidRPr="00A103DB">
          <w:rPr>
            <w:rFonts w:ascii="Times New Roman" w:hAnsi="Times New Roman" w:cs="B Nazanin" w:hint="cs"/>
            <w:sz w:val="24"/>
            <w:szCs w:val="28"/>
            <w:rtl/>
            <w:rPrChange w:id="2139" w:author="Lenovo" w:date="2026-09-23T01:54:00Z">
              <w:rPr>
                <w:rFonts w:ascii="Times New Roman" w:hAnsi="Times New Roman" w:cs="B Nazanin" w:hint="cs"/>
                <w:sz w:val="24"/>
                <w:szCs w:val="28"/>
                <w:u w:val="single"/>
                <w:rtl/>
              </w:rPr>
            </w:rPrChange>
          </w:rPr>
          <w:t>یمی</w:t>
        </w:r>
      </w:ins>
      <w:ins w:id="2140" w:author="Lenovo" w:date="2026-09-23T01:47:00Z">
        <w:r w:rsidR="001E792F" w:rsidRPr="00A103DB">
          <w:rPr>
            <w:rStyle w:val="FootnoteReference"/>
            <w:rFonts w:ascii="Times New Roman" w:hAnsi="Times New Roman" w:cs="B Nazanin"/>
            <w:sz w:val="24"/>
            <w:szCs w:val="28"/>
            <w:rtl/>
            <w:rPrChange w:id="2141" w:author="Lenovo" w:date="2026-09-23T01:54:00Z">
              <w:rPr>
                <w:rStyle w:val="FootnoteReference"/>
                <w:rFonts w:ascii="Times New Roman" w:hAnsi="Times New Roman" w:cs="B Nazanin"/>
                <w:sz w:val="24"/>
                <w:szCs w:val="28"/>
                <w:u w:val="single"/>
                <w:rtl/>
              </w:rPr>
            </w:rPrChange>
          </w:rPr>
          <w:footnoteReference w:id="10"/>
        </w:r>
      </w:ins>
      <w:ins w:id="2146" w:author="Lenovo" w:date="2026-09-23T01:43:00Z">
        <w:r w:rsidR="001E792F" w:rsidRPr="00A103DB">
          <w:rPr>
            <w:rFonts w:ascii="Times New Roman" w:hAnsi="Times New Roman" w:cs="B Nazanin"/>
            <w:sz w:val="24"/>
            <w:szCs w:val="28"/>
            <w:rPrChange w:id="2147" w:author="Lenovo" w:date="2026-09-23T01:54:00Z">
              <w:rPr>
                <w:rFonts w:ascii="Times New Roman" w:hAnsi="Times New Roman" w:cs="B Nazanin"/>
                <w:sz w:val="24"/>
                <w:szCs w:val="28"/>
                <w:u w:val="single"/>
              </w:rPr>
            </w:rPrChange>
          </w:rPr>
          <w:t xml:space="preserve"> </w:t>
        </w:r>
        <w:r w:rsidR="001E792F" w:rsidRPr="00A103DB">
          <w:rPr>
            <w:rFonts w:ascii="Times New Roman" w:hAnsi="Times New Roman" w:cs="B Nazanin"/>
            <w:sz w:val="24"/>
            <w:szCs w:val="28"/>
            <w:rtl/>
            <w:rPrChange w:id="2148" w:author="Lenovo" w:date="2026-09-23T01:54:00Z">
              <w:rPr>
                <w:rFonts w:ascii="Times New Roman" w:hAnsi="Times New Roman" w:cs="B Nazanin"/>
                <w:sz w:val="24"/>
                <w:szCs w:val="28"/>
                <w:u w:val="single"/>
                <w:rtl/>
              </w:rPr>
            </w:rPrChange>
          </w:rPr>
          <w:t>با آنز</w:t>
        </w:r>
        <w:r w:rsidR="001E792F" w:rsidRPr="00A103DB">
          <w:rPr>
            <w:rFonts w:ascii="Times New Roman" w:hAnsi="Times New Roman" w:cs="B Nazanin" w:hint="cs"/>
            <w:sz w:val="24"/>
            <w:szCs w:val="28"/>
            <w:rtl/>
            <w:rPrChange w:id="2149" w:author="Lenovo" w:date="2026-09-23T01:54:00Z">
              <w:rPr>
                <w:rFonts w:ascii="Times New Roman" w:hAnsi="Times New Roman" w:cs="B Nazanin" w:hint="cs"/>
                <w:sz w:val="24"/>
                <w:szCs w:val="28"/>
                <w:u w:val="single"/>
                <w:rtl/>
              </w:rPr>
            </w:rPrChange>
          </w:rPr>
          <w:t>یم‌هایی</w:t>
        </w:r>
        <w:r w:rsidR="001E792F" w:rsidRPr="00A103DB">
          <w:rPr>
            <w:rFonts w:ascii="Times New Roman" w:hAnsi="Times New Roman" w:cs="B Nazanin"/>
            <w:sz w:val="24"/>
            <w:szCs w:val="28"/>
            <w:rtl/>
            <w:rPrChange w:id="2150" w:author="Lenovo" w:date="2026-09-23T01:54:00Z">
              <w:rPr>
                <w:rFonts w:ascii="Times New Roman" w:hAnsi="Times New Roman" w:cs="B Nazanin"/>
                <w:sz w:val="24"/>
                <w:szCs w:val="28"/>
                <w:u w:val="single"/>
                <w:rtl/>
              </w:rPr>
            </w:rPrChange>
          </w:rPr>
          <w:t xml:space="preserve"> مانند</w:t>
        </w:r>
        <w:r w:rsidR="001E792F" w:rsidRPr="00A103DB">
          <w:rPr>
            <w:rFonts w:ascii="Times New Roman" w:hAnsi="Times New Roman" w:cs="B Nazanin"/>
            <w:sz w:val="24"/>
            <w:szCs w:val="28"/>
            <w:rPrChange w:id="2151" w:author="Lenovo" w:date="2026-09-23T01:54:00Z">
              <w:rPr>
                <w:rFonts w:ascii="Times New Roman" w:hAnsi="Times New Roman" w:cs="B Nazanin"/>
                <w:sz w:val="24"/>
                <w:szCs w:val="28"/>
                <w:u w:val="single"/>
              </w:rPr>
            </w:rPrChange>
          </w:rPr>
          <w:t xml:space="preserve"> PNGase F </w:t>
        </w:r>
        <w:r w:rsidR="001E792F" w:rsidRPr="00A103DB">
          <w:rPr>
            <w:rFonts w:ascii="Times New Roman" w:hAnsi="Times New Roman" w:cs="B Nazanin"/>
            <w:sz w:val="24"/>
            <w:szCs w:val="28"/>
            <w:rtl/>
            <w:rPrChange w:id="2152" w:author="Lenovo" w:date="2026-09-23T01:54:00Z">
              <w:rPr>
                <w:rFonts w:ascii="Times New Roman" w:hAnsi="Times New Roman" w:cs="B Nazanin"/>
                <w:sz w:val="24"/>
                <w:szCs w:val="28"/>
                <w:u w:val="single"/>
                <w:rtl/>
              </w:rPr>
            </w:rPrChange>
          </w:rPr>
          <w:t xml:space="preserve">است </w:t>
        </w:r>
      </w:ins>
      <w:ins w:id="2153" w:author="Lenovo" w:date="2026-09-23T02:39:00Z">
        <w:r w:rsidR="00A47B4D" w:rsidRPr="00A47B4D">
          <w:rPr>
            <w:rFonts w:ascii="Times New Roman" w:hAnsi="Times New Roman" w:cs="B Nazanin"/>
            <w:sz w:val="24"/>
            <w:szCs w:val="28"/>
            <w:rtl/>
          </w:rPr>
          <w:t>که از محدودیت‌های این پژوهش محسوب می‌شود. در صورت تأیید این اصلاحات، می‌توان نقش احتمالی آن‌ها را در حفظ ویژگی‌های ساختاری و اپی‌توپی پروتئین و ویژگی‌های ایمنی آن مورد توجه قرار داد</w:t>
        </w:r>
        <w:r w:rsidR="00A47B4D" w:rsidRPr="00A47B4D">
          <w:rPr>
            <w:rFonts w:ascii="Times New Roman" w:hAnsi="Times New Roman" w:cs="B Nazanin"/>
            <w:sz w:val="24"/>
            <w:szCs w:val="28"/>
          </w:rPr>
          <w:t>.</w:t>
        </w:r>
      </w:ins>
    </w:p>
    <w:p w14:paraId="5F7ED188" w14:textId="47EAEF06" w:rsidR="001F056E" w:rsidRPr="009A0B6F" w:rsidRDefault="001F056E" w:rsidP="001E792F">
      <w:pPr>
        <w:spacing w:line="360" w:lineRule="auto"/>
        <w:jc w:val="both"/>
        <w:rPr>
          <w:rFonts w:ascii="Times New Roman" w:hAnsi="Times New Roman" w:cs="B Nazanin"/>
          <w:sz w:val="24"/>
          <w:szCs w:val="28"/>
          <w:u w:val="single"/>
          <w:rtl/>
          <w:rPrChange w:id="2154" w:author="Lenovo" w:date="2026-09-23T00:23:00Z">
            <w:rPr>
              <w:rFonts w:ascii="Times New Roman" w:hAnsi="Times New Roman" w:cs="B Nazanin"/>
              <w:sz w:val="24"/>
              <w:szCs w:val="28"/>
              <w:rtl/>
            </w:rPr>
          </w:rPrChange>
        </w:rPr>
      </w:pPr>
      <w:del w:id="2155" w:author="Lenovo" w:date="2026-09-23T01:43:00Z">
        <w:r w:rsidRPr="009A0B6F" w:rsidDel="001E792F">
          <w:rPr>
            <w:rFonts w:ascii="Times New Roman" w:hAnsi="Times New Roman" w:cs="B Nazanin" w:hint="cs"/>
            <w:sz w:val="24"/>
            <w:szCs w:val="28"/>
            <w:u w:val="single"/>
            <w:rtl/>
            <w:rPrChange w:id="2156" w:author="Lenovo" w:date="2026-09-23T00:23:00Z">
              <w:rPr>
                <w:rFonts w:ascii="Times New Roman" w:hAnsi="Times New Roman" w:cs="B Nazanin" w:hint="cs"/>
                <w:sz w:val="24"/>
                <w:szCs w:val="28"/>
                <w:rtl/>
              </w:rPr>
            </w:rPrChange>
          </w:rPr>
          <w:delText>افزایش</w:delText>
        </w:r>
        <w:r w:rsidRPr="009A0B6F" w:rsidDel="001E792F">
          <w:rPr>
            <w:rFonts w:ascii="Times New Roman" w:hAnsi="Times New Roman" w:cs="B Nazanin"/>
            <w:sz w:val="24"/>
            <w:szCs w:val="28"/>
            <w:u w:val="single"/>
            <w:rtl/>
            <w:rPrChange w:id="215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58" w:author="Lenovo" w:date="2026-09-23T00:23:00Z">
              <w:rPr>
                <w:rFonts w:ascii="Times New Roman" w:hAnsi="Times New Roman" w:cs="B Nazanin" w:hint="cs"/>
                <w:sz w:val="24"/>
                <w:szCs w:val="28"/>
                <w:rtl/>
              </w:rPr>
            </w:rPrChange>
          </w:rPr>
          <w:delText>وزن</w:delText>
        </w:r>
        <w:r w:rsidRPr="009A0B6F" w:rsidDel="001E792F">
          <w:rPr>
            <w:rFonts w:ascii="Times New Roman" w:hAnsi="Times New Roman" w:cs="B Nazanin"/>
            <w:sz w:val="24"/>
            <w:szCs w:val="28"/>
            <w:u w:val="single"/>
            <w:rtl/>
            <w:rPrChange w:id="2159"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60" w:author="Lenovo" w:date="2026-09-23T00:23:00Z">
              <w:rPr>
                <w:rFonts w:ascii="Times New Roman" w:hAnsi="Times New Roman" w:cs="B Nazanin" w:hint="cs"/>
                <w:sz w:val="24"/>
                <w:szCs w:val="28"/>
                <w:rtl/>
              </w:rPr>
            </w:rPrChange>
          </w:rPr>
          <w:delText>مولکولی</w:delText>
        </w:r>
        <w:r w:rsidRPr="009A0B6F" w:rsidDel="001E792F">
          <w:rPr>
            <w:rFonts w:ascii="Times New Roman" w:hAnsi="Times New Roman" w:cs="B Nazanin"/>
            <w:sz w:val="24"/>
            <w:szCs w:val="28"/>
            <w:u w:val="single"/>
            <w:rtl/>
            <w:rPrChange w:id="2161"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62" w:author="Lenovo" w:date="2026-09-23T00:23:00Z">
              <w:rPr>
                <w:rFonts w:ascii="Times New Roman" w:hAnsi="Times New Roman" w:cs="B Nazanin" w:hint="cs"/>
                <w:sz w:val="24"/>
                <w:szCs w:val="28"/>
                <w:rtl/>
              </w:rPr>
            </w:rPrChange>
          </w:rPr>
          <w:delText>مشاهده‌شده</w:delText>
        </w:r>
        <w:r w:rsidRPr="009A0B6F" w:rsidDel="001E792F">
          <w:rPr>
            <w:rFonts w:ascii="Times New Roman" w:hAnsi="Times New Roman" w:cs="B Nazanin"/>
            <w:sz w:val="24"/>
            <w:szCs w:val="28"/>
            <w:u w:val="single"/>
            <w:rtl/>
            <w:rPrChange w:id="2163"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64" w:author="Lenovo" w:date="2026-09-23T00:23:00Z">
              <w:rPr>
                <w:rFonts w:ascii="Times New Roman" w:hAnsi="Times New Roman" w:cs="B Nazanin" w:hint="cs"/>
                <w:sz w:val="24"/>
                <w:szCs w:val="28"/>
                <w:rtl/>
              </w:rPr>
            </w:rPrChange>
          </w:rPr>
          <w:delText>در</w:delText>
        </w:r>
        <w:r w:rsidRPr="009A0B6F" w:rsidDel="001E792F">
          <w:rPr>
            <w:rFonts w:ascii="Times New Roman" w:hAnsi="Times New Roman" w:cs="B Nazanin"/>
            <w:sz w:val="24"/>
            <w:szCs w:val="28"/>
            <w:u w:val="single"/>
            <w:rtl/>
            <w:rPrChange w:id="2165"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66" w:author="Lenovo" w:date="2026-09-23T00:23:00Z">
              <w:rPr>
                <w:rFonts w:ascii="Times New Roman" w:hAnsi="Times New Roman" w:cs="B Nazanin" w:hint="cs"/>
                <w:sz w:val="24"/>
                <w:szCs w:val="28"/>
                <w:rtl/>
              </w:rPr>
            </w:rPrChange>
          </w:rPr>
          <w:delText>این</w:delText>
        </w:r>
        <w:r w:rsidRPr="009A0B6F" w:rsidDel="001E792F">
          <w:rPr>
            <w:rFonts w:ascii="Times New Roman" w:hAnsi="Times New Roman" w:cs="B Nazanin"/>
            <w:sz w:val="24"/>
            <w:szCs w:val="28"/>
            <w:u w:val="single"/>
            <w:rtl/>
            <w:rPrChange w:id="216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68" w:author="Lenovo" w:date="2026-09-23T00:23:00Z">
              <w:rPr>
                <w:rFonts w:ascii="Times New Roman" w:hAnsi="Times New Roman" w:cs="B Nazanin" w:hint="cs"/>
                <w:sz w:val="24"/>
                <w:szCs w:val="28"/>
                <w:rtl/>
              </w:rPr>
            </w:rPrChange>
          </w:rPr>
          <w:delText>مطالعه</w:delText>
        </w:r>
        <w:r w:rsidRPr="009A0B6F" w:rsidDel="001E792F">
          <w:rPr>
            <w:rFonts w:ascii="Times New Roman" w:hAnsi="Times New Roman" w:cs="B Nazanin"/>
            <w:sz w:val="24"/>
            <w:szCs w:val="28"/>
            <w:u w:val="single"/>
            <w:rtl/>
            <w:rPrChange w:id="2169"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70" w:author="Lenovo" w:date="2026-09-23T00:23:00Z">
              <w:rPr>
                <w:rFonts w:ascii="Times New Roman" w:hAnsi="Times New Roman" w:cs="B Nazanin" w:hint="cs"/>
                <w:sz w:val="24"/>
                <w:szCs w:val="28"/>
                <w:rtl/>
              </w:rPr>
            </w:rPrChange>
          </w:rPr>
          <w:delText>نیز</w:delText>
        </w:r>
        <w:r w:rsidRPr="009A0B6F" w:rsidDel="001E792F">
          <w:rPr>
            <w:rFonts w:ascii="Times New Roman" w:hAnsi="Times New Roman" w:cs="B Nazanin"/>
            <w:sz w:val="24"/>
            <w:szCs w:val="28"/>
            <w:u w:val="single"/>
            <w:rtl/>
            <w:rPrChange w:id="2171"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72" w:author="Lenovo" w:date="2026-09-23T00:23:00Z">
              <w:rPr>
                <w:rFonts w:ascii="Times New Roman" w:hAnsi="Times New Roman" w:cs="B Nazanin" w:hint="cs"/>
                <w:sz w:val="24"/>
                <w:szCs w:val="28"/>
                <w:rtl/>
              </w:rPr>
            </w:rPrChange>
          </w:rPr>
          <w:delText>با</w:delText>
        </w:r>
        <w:r w:rsidRPr="009A0B6F" w:rsidDel="001E792F">
          <w:rPr>
            <w:rFonts w:ascii="Times New Roman" w:hAnsi="Times New Roman" w:cs="B Nazanin"/>
            <w:sz w:val="24"/>
            <w:szCs w:val="28"/>
            <w:u w:val="single"/>
            <w:rtl/>
            <w:rPrChange w:id="2173"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74" w:author="Lenovo" w:date="2026-09-23T00:23:00Z">
              <w:rPr>
                <w:rFonts w:ascii="Times New Roman" w:hAnsi="Times New Roman" w:cs="B Nazanin" w:hint="cs"/>
                <w:sz w:val="24"/>
                <w:szCs w:val="28"/>
                <w:rtl/>
              </w:rPr>
            </w:rPrChange>
          </w:rPr>
          <w:delText>گزارش‌های</w:delText>
        </w:r>
        <w:r w:rsidRPr="009A0B6F" w:rsidDel="001E792F">
          <w:rPr>
            <w:rFonts w:ascii="Times New Roman" w:hAnsi="Times New Roman" w:cs="B Nazanin"/>
            <w:sz w:val="24"/>
            <w:szCs w:val="28"/>
            <w:u w:val="single"/>
            <w:rtl/>
            <w:rPrChange w:id="2175"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76" w:author="Lenovo" w:date="2026-09-23T00:23:00Z">
              <w:rPr>
                <w:rFonts w:ascii="Times New Roman" w:hAnsi="Times New Roman" w:cs="B Nazanin" w:hint="cs"/>
                <w:sz w:val="24"/>
                <w:szCs w:val="28"/>
                <w:rtl/>
              </w:rPr>
            </w:rPrChange>
          </w:rPr>
          <w:delText>پیشین</w:delText>
        </w:r>
        <w:r w:rsidRPr="009A0B6F" w:rsidDel="001E792F">
          <w:rPr>
            <w:rFonts w:ascii="Times New Roman" w:hAnsi="Times New Roman" w:cs="B Nazanin"/>
            <w:sz w:val="24"/>
            <w:szCs w:val="28"/>
            <w:u w:val="single"/>
            <w:rtl/>
            <w:rPrChange w:id="217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78" w:author="Lenovo" w:date="2026-09-23T00:23:00Z">
              <w:rPr>
                <w:rFonts w:ascii="Times New Roman" w:hAnsi="Times New Roman" w:cs="B Nazanin" w:hint="cs"/>
                <w:sz w:val="24"/>
                <w:szCs w:val="28"/>
                <w:rtl/>
              </w:rPr>
            </w:rPrChange>
          </w:rPr>
          <w:delText>در</w:delText>
        </w:r>
        <w:r w:rsidRPr="009A0B6F" w:rsidDel="001E792F">
          <w:rPr>
            <w:rFonts w:ascii="Times New Roman" w:hAnsi="Times New Roman" w:cs="B Nazanin"/>
            <w:sz w:val="24"/>
            <w:szCs w:val="28"/>
            <w:u w:val="single"/>
            <w:rtl/>
            <w:rPrChange w:id="2179"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180" w:author="Lenovo" w:date="2026-09-23T00:23:00Z">
              <w:rPr>
                <w:rFonts w:ascii="Times New Roman" w:hAnsi="Times New Roman" w:cs="B Nazanin" w:hint="cs"/>
                <w:sz w:val="24"/>
                <w:szCs w:val="28"/>
                <w:rtl/>
              </w:rPr>
            </w:rPrChange>
          </w:rPr>
          <w:delText>زمینه</w:delText>
        </w:r>
        <w:r w:rsidRPr="009A0B6F" w:rsidDel="001E792F">
          <w:rPr>
            <w:rFonts w:ascii="Times New Roman" w:hAnsi="Times New Roman" w:cs="B Nazanin"/>
            <w:sz w:val="24"/>
            <w:szCs w:val="28"/>
            <w:u w:val="single"/>
            <w:rtl/>
            <w:rPrChange w:id="2181" w:author="Lenovo" w:date="2026-09-23T00:23:00Z">
              <w:rPr>
                <w:rFonts w:ascii="Times New Roman" w:hAnsi="Times New Roman" w:cs="B Nazanin"/>
                <w:sz w:val="24"/>
                <w:szCs w:val="28"/>
                <w:rtl/>
              </w:rPr>
            </w:rPrChange>
          </w:rPr>
          <w:delText xml:space="preserve"> </w:delText>
        </w:r>
      </w:del>
      <w:ins w:id="2182" w:author="SALMANIAN MOHAMMADHASSAN" w:date="2026-09-10T17:58:00Z">
        <w:del w:id="2183" w:author="Lenovo" w:date="2026-09-23T01:43:00Z">
          <w:r w:rsidR="0097267B" w:rsidRPr="009A0B6F" w:rsidDel="001E792F">
            <w:rPr>
              <w:rFonts w:ascii="Times New Roman" w:hAnsi="Times New Roman" w:cs="B Nazanin" w:hint="cs"/>
              <w:sz w:val="24"/>
              <w:szCs w:val="28"/>
              <w:u w:val="single"/>
              <w:rtl/>
              <w:rPrChange w:id="2184" w:author="Lenovo" w:date="2026-09-23T00:23:00Z">
                <w:rPr>
                  <w:rFonts w:ascii="Times New Roman" w:hAnsi="Times New Roman" w:cs="B Nazanin" w:hint="cs"/>
                  <w:sz w:val="24"/>
                  <w:szCs w:val="28"/>
                  <w:rtl/>
                </w:rPr>
              </w:rPrChange>
            </w:rPr>
            <w:delText>اضافه</w:delText>
          </w:r>
          <w:r w:rsidR="0097267B" w:rsidRPr="009A0B6F" w:rsidDel="001E792F">
            <w:rPr>
              <w:rFonts w:ascii="Times New Roman" w:hAnsi="Times New Roman" w:cs="B Nazanin"/>
              <w:sz w:val="24"/>
              <w:szCs w:val="28"/>
              <w:u w:val="single"/>
              <w:rtl/>
              <w:rPrChange w:id="2185" w:author="Lenovo" w:date="2026-09-23T00:23:00Z">
                <w:rPr>
                  <w:rFonts w:ascii="Times New Roman" w:hAnsi="Times New Roman" w:cs="B Nazanin"/>
                  <w:sz w:val="24"/>
                  <w:szCs w:val="28"/>
                  <w:rtl/>
                </w:rPr>
              </w:rPrChange>
            </w:rPr>
            <w:delText xml:space="preserve"> </w:delText>
          </w:r>
          <w:r w:rsidR="0097267B" w:rsidRPr="009A0B6F" w:rsidDel="001E792F">
            <w:rPr>
              <w:rFonts w:ascii="Times New Roman" w:hAnsi="Times New Roman" w:cs="B Nazanin" w:hint="cs"/>
              <w:sz w:val="24"/>
              <w:szCs w:val="28"/>
              <w:u w:val="single"/>
              <w:rtl/>
              <w:rPrChange w:id="2186" w:author="Lenovo" w:date="2026-09-23T00:23:00Z">
                <w:rPr>
                  <w:rFonts w:ascii="Times New Roman" w:hAnsi="Times New Roman" w:cs="B Nazanin" w:hint="cs"/>
                  <w:sz w:val="24"/>
                  <w:szCs w:val="28"/>
                  <w:rtl/>
                </w:rPr>
              </w:rPrChange>
            </w:rPr>
            <w:delText>شدن</w:delText>
          </w:r>
          <w:r w:rsidR="0097267B" w:rsidRPr="009A0B6F" w:rsidDel="001E792F">
            <w:rPr>
              <w:rFonts w:ascii="Times New Roman" w:hAnsi="Times New Roman" w:cs="B Nazanin"/>
              <w:sz w:val="24"/>
              <w:szCs w:val="28"/>
              <w:u w:val="single"/>
              <w:rtl/>
              <w:rPrChange w:id="2187" w:author="Lenovo" w:date="2026-09-23T00:23:00Z">
                <w:rPr>
                  <w:rFonts w:ascii="Times New Roman" w:hAnsi="Times New Roman" w:cs="B Nazanin"/>
                  <w:sz w:val="24"/>
                  <w:szCs w:val="28"/>
                  <w:rtl/>
                </w:rPr>
              </w:rPrChange>
            </w:rPr>
            <w:delText xml:space="preserve"> </w:delText>
          </w:r>
          <w:r w:rsidR="0097267B" w:rsidRPr="009A0B6F" w:rsidDel="001E792F">
            <w:rPr>
              <w:rFonts w:ascii="Times New Roman" w:hAnsi="Times New Roman" w:cs="B Nazanin" w:hint="cs"/>
              <w:sz w:val="24"/>
              <w:szCs w:val="28"/>
              <w:u w:val="single"/>
              <w:rtl/>
              <w:rPrChange w:id="2188" w:author="Lenovo" w:date="2026-09-23T00:23:00Z">
                <w:rPr>
                  <w:rFonts w:ascii="Times New Roman" w:hAnsi="Times New Roman" w:cs="B Nazanin" w:hint="cs"/>
                  <w:sz w:val="24"/>
                  <w:szCs w:val="28"/>
                  <w:rtl/>
                </w:rPr>
              </w:rPrChange>
            </w:rPr>
            <w:delText>مولکول</w:delText>
          </w:r>
          <w:r w:rsidR="0097267B" w:rsidRPr="009A0B6F" w:rsidDel="001E792F">
            <w:rPr>
              <w:rFonts w:ascii="Times New Roman" w:hAnsi="Times New Roman" w:cs="B Nazanin"/>
              <w:sz w:val="24"/>
              <w:szCs w:val="28"/>
              <w:u w:val="single"/>
              <w:rtl/>
              <w:rPrChange w:id="2189" w:author="Lenovo" w:date="2026-09-23T00:23:00Z">
                <w:rPr>
                  <w:rFonts w:ascii="Times New Roman" w:hAnsi="Times New Roman" w:cs="B Nazanin"/>
                  <w:sz w:val="24"/>
                  <w:szCs w:val="28"/>
                  <w:rtl/>
                </w:rPr>
              </w:rPrChange>
            </w:rPr>
            <w:delText xml:space="preserve"> </w:delText>
          </w:r>
          <w:r w:rsidR="0097267B" w:rsidRPr="009A0B6F" w:rsidDel="001E792F">
            <w:rPr>
              <w:rFonts w:ascii="Times New Roman" w:hAnsi="Times New Roman" w:cs="B Nazanin" w:hint="cs"/>
              <w:sz w:val="24"/>
              <w:szCs w:val="28"/>
              <w:u w:val="single"/>
              <w:rtl/>
              <w:rPrChange w:id="2190" w:author="Lenovo" w:date="2026-09-23T00:23:00Z">
                <w:rPr>
                  <w:rFonts w:ascii="Times New Roman" w:hAnsi="Times New Roman" w:cs="B Nazanin" w:hint="cs"/>
                  <w:sz w:val="24"/>
                  <w:szCs w:val="28"/>
                  <w:rtl/>
                </w:rPr>
              </w:rPrChange>
            </w:rPr>
            <w:delText>های</w:delText>
          </w:r>
          <w:r w:rsidR="0097267B" w:rsidRPr="009A0B6F" w:rsidDel="001E792F">
            <w:rPr>
              <w:rFonts w:ascii="Times New Roman" w:hAnsi="Times New Roman" w:cs="B Nazanin"/>
              <w:sz w:val="24"/>
              <w:szCs w:val="28"/>
              <w:u w:val="single"/>
              <w:rtl/>
              <w:rPrChange w:id="2191" w:author="Lenovo" w:date="2026-09-23T00:23:00Z">
                <w:rPr>
                  <w:rFonts w:ascii="Times New Roman" w:hAnsi="Times New Roman" w:cs="B Nazanin"/>
                  <w:sz w:val="24"/>
                  <w:szCs w:val="28"/>
                  <w:rtl/>
                </w:rPr>
              </w:rPrChange>
            </w:rPr>
            <w:delText xml:space="preserve"> </w:delText>
          </w:r>
          <w:r w:rsidR="0097267B" w:rsidRPr="009A0B6F" w:rsidDel="001E792F">
            <w:rPr>
              <w:rFonts w:ascii="Times New Roman" w:hAnsi="Times New Roman" w:cs="B Nazanin" w:hint="cs"/>
              <w:sz w:val="24"/>
              <w:szCs w:val="28"/>
              <w:u w:val="single"/>
              <w:rtl/>
              <w:rPrChange w:id="2192" w:author="Lenovo" w:date="2026-09-23T00:23:00Z">
                <w:rPr>
                  <w:rFonts w:ascii="Times New Roman" w:hAnsi="Times New Roman" w:cs="B Nazanin" w:hint="cs"/>
                  <w:sz w:val="24"/>
                  <w:szCs w:val="28"/>
                  <w:rtl/>
                </w:rPr>
              </w:rPrChange>
            </w:rPr>
            <w:delText>قند</w:delText>
          </w:r>
          <w:r w:rsidR="0097267B" w:rsidRPr="009A0B6F" w:rsidDel="001E792F">
            <w:rPr>
              <w:rFonts w:ascii="Times New Roman" w:hAnsi="Times New Roman" w:cs="B Nazanin"/>
              <w:sz w:val="24"/>
              <w:szCs w:val="28"/>
              <w:u w:val="single"/>
              <w:rtl/>
              <w:rPrChange w:id="2193" w:author="Lenovo" w:date="2026-09-23T00:23:00Z">
                <w:rPr>
                  <w:rFonts w:ascii="Times New Roman" w:hAnsi="Times New Roman" w:cs="B Nazanin"/>
                  <w:sz w:val="24"/>
                  <w:szCs w:val="28"/>
                  <w:rtl/>
                </w:rPr>
              </w:rPrChange>
            </w:rPr>
            <w:delText xml:space="preserve"> (</w:delText>
          </w:r>
        </w:del>
      </w:ins>
      <w:del w:id="2194" w:author="Lenovo" w:date="2026-09-23T01:43:00Z">
        <w:r w:rsidRPr="009A0B6F" w:rsidDel="001E792F">
          <w:rPr>
            <w:rFonts w:ascii="Times New Roman" w:hAnsi="Times New Roman" w:cs="B Nazanin" w:hint="cs"/>
            <w:sz w:val="24"/>
            <w:szCs w:val="28"/>
            <w:u w:val="single"/>
            <w:rtl/>
            <w:rPrChange w:id="2195" w:author="Lenovo" w:date="2026-09-23T00:23:00Z">
              <w:rPr>
                <w:rFonts w:ascii="Times New Roman" w:hAnsi="Times New Roman" w:cs="B Nazanin" w:hint="cs"/>
                <w:sz w:val="24"/>
                <w:szCs w:val="28"/>
                <w:rtl/>
              </w:rPr>
            </w:rPrChange>
          </w:rPr>
          <w:delText>گلیکوزیلاسیون</w:delText>
        </w:r>
      </w:del>
      <w:ins w:id="2196" w:author="SALMANIAN MOHAMMADHASSAN" w:date="2026-09-10T17:58:00Z">
        <w:del w:id="2197" w:author="Lenovo" w:date="2026-09-23T01:43:00Z">
          <w:r w:rsidR="0097267B" w:rsidRPr="009A0B6F" w:rsidDel="001E792F">
            <w:rPr>
              <w:rFonts w:ascii="Times New Roman" w:hAnsi="Times New Roman" w:cs="B Nazanin"/>
              <w:sz w:val="24"/>
              <w:szCs w:val="28"/>
              <w:u w:val="single"/>
              <w:rtl/>
              <w:rPrChange w:id="2198" w:author="Lenovo" w:date="2026-09-23T00:23:00Z">
                <w:rPr>
                  <w:rFonts w:ascii="Times New Roman" w:hAnsi="Times New Roman" w:cs="B Nazanin"/>
                  <w:sz w:val="24"/>
                  <w:szCs w:val="28"/>
                  <w:rtl/>
                </w:rPr>
              </w:rPrChange>
            </w:rPr>
            <w:delText>)</w:delText>
          </w:r>
        </w:del>
      </w:ins>
      <w:del w:id="2199" w:author="Lenovo" w:date="2026-09-23T01:43:00Z">
        <w:r w:rsidRPr="009A0B6F" w:rsidDel="001E792F">
          <w:rPr>
            <w:rFonts w:ascii="Times New Roman" w:hAnsi="Times New Roman" w:cs="B Nazanin"/>
            <w:sz w:val="24"/>
            <w:szCs w:val="28"/>
            <w:u w:val="single"/>
            <w:rtl/>
            <w:rPrChange w:id="2200" w:author="Lenovo" w:date="2026-09-23T00:23:00Z">
              <w:rPr>
                <w:rFonts w:ascii="Times New Roman" w:hAnsi="Times New Roman" w:cs="B Nazanin"/>
                <w:sz w:val="24"/>
                <w:szCs w:val="28"/>
                <w:rtl/>
              </w:rPr>
            </w:rPrChange>
          </w:rPr>
          <w:delText xml:space="preserve"> </w:delText>
        </w:r>
      </w:del>
      <w:ins w:id="2201" w:author="SALMANIAN MOHAMMADHASSAN" w:date="2026-09-10T17:58:00Z">
        <w:del w:id="2202" w:author="Lenovo" w:date="2026-09-23T01:43:00Z">
          <w:r w:rsidR="0097267B" w:rsidRPr="009A0B6F" w:rsidDel="001E792F">
            <w:rPr>
              <w:rFonts w:ascii="Times New Roman" w:hAnsi="Times New Roman" w:cs="B Nazanin" w:hint="cs"/>
              <w:sz w:val="24"/>
              <w:szCs w:val="28"/>
              <w:u w:val="single"/>
              <w:rtl/>
              <w:rPrChange w:id="2203" w:author="Lenovo" w:date="2026-09-23T00:23:00Z">
                <w:rPr>
                  <w:rFonts w:ascii="Times New Roman" w:hAnsi="Times New Roman" w:cs="B Nazanin" w:hint="cs"/>
                  <w:sz w:val="24"/>
                  <w:szCs w:val="28"/>
                  <w:rtl/>
                </w:rPr>
              </w:rPrChange>
            </w:rPr>
            <w:delText>به</w:delText>
          </w:r>
          <w:r w:rsidR="0097267B" w:rsidRPr="009A0B6F" w:rsidDel="001E792F">
            <w:rPr>
              <w:rFonts w:ascii="Times New Roman" w:hAnsi="Times New Roman" w:cs="B Nazanin"/>
              <w:sz w:val="24"/>
              <w:szCs w:val="28"/>
              <w:u w:val="single"/>
              <w:rtl/>
              <w:rPrChange w:id="2204" w:author="Lenovo" w:date="2026-09-23T00:23:00Z">
                <w:rPr>
                  <w:rFonts w:ascii="Times New Roman" w:hAnsi="Times New Roman" w:cs="B Nazanin"/>
                  <w:sz w:val="24"/>
                  <w:szCs w:val="28"/>
                  <w:rtl/>
                </w:rPr>
              </w:rPrChange>
            </w:rPr>
            <w:delText xml:space="preserve"> </w:delText>
          </w:r>
        </w:del>
      </w:ins>
      <w:del w:id="2205" w:author="Lenovo" w:date="2026-09-23T01:43:00Z">
        <w:r w:rsidRPr="009A0B6F" w:rsidDel="001E792F">
          <w:rPr>
            <w:rFonts w:ascii="Times New Roman" w:hAnsi="Times New Roman" w:cs="B Nazanin" w:hint="cs"/>
            <w:sz w:val="24"/>
            <w:szCs w:val="28"/>
            <w:u w:val="single"/>
            <w:rtl/>
            <w:rPrChange w:id="2206" w:author="Lenovo" w:date="2026-09-23T00:23:00Z">
              <w:rPr>
                <w:rFonts w:ascii="Times New Roman" w:hAnsi="Times New Roman" w:cs="B Nazanin" w:hint="cs"/>
                <w:sz w:val="24"/>
                <w:szCs w:val="28"/>
                <w:rtl/>
              </w:rPr>
            </w:rPrChange>
          </w:rPr>
          <w:delText>پروتئین‌های</w:delText>
        </w:r>
        <w:r w:rsidRPr="009A0B6F" w:rsidDel="001E792F">
          <w:rPr>
            <w:rFonts w:ascii="Times New Roman" w:hAnsi="Times New Roman" w:cs="B Nazanin"/>
            <w:sz w:val="24"/>
            <w:szCs w:val="28"/>
            <w:u w:val="single"/>
            <w:rtl/>
            <w:rPrChange w:id="220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08" w:author="Lenovo" w:date="2026-09-23T00:23:00Z">
              <w:rPr>
                <w:rFonts w:ascii="Times New Roman" w:hAnsi="Times New Roman" w:cs="B Nazanin" w:hint="cs"/>
                <w:sz w:val="24"/>
                <w:szCs w:val="28"/>
                <w:rtl/>
              </w:rPr>
            </w:rPrChange>
          </w:rPr>
          <w:delText>نوترکیب</w:delText>
        </w:r>
        <w:r w:rsidRPr="009A0B6F" w:rsidDel="001E792F">
          <w:rPr>
            <w:rFonts w:ascii="Times New Roman" w:hAnsi="Times New Roman" w:cs="B Nazanin"/>
            <w:sz w:val="24"/>
            <w:szCs w:val="28"/>
            <w:u w:val="single"/>
            <w:rtl/>
            <w:rPrChange w:id="2209"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10" w:author="Lenovo" w:date="2026-09-23T00:23:00Z">
              <w:rPr>
                <w:rFonts w:ascii="Times New Roman" w:hAnsi="Times New Roman" w:cs="B Nazanin" w:hint="cs"/>
                <w:sz w:val="24"/>
                <w:szCs w:val="28"/>
                <w:rtl/>
              </w:rPr>
            </w:rPrChange>
          </w:rPr>
          <w:delText>در</w:delText>
        </w:r>
        <w:r w:rsidRPr="009A0B6F" w:rsidDel="001E792F">
          <w:rPr>
            <w:rFonts w:ascii="Times New Roman" w:hAnsi="Times New Roman" w:cs="B Nazanin"/>
            <w:sz w:val="24"/>
            <w:szCs w:val="28"/>
            <w:u w:val="single"/>
            <w:rtl/>
            <w:rPrChange w:id="2211"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12" w:author="Lenovo" w:date="2026-09-23T00:23:00Z">
              <w:rPr>
                <w:rFonts w:ascii="Times New Roman" w:hAnsi="Times New Roman" w:cs="B Nazanin" w:hint="cs"/>
                <w:sz w:val="24"/>
                <w:szCs w:val="28"/>
                <w:rtl/>
              </w:rPr>
            </w:rPrChange>
          </w:rPr>
          <w:delText>گیاهان</w:delText>
        </w:r>
        <w:r w:rsidRPr="009A0B6F" w:rsidDel="001E792F">
          <w:rPr>
            <w:rFonts w:ascii="Times New Roman" w:hAnsi="Times New Roman" w:cs="B Nazanin"/>
            <w:sz w:val="24"/>
            <w:szCs w:val="28"/>
            <w:u w:val="single"/>
            <w:rtl/>
            <w:rPrChange w:id="2213"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14" w:author="Lenovo" w:date="2026-09-23T00:23:00Z">
              <w:rPr>
                <w:rFonts w:ascii="Times New Roman" w:hAnsi="Times New Roman" w:cs="B Nazanin" w:hint="cs"/>
                <w:sz w:val="24"/>
                <w:szCs w:val="28"/>
                <w:rtl/>
              </w:rPr>
            </w:rPrChange>
          </w:rPr>
          <w:delText>هم‌خوانی</w:delText>
        </w:r>
        <w:r w:rsidRPr="009A0B6F" w:rsidDel="001E792F">
          <w:rPr>
            <w:rFonts w:ascii="Times New Roman" w:hAnsi="Times New Roman" w:cs="B Nazanin"/>
            <w:sz w:val="24"/>
            <w:szCs w:val="28"/>
            <w:u w:val="single"/>
            <w:rtl/>
            <w:rPrChange w:id="2215"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16" w:author="Lenovo" w:date="2026-09-23T00:23:00Z">
              <w:rPr>
                <w:rFonts w:ascii="Times New Roman" w:hAnsi="Times New Roman" w:cs="B Nazanin" w:hint="cs"/>
                <w:sz w:val="24"/>
                <w:szCs w:val="28"/>
                <w:rtl/>
              </w:rPr>
            </w:rPrChange>
          </w:rPr>
          <w:delText>دارد</w:delText>
        </w:r>
        <w:r w:rsidRPr="009A0B6F" w:rsidDel="001E792F">
          <w:rPr>
            <w:rFonts w:ascii="Times New Roman" w:hAnsi="Times New Roman" w:cs="B Nazanin"/>
            <w:sz w:val="24"/>
            <w:szCs w:val="28"/>
            <w:u w:val="single"/>
            <w:rtl/>
            <w:rPrChange w:id="221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18" w:author="Lenovo" w:date="2026-09-23T00:23:00Z">
              <w:rPr>
                <w:rFonts w:ascii="Times New Roman" w:hAnsi="Times New Roman" w:cs="B Nazanin" w:hint="cs"/>
                <w:sz w:val="24"/>
                <w:szCs w:val="28"/>
                <w:rtl/>
              </w:rPr>
            </w:rPrChange>
          </w:rPr>
          <w:delText>و</w:delText>
        </w:r>
        <w:r w:rsidRPr="009A0B6F" w:rsidDel="001E792F">
          <w:rPr>
            <w:rFonts w:ascii="Times New Roman" w:hAnsi="Times New Roman" w:cs="B Nazanin"/>
            <w:sz w:val="24"/>
            <w:szCs w:val="28"/>
            <w:u w:val="single"/>
            <w:rtl/>
            <w:rPrChange w:id="2219"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20" w:author="Lenovo" w:date="2026-09-23T00:23:00Z">
              <w:rPr>
                <w:rFonts w:ascii="Times New Roman" w:hAnsi="Times New Roman" w:cs="B Nazanin" w:hint="cs"/>
                <w:sz w:val="24"/>
                <w:szCs w:val="28"/>
                <w:rtl/>
              </w:rPr>
            </w:rPrChange>
          </w:rPr>
          <w:delText>می‌تواند</w:delText>
        </w:r>
        <w:r w:rsidRPr="009A0B6F" w:rsidDel="001E792F">
          <w:rPr>
            <w:rFonts w:ascii="Times New Roman" w:hAnsi="Times New Roman" w:cs="B Nazanin"/>
            <w:sz w:val="24"/>
            <w:szCs w:val="28"/>
            <w:u w:val="single"/>
            <w:rtl/>
            <w:rPrChange w:id="2221"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22" w:author="Lenovo" w:date="2026-09-23T00:23:00Z">
              <w:rPr>
                <w:rFonts w:ascii="Times New Roman" w:hAnsi="Times New Roman" w:cs="B Nazanin" w:hint="cs"/>
                <w:sz w:val="24"/>
                <w:szCs w:val="28"/>
                <w:rtl/>
              </w:rPr>
            </w:rPrChange>
          </w:rPr>
          <w:delText>یکی</w:delText>
        </w:r>
        <w:r w:rsidRPr="009A0B6F" w:rsidDel="001E792F">
          <w:rPr>
            <w:rFonts w:ascii="Times New Roman" w:hAnsi="Times New Roman" w:cs="B Nazanin"/>
            <w:sz w:val="24"/>
            <w:szCs w:val="28"/>
            <w:u w:val="single"/>
            <w:rtl/>
            <w:rPrChange w:id="2223"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24" w:author="Lenovo" w:date="2026-09-23T00:23:00Z">
              <w:rPr>
                <w:rFonts w:ascii="Times New Roman" w:hAnsi="Times New Roman" w:cs="B Nazanin" w:hint="cs"/>
                <w:sz w:val="24"/>
                <w:szCs w:val="28"/>
                <w:rtl/>
              </w:rPr>
            </w:rPrChange>
          </w:rPr>
          <w:delText>از</w:delText>
        </w:r>
        <w:r w:rsidRPr="009A0B6F" w:rsidDel="001E792F">
          <w:rPr>
            <w:rFonts w:ascii="Times New Roman" w:hAnsi="Times New Roman" w:cs="B Nazanin"/>
            <w:sz w:val="24"/>
            <w:szCs w:val="28"/>
            <w:u w:val="single"/>
            <w:rtl/>
            <w:rPrChange w:id="2225"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26" w:author="Lenovo" w:date="2026-09-23T00:23:00Z">
              <w:rPr>
                <w:rFonts w:ascii="Times New Roman" w:hAnsi="Times New Roman" w:cs="B Nazanin" w:hint="cs"/>
                <w:sz w:val="24"/>
                <w:szCs w:val="28"/>
                <w:rtl/>
              </w:rPr>
            </w:rPrChange>
          </w:rPr>
          <w:delText>عوامل</w:delText>
        </w:r>
        <w:r w:rsidRPr="009A0B6F" w:rsidDel="001E792F">
          <w:rPr>
            <w:rFonts w:ascii="Times New Roman" w:hAnsi="Times New Roman" w:cs="B Nazanin"/>
            <w:sz w:val="24"/>
            <w:szCs w:val="28"/>
            <w:u w:val="single"/>
            <w:rtl/>
            <w:rPrChange w:id="222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28" w:author="Lenovo" w:date="2026-09-23T00:23:00Z">
              <w:rPr>
                <w:rFonts w:ascii="Times New Roman" w:hAnsi="Times New Roman" w:cs="B Nazanin" w:hint="cs"/>
                <w:sz w:val="24"/>
                <w:szCs w:val="28"/>
                <w:rtl/>
              </w:rPr>
            </w:rPrChange>
          </w:rPr>
          <w:delText>مؤثر</w:delText>
        </w:r>
        <w:r w:rsidRPr="009A0B6F" w:rsidDel="001E792F">
          <w:rPr>
            <w:rFonts w:ascii="Times New Roman" w:hAnsi="Times New Roman" w:cs="B Nazanin"/>
            <w:sz w:val="24"/>
            <w:szCs w:val="28"/>
            <w:u w:val="single"/>
            <w:rtl/>
            <w:rPrChange w:id="2229"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30" w:author="Lenovo" w:date="2026-09-23T00:23:00Z">
              <w:rPr>
                <w:rFonts w:ascii="Times New Roman" w:hAnsi="Times New Roman" w:cs="B Nazanin" w:hint="cs"/>
                <w:sz w:val="24"/>
                <w:szCs w:val="28"/>
                <w:rtl/>
              </w:rPr>
            </w:rPrChange>
          </w:rPr>
          <w:delText>در</w:delText>
        </w:r>
        <w:r w:rsidRPr="009A0B6F" w:rsidDel="001E792F">
          <w:rPr>
            <w:rFonts w:ascii="Times New Roman" w:hAnsi="Times New Roman" w:cs="B Nazanin"/>
            <w:sz w:val="24"/>
            <w:szCs w:val="28"/>
            <w:u w:val="single"/>
            <w:rtl/>
            <w:rPrChange w:id="2231"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32" w:author="Lenovo" w:date="2026-09-23T00:23:00Z">
              <w:rPr>
                <w:rFonts w:ascii="Times New Roman" w:hAnsi="Times New Roman" w:cs="B Nazanin" w:hint="cs"/>
                <w:sz w:val="24"/>
                <w:szCs w:val="28"/>
                <w:rtl/>
              </w:rPr>
            </w:rPrChange>
          </w:rPr>
          <w:delText>پاسخ</w:delText>
        </w:r>
        <w:r w:rsidRPr="009A0B6F" w:rsidDel="001E792F">
          <w:rPr>
            <w:rFonts w:ascii="Times New Roman" w:hAnsi="Times New Roman" w:cs="B Nazanin"/>
            <w:sz w:val="24"/>
            <w:szCs w:val="28"/>
            <w:u w:val="single"/>
            <w:rtl/>
            <w:rPrChange w:id="2233"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34" w:author="Lenovo" w:date="2026-09-23T00:23:00Z">
              <w:rPr>
                <w:rFonts w:ascii="Times New Roman" w:hAnsi="Times New Roman" w:cs="B Nazanin" w:hint="cs"/>
                <w:sz w:val="24"/>
                <w:szCs w:val="28"/>
                <w:rtl/>
              </w:rPr>
            </w:rPrChange>
          </w:rPr>
          <w:delText>ایمنی</w:delText>
        </w:r>
        <w:r w:rsidRPr="009A0B6F" w:rsidDel="001E792F">
          <w:rPr>
            <w:rFonts w:ascii="Times New Roman" w:hAnsi="Times New Roman" w:cs="B Nazanin"/>
            <w:sz w:val="24"/>
            <w:szCs w:val="28"/>
            <w:u w:val="single"/>
            <w:rtl/>
            <w:rPrChange w:id="2235"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36" w:author="Lenovo" w:date="2026-09-23T00:23:00Z">
              <w:rPr>
                <w:rFonts w:ascii="Times New Roman" w:hAnsi="Times New Roman" w:cs="B Nazanin" w:hint="cs"/>
                <w:sz w:val="24"/>
                <w:szCs w:val="28"/>
                <w:rtl/>
              </w:rPr>
            </w:rPrChange>
          </w:rPr>
          <w:delText>مناسب</w:delText>
        </w:r>
        <w:r w:rsidRPr="009A0B6F" w:rsidDel="001E792F">
          <w:rPr>
            <w:rFonts w:ascii="Times New Roman" w:hAnsi="Times New Roman" w:cs="B Nazanin"/>
            <w:sz w:val="24"/>
            <w:szCs w:val="28"/>
            <w:u w:val="single"/>
            <w:rtl/>
            <w:rPrChange w:id="223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38" w:author="Lenovo" w:date="2026-09-23T00:23:00Z">
              <w:rPr>
                <w:rFonts w:ascii="Times New Roman" w:hAnsi="Times New Roman" w:cs="B Nazanin" w:hint="cs"/>
                <w:sz w:val="24"/>
                <w:szCs w:val="28"/>
                <w:rtl/>
              </w:rPr>
            </w:rPrChange>
          </w:rPr>
          <w:delText>مشاهده‌شده</w:delText>
        </w:r>
        <w:r w:rsidRPr="009A0B6F" w:rsidDel="001E792F">
          <w:rPr>
            <w:rFonts w:ascii="Times New Roman" w:hAnsi="Times New Roman" w:cs="B Nazanin"/>
            <w:sz w:val="24"/>
            <w:szCs w:val="28"/>
            <w:u w:val="single"/>
            <w:rtl/>
            <w:rPrChange w:id="2239"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40" w:author="Lenovo" w:date="2026-09-23T00:23:00Z">
              <w:rPr>
                <w:rFonts w:ascii="Times New Roman" w:hAnsi="Times New Roman" w:cs="B Nazanin" w:hint="cs"/>
                <w:sz w:val="24"/>
                <w:szCs w:val="28"/>
                <w:rtl/>
              </w:rPr>
            </w:rPrChange>
          </w:rPr>
          <w:delText>در</w:delText>
        </w:r>
        <w:r w:rsidRPr="009A0B6F" w:rsidDel="001E792F">
          <w:rPr>
            <w:rFonts w:ascii="Times New Roman" w:hAnsi="Times New Roman" w:cs="B Nazanin"/>
            <w:sz w:val="24"/>
            <w:szCs w:val="28"/>
            <w:u w:val="single"/>
            <w:rtl/>
            <w:rPrChange w:id="2241"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42" w:author="Lenovo" w:date="2026-09-23T00:23:00Z">
              <w:rPr>
                <w:rFonts w:ascii="Times New Roman" w:hAnsi="Times New Roman" w:cs="B Nazanin" w:hint="cs"/>
                <w:sz w:val="24"/>
                <w:szCs w:val="28"/>
                <w:rtl/>
              </w:rPr>
            </w:rPrChange>
          </w:rPr>
          <w:delText>گروه‌های</w:delText>
        </w:r>
        <w:r w:rsidRPr="009A0B6F" w:rsidDel="001E792F">
          <w:rPr>
            <w:rFonts w:ascii="Times New Roman" w:hAnsi="Times New Roman" w:cs="B Nazanin"/>
            <w:sz w:val="24"/>
            <w:szCs w:val="28"/>
            <w:u w:val="single"/>
            <w:rtl/>
            <w:rPrChange w:id="2243"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44" w:author="Lenovo" w:date="2026-09-23T00:23:00Z">
              <w:rPr>
                <w:rFonts w:ascii="Times New Roman" w:hAnsi="Times New Roman" w:cs="B Nazanin" w:hint="cs"/>
                <w:sz w:val="24"/>
                <w:szCs w:val="28"/>
                <w:rtl/>
              </w:rPr>
            </w:rPrChange>
          </w:rPr>
          <w:delText>خوراکی</w:delText>
        </w:r>
        <w:r w:rsidRPr="009A0B6F" w:rsidDel="001E792F">
          <w:rPr>
            <w:rFonts w:ascii="Times New Roman" w:hAnsi="Times New Roman" w:cs="B Nazanin"/>
            <w:sz w:val="24"/>
            <w:szCs w:val="28"/>
            <w:u w:val="single"/>
            <w:rtl/>
            <w:rPrChange w:id="2245"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46" w:author="Lenovo" w:date="2026-09-23T00:23:00Z">
              <w:rPr>
                <w:rFonts w:ascii="Times New Roman" w:hAnsi="Times New Roman" w:cs="B Nazanin" w:hint="cs"/>
                <w:sz w:val="24"/>
                <w:szCs w:val="28"/>
                <w:rtl/>
              </w:rPr>
            </w:rPrChange>
          </w:rPr>
          <w:delText>تلقی</w:delText>
        </w:r>
        <w:r w:rsidRPr="009A0B6F" w:rsidDel="001E792F">
          <w:rPr>
            <w:rFonts w:ascii="Times New Roman" w:hAnsi="Times New Roman" w:cs="B Nazanin"/>
            <w:sz w:val="24"/>
            <w:szCs w:val="28"/>
            <w:u w:val="single"/>
            <w:rtl/>
            <w:rPrChange w:id="2247" w:author="Lenovo" w:date="2026-09-23T00:23:00Z">
              <w:rPr>
                <w:rFonts w:ascii="Times New Roman" w:hAnsi="Times New Roman" w:cs="B Nazanin"/>
                <w:sz w:val="24"/>
                <w:szCs w:val="28"/>
                <w:rtl/>
              </w:rPr>
            </w:rPrChange>
          </w:rPr>
          <w:delText xml:space="preserve"> </w:delText>
        </w:r>
        <w:r w:rsidRPr="009A0B6F" w:rsidDel="001E792F">
          <w:rPr>
            <w:rFonts w:ascii="Times New Roman" w:hAnsi="Times New Roman" w:cs="B Nazanin" w:hint="cs"/>
            <w:sz w:val="24"/>
            <w:szCs w:val="28"/>
            <w:u w:val="single"/>
            <w:rtl/>
            <w:rPrChange w:id="2248" w:author="Lenovo" w:date="2026-09-23T00:23:00Z">
              <w:rPr>
                <w:rFonts w:ascii="Times New Roman" w:hAnsi="Times New Roman" w:cs="B Nazanin" w:hint="cs"/>
                <w:sz w:val="24"/>
                <w:szCs w:val="28"/>
                <w:rtl/>
              </w:rPr>
            </w:rPrChange>
          </w:rPr>
          <w:delText>شود</w:delText>
        </w:r>
        <w:r w:rsidRPr="009A0B6F" w:rsidDel="001E792F">
          <w:rPr>
            <w:rFonts w:ascii="Times New Roman" w:hAnsi="Times New Roman" w:cs="B Nazanin"/>
            <w:sz w:val="24"/>
            <w:szCs w:val="28"/>
            <w:u w:val="single"/>
            <w:rtl/>
            <w:rPrChange w:id="2249" w:author="Lenovo" w:date="2026-09-23T00:23:00Z">
              <w:rPr>
                <w:rFonts w:ascii="Times New Roman" w:hAnsi="Times New Roman" w:cs="B Nazanin"/>
                <w:sz w:val="24"/>
                <w:szCs w:val="28"/>
                <w:rtl/>
              </w:rPr>
            </w:rPrChange>
          </w:rPr>
          <w:delText>.</w:delText>
        </w:r>
        <w:r w:rsidR="00A2596F" w:rsidRPr="009A0B6F" w:rsidDel="001E792F">
          <w:rPr>
            <w:rFonts w:ascii="Times New Roman" w:hAnsi="Times New Roman" w:cs="B Nazanin"/>
            <w:sz w:val="24"/>
            <w:szCs w:val="28"/>
            <w:u w:val="single"/>
            <w:rtl/>
            <w:rPrChange w:id="2250" w:author="Lenovo" w:date="2026-09-23T00:23:00Z">
              <w:rPr>
                <w:rFonts w:ascii="Times New Roman" w:hAnsi="Times New Roman" w:cs="B Nazanin"/>
                <w:sz w:val="24"/>
                <w:szCs w:val="28"/>
                <w:rtl/>
              </w:rPr>
            </w:rPrChange>
          </w:rPr>
          <w:delText>(</w:delText>
        </w:r>
      </w:del>
      <w:r w:rsidR="00A2596F" w:rsidRPr="009A0B6F">
        <w:rPr>
          <w:rFonts w:ascii="Times New Roman" w:hAnsi="Times New Roman" w:cs="B Nazanin" w:hint="cs"/>
          <w:sz w:val="24"/>
          <w:szCs w:val="28"/>
          <w:u w:val="single"/>
          <w:rtl/>
          <w:rPrChange w:id="2251" w:author="Lenovo" w:date="2026-09-23T00:23:00Z">
            <w:rPr>
              <w:rFonts w:ascii="Times New Roman" w:hAnsi="Times New Roman" w:cs="B Nazanin" w:hint="cs"/>
              <w:sz w:val="24"/>
              <w:szCs w:val="28"/>
              <w:rtl/>
            </w:rPr>
          </w:rPrChange>
        </w:rPr>
        <w:t>منابع</w:t>
      </w:r>
      <w:r w:rsidR="00A2596F" w:rsidRPr="009A0B6F">
        <w:rPr>
          <w:rFonts w:ascii="Times New Roman" w:hAnsi="Times New Roman" w:cs="B Nazanin"/>
          <w:sz w:val="24"/>
          <w:szCs w:val="28"/>
          <w:u w:val="single"/>
          <w:rtl/>
          <w:rPrChange w:id="2252" w:author="Lenovo" w:date="2026-09-23T00:23:00Z">
            <w:rPr>
              <w:rFonts w:ascii="Times New Roman" w:hAnsi="Times New Roman" w:cs="B Nazanin"/>
              <w:sz w:val="24"/>
              <w:szCs w:val="28"/>
              <w:rtl/>
            </w:rPr>
          </w:rPrChange>
        </w:rPr>
        <w:t xml:space="preserve"> </w:t>
      </w:r>
      <w:r w:rsidR="00A2596F" w:rsidRPr="009A0B6F">
        <w:rPr>
          <w:rFonts w:ascii="Times New Roman" w:hAnsi="Times New Roman" w:cs="B Nazanin" w:hint="cs"/>
          <w:sz w:val="24"/>
          <w:szCs w:val="28"/>
          <w:u w:val="single"/>
          <w:rtl/>
          <w:rPrChange w:id="2253" w:author="Lenovo" w:date="2026-09-23T00:23:00Z">
            <w:rPr>
              <w:rFonts w:ascii="Times New Roman" w:hAnsi="Times New Roman" w:cs="B Nazanin" w:hint="cs"/>
              <w:sz w:val="24"/>
              <w:szCs w:val="28"/>
              <w:rtl/>
            </w:rPr>
          </w:rPrChange>
        </w:rPr>
        <w:t>قید</w:t>
      </w:r>
      <w:r w:rsidR="00A2596F" w:rsidRPr="009A0B6F">
        <w:rPr>
          <w:rFonts w:ascii="Times New Roman" w:hAnsi="Times New Roman" w:cs="B Nazanin"/>
          <w:sz w:val="24"/>
          <w:szCs w:val="28"/>
          <w:u w:val="single"/>
          <w:rtl/>
          <w:rPrChange w:id="2254" w:author="Lenovo" w:date="2026-09-23T00:23:00Z">
            <w:rPr>
              <w:rFonts w:ascii="Times New Roman" w:hAnsi="Times New Roman" w:cs="B Nazanin"/>
              <w:sz w:val="24"/>
              <w:szCs w:val="28"/>
              <w:rtl/>
            </w:rPr>
          </w:rPrChange>
        </w:rPr>
        <w:t xml:space="preserve"> </w:t>
      </w:r>
      <w:r w:rsidR="00A2596F" w:rsidRPr="009A0B6F">
        <w:rPr>
          <w:rFonts w:ascii="Times New Roman" w:hAnsi="Times New Roman" w:cs="B Nazanin" w:hint="cs"/>
          <w:sz w:val="24"/>
          <w:szCs w:val="28"/>
          <w:u w:val="single"/>
          <w:rtl/>
          <w:rPrChange w:id="2255" w:author="Lenovo" w:date="2026-09-23T00:23:00Z">
            <w:rPr>
              <w:rFonts w:ascii="Times New Roman" w:hAnsi="Times New Roman" w:cs="B Nazanin" w:hint="cs"/>
              <w:sz w:val="24"/>
              <w:szCs w:val="28"/>
              <w:rtl/>
            </w:rPr>
          </w:rPrChange>
        </w:rPr>
        <w:t>خواهد</w:t>
      </w:r>
      <w:r w:rsidR="00A2596F" w:rsidRPr="009A0B6F">
        <w:rPr>
          <w:rFonts w:ascii="Times New Roman" w:hAnsi="Times New Roman" w:cs="B Nazanin"/>
          <w:sz w:val="24"/>
          <w:szCs w:val="28"/>
          <w:u w:val="single"/>
          <w:rtl/>
          <w:rPrChange w:id="2256" w:author="Lenovo" w:date="2026-09-23T00:23:00Z">
            <w:rPr>
              <w:rFonts w:ascii="Times New Roman" w:hAnsi="Times New Roman" w:cs="B Nazanin"/>
              <w:sz w:val="24"/>
              <w:szCs w:val="28"/>
              <w:rtl/>
            </w:rPr>
          </w:rPrChange>
        </w:rPr>
        <w:t xml:space="preserve"> </w:t>
      </w:r>
      <w:r w:rsidR="00A2596F" w:rsidRPr="009A0B6F">
        <w:rPr>
          <w:rFonts w:ascii="Times New Roman" w:hAnsi="Times New Roman" w:cs="B Nazanin" w:hint="cs"/>
          <w:sz w:val="24"/>
          <w:szCs w:val="28"/>
          <w:u w:val="single"/>
          <w:rtl/>
          <w:rPrChange w:id="2257" w:author="Lenovo" w:date="2026-09-23T00:23:00Z">
            <w:rPr>
              <w:rFonts w:ascii="Times New Roman" w:hAnsi="Times New Roman" w:cs="B Nazanin" w:hint="cs"/>
              <w:sz w:val="24"/>
              <w:szCs w:val="28"/>
              <w:rtl/>
            </w:rPr>
          </w:rPrChange>
        </w:rPr>
        <w:t>شد</w:t>
      </w:r>
      <w:r w:rsidR="00A2596F" w:rsidRPr="009A0B6F">
        <w:rPr>
          <w:rFonts w:ascii="Times New Roman" w:hAnsi="Times New Roman" w:cs="B Nazanin"/>
          <w:sz w:val="24"/>
          <w:szCs w:val="28"/>
          <w:u w:val="single"/>
          <w:rtl/>
          <w:rPrChange w:id="2258" w:author="Lenovo" w:date="2026-09-23T00:23:00Z">
            <w:rPr>
              <w:rFonts w:ascii="Times New Roman" w:hAnsi="Times New Roman" w:cs="B Nazanin"/>
              <w:sz w:val="24"/>
              <w:szCs w:val="28"/>
              <w:rtl/>
            </w:rPr>
          </w:rPrChange>
        </w:rPr>
        <w:t>)</w:t>
      </w:r>
    </w:p>
    <w:p w14:paraId="665A8163" w14:textId="5F53EC97" w:rsidR="008F50E8" w:rsidRDefault="008F50E8">
      <w:pPr>
        <w:spacing w:line="360" w:lineRule="auto"/>
        <w:jc w:val="both"/>
        <w:rPr>
          <w:ins w:id="2259" w:author="Lenovo" w:date="2026-09-23T02:46:00Z"/>
          <w:rFonts w:ascii="Times New Roman" w:hAnsi="Times New Roman" w:cs="B Nazanin"/>
          <w:sz w:val="24"/>
          <w:szCs w:val="28"/>
          <w:u w:val="single"/>
          <w:rtl/>
        </w:rPr>
        <w:pPrChange w:id="2260" w:author="Lenovo" w:date="2026-09-23T02:47:00Z">
          <w:pPr>
            <w:spacing w:line="360" w:lineRule="auto"/>
            <w:jc w:val="both"/>
          </w:pPr>
        </w:pPrChange>
      </w:pPr>
      <w:ins w:id="2261" w:author="Lenovo" w:date="2026-09-23T02:46:00Z">
        <w:r w:rsidRPr="008F50E8">
          <w:rPr>
            <w:rFonts w:ascii="Times New Roman" w:hAnsi="Times New Roman" w:cs="B Nazanin"/>
            <w:sz w:val="24"/>
            <w:szCs w:val="28"/>
            <w:u w:val="single"/>
            <w:rtl/>
          </w:rPr>
          <w:t>در این پژوهش، تخلیص موفق پلی‌پپتید کایمری با استفاده از کروماتوگرافی تمایلی نیکل تحت شرایط دناتوره و مشاهده باند مشخص در</w:t>
        </w:r>
        <w:r w:rsidRPr="008F50E8">
          <w:rPr>
            <w:rFonts w:ascii="Times New Roman" w:hAnsi="Times New Roman" w:cs="B Nazanin"/>
            <w:sz w:val="24"/>
            <w:szCs w:val="28"/>
            <w:u w:val="single"/>
          </w:rPr>
          <w:t xml:space="preserve"> SDS-PAGE</w:t>
        </w:r>
        <w:r w:rsidRPr="008F50E8">
          <w:rPr>
            <w:rFonts w:ascii="Times New Roman" w:hAnsi="Times New Roman" w:cs="B Nazanin"/>
            <w:sz w:val="24"/>
            <w:szCs w:val="28"/>
            <w:u w:val="single"/>
            <w:rtl/>
          </w:rPr>
          <w:t xml:space="preserve">، بیانگر دسترسی مناسب تگ هیستیدینی و کارایی سازه در فرآیند </w:t>
        </w:r>
        <w:r w:rsidRPr="008F50E8">
          <w:rPr>
            <w:rFonts w:ascii="Times New Roman" w:hAnsi="Times New Roman" w:cs="B Nazanin"/>
            <w:sz w:val="24"/>
            <w:szCs w:val="28"/>
            <w:u w:val="single"/>
            <w:rtl/>
          </w:rPr>
          <w:lastRenderedPageBreak/>
          <w:t>تخلیص است. همچنین، نتایج وسترن بلاتینگ با استفاده از آنتی‌بادی ضد</w:t>
        </w:r>
        <w:r w:rsidRPr="008F50E8">
          <w:rPr>
            <w:rFonts w:ascii="Times New Roman" w:hAnsi="Times New Roman" w:cs="B Nazanin"/>
            <w:sz w:val="24"/>
            <w:szCs w:val="28"/>
            <w:u w:val="single"/>
          </w:rPr>
          <w:t xml:space="preserve"> His-tag</w:t>
        </w:r>
        <w:r w:rsidRPr="008F50E8">
          <w:rPr>
            <w:rFonts w:ascii="Times New Roman" w:hAnsi="Times New Roman" w:cs="B Nazanin"/>
            <w:sz w:val="24"/>
            <w:szCs w:val="28"/>
            <w:u w:val="single"/>
            <w:rtl/>
          </w:rPr>
          <w:t>، صحت ترجمه پروتئین و حفظ یکپارچگی ساختاری آن را بدون حذف یا تخریب عمده در توالی تایید نمود. این یافته نشان می‌دهد که ع</w:t>
        </w:r>
        <w:r>
          <w:rPr>
            <w:rFonts w:ascii="Times New Roman" w:hAnsi="Times New Roman" w:cs="B Nazanin"/>
            <w:sz w:val="24"/>
            <w:szCs w:val="28"/>
            <w:u w:val="single"/>
            <w:rtl/>
          </w:rPr>
          <w:t>لی‌غم بیان آنتی‌ژن در قالب</w:t>
        </w:r>
      </w:ins>
      <w:ins w:id="2262" w:author="Lenovo" w:date="2026-09-23T02:47:00Z">
        <w:r>
          <w:rPr>
            <w:rFonts w:ascii="Times New Roman" w:hAnsi="Times New Roman" w:cs="B Nazanin" w:hint="cs"/>
            <w:sz w:val="24"/>
            <w:szCs w:val="28"/>
            <w:u w:val="single"/>
            <w:rtl/>
          </w:rPr>
          <w:t>ذرات تجمع یافته</w:t>
        </w:r>
        <w:r w:rsidRPr="008F50E8">
          <w:rPr>
            <w:rFonts w:ascii="Times New Roman" w:hAnsi="Times New Roman" w:cs="B Nazanin"/>
            <w:sz w:val="24"/>
            <w:szCs w:val="28"/>
            <w:u w:val="single"/>
            <w:rtl/>
          </w:rPr>
          <w:t xml:space="preserve"> </w:t>
        </w:r>
      </w:ins>
      <w:ins w:id="2263" w:author="Lenovo" w:date="2026-09-23T02:46:00Z">
        <w:r w:rsidRPr="008F50E8">
          <w:rPr>
            <w:rFonts w:ascii="Times New Roman" w:hAnsi="Times New Roman" w:cs="B Nazanin"/>
            <w:sz w:val="24"/>
            <w:szCs w:val="28"/>
            <w:u w:val="single"/>
            <w:rtl/>
          </w:rPr>
          <w:t>، هویت مولکولی آن به‌خوبی حفظ شده و امکان شناسایی اختصاصی آن میسر است</w:t>
        </w:r>
        <w:r w:rsidRPr="008F50E8">
          <w:rPr>
            <w:rFonts w:ascii="Times New Roman" w:hAnsi="Times New Roman" w:cs="B Nazanin"/>
            <w:sz w:val="24"/>
            <w:szCs w:val="28"/>
            <w:u w:val="single"/>
          </w:rPr>
          <w:t>.</w:t>
        </w:r>
      </w:ins>
    </w:p>
    <w:p w14:paraId="0A4EB3CC" w14:textId="77777777" w:rsidR="008F50E8" w:rsidRDefault="008F50E8" w:rsidP="008F50E8">
      <w:pPr>
        <w:spacing w:line="360" w:lineRule="auto"/>
        <w:jc w:val="both"/>
        <w:rPr>
          <w:ins w:id="2264" w:author="Lenovo" w:date="2026-09-23T02:49:00Z"/>
          <w:rFonts w:ascii="Times New Roman" w:hAnsi="Times New Roman" w:cs="B Nazanin"/>
          <w:sz w:val="24"/>
          <w:szCs w:val="28"/>
          <w:u w:val="single"/>
          <w:rtl/>
        </w:rPr>
      </w:pPr>
      <w:ins w:id="2265" w:author="Lenovo" w:date="2026-09-23T02:49:00Z">
        <w:r w:rsidRPr="008F50E8">
          <w:rPr>
            <w:rFonts w:ascii="Times New Roman" w:hAnsi="Times New Roman" w:cs="B Nazanin"/>
            <w:sz w:val="24"/>
            <w:szCs w:val="28"/>
            <w:u w:val="single"/>
            <w:rtl/>
          </w:rPr>
          <w:t>ارزیابی ایمنی‌زایی این آنتی‌ژن در میزبان باکتریایی نشان داد که تزریق زیرجلدی آن منجر به تحریک قابل‌توجه پاسخ ایمنی هومورال</w:t>
        </w:r>
        <w:r w:rsidRPr="008F50E8">
          <w:rPr>
            <w:rFonts w:ascii="Times New Roman" w:hAnsi="Times New Roman" w:cs="B Nazanin"/>
            <w:sz w:val="24"/>
            <w:szCs w:val="28"/>
            <w:u w:val="single"/>
          </w:rPr>
          <w:t xml:space="preserve"> (IgG) </w:t>
        </w:r>
        <w:r w:rsidRPr="008F50E8">
          <w:rPr>
            <w:rFonts w:ascii="Times New Roman" w:hAnsi="Times New Roman" w:cs="B Nazanin"/>
            <w:sz w:val="24"/>
            <w:szCs w:val="28"/>
            <w:u w:val="single"/>
            <w:rtl/>
          </w:rPr>
          <w:t>می‌شود؛ به‌طوری که تیتر آنتی‌بادی پس از سه نوبت تزریق به حالت بیشینه رسید. این الگوی افزایش تدریجی تیتر</w:t>
        </w:r>
        <w:r w:rsidRPr="008F50E8">
          <w:rPr>
            <w:rFonts w:ascii="Times New Roman" w:hAnsi="Times New Roman" w:cs="B Nazanin"/>
            <w:sz w:val="24"/>
            <w:szCs w:val="28"/>
            <w:u w:val="single"/>
          </w:rPr>
          <w:t xml:space="preserve"> IgG</w:t>
        </w:r>
        <w:r w:rsidRPr="008F50E8">
          <w:rPr>
            <w:rFonts w:ascii="Times New Roman" w:hAnsi="Times New Roman" w:cs="B Nazanin"/>
            <w:sz w:val="24"/>
            <w:szCs w:val="28"/>
            <w:u w:val="single"/>
            <w:rtl/>
          </w:rPr>
          <w:t>، با یافته‌های پیشین در توسعه واکسن‌های زیرواحدی ویروس نیل غربی همخوانی دارد. برای نمونه، در مدل‌های میمونی، کاندید واکسن</w:t>
        </w:r>
        <w:r w:rsidRPr="008F50E8">
          <w:rPr>
            <w:rFonts w:ascii="Times New Roman" w:hAnsi="Times New Roman" w:cs="B Nazanin"/>
            <w:sz w:val="24"/>
            <w:szCs w:val="28"/>
            <w:u w:val="single"/>
          </w:rPr>
          <w:t xml:space="preserve"> WN-80E </w:t>
        </w:r>
        <w:r w:rsidRPr="008F50E8">
          <w:rPr>
            <w:rFonts w:ascii="Times New Roman" w:hAnsi="Times New Roman" w:cs="B Nazanin"/>
            <w:sz w:val="24"/>
            <w:szCs w:val="28"/>
            <w:u w:val="single"/>
            <w:rtl/>
          </w:rPr>
          <w:t>نیز پس از چند نوبت ایمن‌سازی، تیترهای بالایی از آنتی‌بادی‌های خنثی‌کننده ایجاد نمود [ارجاع]. همچنین در مطالعات پیشین بر روی بخش</w:t>
        </w:r>
        <w:r w:rsidRPr="008F50E8">
          <w:rPr>
            <w:rFonts w:ascii="Times New Roman" w:hAnsi="Times New Roman" w:cs="B Nazanin"/>
            <w:sz w:val="24"/>
            <w:szCs w:val="28"/>
            <w:u w:val="single"/>
          </w:rPr>
          <w:t xml:space="preserve"> DIII </w:t>
        </w:r>
        <w:r w:rsidRPr="008F50E8">
          <w:rPr>
            <w:rFonts w:ascii="Times New Roman" w:hAnsi="Times New Roman" w:cs="B Nazanin"/>
            <w:sz w:val="24"/>
            <w:szCs w:val="28"/>
            <w:u w:val="single"/>
            <w:rtl/>
          </w:rPr>
          <w:t>از گلیکوپروتئین</w:t>
        </w:r>
        <w:r w:rsidRPr="008F50E8">
          <w:rPr>
            <w:rFonts w:ascii="Times New Roman" w:hAnsi="Times New Roman" w:cs="B Nazanin"/>
            <w:sz w:val="24"/>
            <w:szCs w:val="28"/>
            <w:u w:val="single"/>
          </w:rPr>
          <w:t xml:space="preserve"> E</w:t>
        </w:r>
        <w:r w:rsidRPr="008F50E8">
          <w:rPr>
            <w:rFonts w:ascii="Times New Roman" w:hAnsi="Times New Roman" w:cs="B Nazanin"/>
            <w:sz w:val="24"/>
            <w:szCs w:val="28"/>
            <w:u w:val="single"/>
            <w:rtl/>
          </w:rPr>
          <w:t>، پاسخ‌های</w:t>
        </w:r>
        <w:r w:rsidRPr="008F50E8">
          <w:rPr>
            <w:rFonts w:ascii="Times New Roman" w:hAnsi="Times New Roman" w:cs="B Nazanin"/>
            <w:sz w:val="24"/>
            <w:szCs w:val="28"/>
            <w:u w:val="single"/>
          </w:rPr>
          <w:t xml:space="preserve"> IgG </w:t>
        </w:r>
        <w:r w:rsidRPr="008F50E8">
          <w:rPr>
            <w:rFonts w:ascii="Times New Roman" w:hAnsi="Times New Roman" w:cs="B Nazanin"/>
            <w:sz w:val="24"/>
            <w:szCs w:val="28"/>
            <w:u w:val="single"/>
            <w:rtl/>
          </w:rPr>
          <w:t>غالب و پاسخ سلولی</w:t>
        </w:r>
        <w:r w:rsidRPr="008F50E8">
          <w:rPr>
            <w:rFonts w:ascii="Times New Roman" w:hAnsi="Times New Roman" w:cs="B Nazanin"/>
            <w:sz w:val="24"/>
            <w:szCs w:val="28"/>
            <w:u w:val="single"/>
          </w:rPr>
          <w:t xml:space="preserve"> Th1 </w:t>
        </w:r>
        <w:r w:rsidRPr="008F50E8">
          <w:rPr>
            <w:rFonts w:ascii="Times New Roman" w:hAnsi="Times New Roman" w:cs="B Nazanin"/>
            <w:sz w:val="24"/>
            <w:szCs w:val="28"/>
            <w:u w:val="single"/>
            <w:rtl/>
          </w:rPr>
          <w:t>گزارش شده است که تأییدکننده پتانسیل این سازه‌ها در القای پاسخ ایمنی سیستمیک است [ارجاع]</w:t>
        </w:r>
        <w:r w:rsidRPr="008F50E8">
          <w:rPr>
            <w:rFonts w:ascii="Times New Roman" w:hAnsi="Times New Roman" w:cs="B Nazanin"/>
            <w:sz w:val="24"/>
            <w:szCs w:val="28"/>
            <w:u w:val="single"/>
          </w:rPr>
          <w:t>.</w:t>
        </w:r>
      </w:ins>
    </w:p>
    <w:p w14:paraId="6DE99F85" w14:textId="77777777" w:rsidR="00C1383C" w:rsidRPr="00C1383C" w:rsidRDefault="00C1383C" w:rsidP="00C1383C">
      <w:pPr>
        <w:spacing w:line="360" w:lineRule="auto"/>
        <w:jc w:val="both"/>
        <w:rPr>
          <w:ins w:id="2266" w:author="Lenovo" w:date="2026-09-24T02:17:00Z"/>
          <w:rFonts w:ascii="Times New Roman" w:hAnsi="Times New Roman" w:cs="B Nazanin"/>
          <w:sz w:val="24"/>
          <w:szCs w:val="28"/>
          <w:rPrChange w:id="2267" w:author="Lenovo" w:date="2026-09-24T02:17:00Z">
            <w:rPr>
              <w:ins w:id="2268" w:author="Lenovo" w:date="2026-09-24T02:17:00Z"/>
              <w:rFonts w:ascii="Times New Roman" w:hAnsi="Times New Roman" w:cs="B Nazanin"/>
              <w:sz w:val="24"/>
              <w:szCs w:val="28"/>
              <w:highlight w:val="yellow"/>
              <w:u w:val="single"/>
            </w:rPr>
          </w:rPrChange>
        </w:rPr>
      </w:pPr>
      <w:ins w:id="2269" w:author="Lenovo" w:date="2026-09-24T02:17:00Z">
        <w:r w:rsidRPr="00C1383C">
          <w:rPr>
            <w:rFonts w:ascii="Times New Roman" w:hAnsi="Times New Roman" w:cs="B Nazanin"/>
            <w:sz w:val="24"/>
            <w:szCs w:val="28"/>
            <w:rtl/>
            <w:rPrChange w:id="2270" w:author="Lenovo" w:date="2026-09-24T02:17:00Z">
              <w:rPr>
                <w:rFonts w:ascii="Times New Roman" w:hAnsi="Times New Roman" w:cs="B Nazanin"/>
                <w:sz w:val="24"/>
                <w:szCs w:val="28"/>
                <w:highlight w:val="yellow"/>
                <w:u w:val="single"/>
                <w:rtl/>
              </w:rPr>
            </w:rPrChange>
          </w:rPr>
          <w:t>از آنجا که ویروس نیل غربی عمدتاً از طریق گزش پشه‌های ناقل منتقل می‌شود، بررسی رویکرد خوراکی در پژوهش حاضر با هدف القای ایمنی مخاطی انجام نشد، بلکه معطوف به ارزیابی قابلیت آنتی‌ژن کایمری تولیدشده در عدسک آبی برای ایجاد پاسخ ایمنی هومورال سیستمیک بود. بر این اساس، این پرسش مطرح شد که آیا آنتی‌ژن تولیدشده در بستر گیاهی و ارائه‌شده از طریق تجویز خوراکی، با توجه به ظرفیت بسته‌بندی زیستی گیاه، می‌تواند در شرایط عبور از دستگاه گوارش، ویژگی‌های ایمنی‌زایی خود را حفظ کرده و موجب القای</w:t>
        </w:r>
        <w:r w:rsidRPr="00C1383C">
          <w:rPr>
            <w:rFonts w:ascii="Times New Roman" w:hAnsi="Times New Roman" w:cs="B Nazanin"/>
            <w:sz w:val="24"/>
            <w:szCs w:val="28"/>
            <w:rPrChange w:id="2271" w:author="Lenovo" w:date="2026-09-24T02:17:00Z">
              <w:rPr>
                <w:rFonts w:ascii="Times New Roman" w:hAnsi="Times New Roman" w:cs="B Nazanin"/>
                <w:sz w:val="24"/>
                <w:szCs w:val="28"/>
                <w:highlight w:val="yellow"/>
                <w:u w:val="single"/>
              </w:rPr>
            </w:rPrChange>
          </w:rPr>
          <w:t xml:space="preserve"> IgG </w:t>
        </w:r>
        <w:r w:rsidRPr="00C1383C">
          <w:rPr>
            <w:rFonts w:ascii="Times New Roman" w:hAnsi="Times New Roman" w:cs="B Nazanin"/>
            <w:sz w:val="24"/>
            <w:szCs w:val="28"/>
            <w:rtl/>
            <w:rPrChange w:id="2272" w:author="Lenovo" w:date="2026-09-24T02:17:00Z">
              <w:rPr>
                <w:rFonts w:ascii="Times New Roman" w:hAnsi="Times New Roman" w:cs="B Nazanin"/>
                <w:sz w:val="24"/>
                <w:szCs w:val="28"/>
                <w:highlight w:val="yellow"/>
                <w:u w:val="single"/>
                <w:rtl/>
              </w:rPr>
            </w:rPrChange>
          </w:rPr>
          <w:t>اختصاصی در گردش خون شود</w:t>
        </w:r>
        <w:r w:rsidRPr="00C1383C">
          <w:rPr>
            <w:rFonts w:ascii="Times New Roman" w:hAnsi="Times New Roman" w:cs="B Nazanin"/>
            <w:sz w:val="24"/>
            <w:szCs w:val="28"/>
            <w:rPrChange w:id="2273" w:author="Lenovo" w:date="2026-09-24T02:17:00Z">
              <w:rPr>
                <w:rFonts w:ascii="Times New Roman" w:hAnsi="Times New Roman" w:cs="B Nazanin"/>
                <w:sz w:val="24"/>
                <w:szCs w:val="28"/>
                <w:highlight w:val="yellow"/>
                <w:u w:val="single"/>
              </w:rPr>
            </w:rPrChange>
          </w:rPr>
          <w:t>.</w:t>
        </w:r>
      </w:ins>
    </w:p>
    <w:p w14:paraId="09970D05" w14:textId="57128944" w:rsidR="00195352" w:rsidRPr="00C1383C" w:rsidRDefault="00C1383C" w:rsidP="00C1383C">
      <w:pPr>
        <w:spacing w:line="360" w:lineRule="auto"/>
        <w:jc w:val="both"/>
        <w:rPr>
          <w:ins w:id="2274" w:author="Lenovo" w:date="2026-09-23T03:01:00Z"/>
          <w:rFonts w:ascii="Times New Roman" w:hAnsi="Times New Roman" w:cs="B Nazanin"/>
          <w:sz w:val="24"/>
          <w:szCs w:val="28"/>
          <w:rtl/>
          <w:rPrChange w:id="2275" w:author="Lenovo" w:date="2026-09-24T02:17:00Z">
            <w:rPr>
              <w:ins w:id="2276" w:author="Lenovo" w:date="2026-09-23T03:01:00Z"/>
              <w:rFonts w:ascii="Times New Roman" w:hAnsi="Times New Roman" w:cs="B Nazanin"/>
              <w:sz w:val="24"/>
              <w:szCs w:val="28"/>
              <w:u w:val="single"/>
              <w:rtl/>
            </w:rPr>
          </w:rPrChange>
        </w:rPr>
        <w:pPrChange w:id="2277" w:author="Lenovo" w:date="2026-09-24T02:17:00Z">
          <w:pPr>
            <w:spacing w:line="360" w:lineRule="auto"/>
            <w:jc w:val="both"/>
          </w:pPr>
        </w:pPrChange>
      </w:pPr>
      <w:ins w:id="2278" w:author="Lenovo" w:date="2026-09-24T02:17:00Z">
        <w:r w:rsidRPr="00C1383C">
          <w:rPr>
            <w:rFonts w:ascii="Times New Roman" w:hAnsi="Times New Roman" w:cs="B Nazanin"/>
            <w:sz w:val="24"/>
            <w:szCs w:val="28"/>
            <w:rtl/>
            <w:rPrChange w:id="2279" w:author="Lenovo" w:date="2026-09-24T02:17:00Z">
              <w:rPr>
                <w:rFonts w:ascii="Times New Roman" w:hAnsi="Times New Roman" w:cs="B Nazanin"/>
                <w:sz w:val="24"/>
                <w:szCs w:val="28"/>
                <w:highlight w:val="yellow"/>
                <w:u w:val="single"/>
                <w:rtl/>
              </w:rPr>
            </w:rPrChange>
          </w:rPr>
          <w:t>در این چارچوب، استفاده از عدسک آبی</w:t>
        </w:r>
        <w:r>
          <w:rPr>
            <w:rFonts w:ascii="Times New Roman" w:hAnsi="Times New Roman" w:cs="B Nazanin"/>
            <w:sz w:val="24"/>
            <w:szCs w:val="28"/>
          </w:rPr>
          <w:t xml:space="preserve"> </w:t>
        </w:r>
        <w:r w:rsidRPr="00C1383C">
          <w:rPr>
            <w:rFonts w:ascii="Times New Roman" w:hAnsi="Times New Roman" w:cs="B Nazanin"/>
            <w:sz w:val="24"/>
            <w:szCs w:val="28"/>
            <w:rtl/>
            <w:rPrChange w:id="2280" w:author="Lenovo" w:date="2026-09-24T02:17:00Z">
              <w:rPr>
                <w:rFonts w:ascii="Times New Roman" w:hAnsi="Times New Roman" w:cs="B Nazanin"/>
                <w:sz w:val="24"/>
                <w:szCs w:val="28"/>
                <w:highlight w:val="yellow"/>
                <w:u w:val="single"/>
                <w:rtl/>
              </w:rPr>
            </w:rPrChange>
          </w:rPr>
          <w:t>به</w:t>
        </w:r>
        <w:r>
          <w:rPr>
            <w:rFonts w:ascii="Times New Roman" w:hAnsi="Times New Roman" w:cs="B Nazanin" w:hint="cs"/>
            <w:sz w:val="24"/>
            <w:szCs w:val="28"/>
            <w:rtl/>
          </w:rPr>
          <w:t xml:space="preserve"> </w:t>
        </w:r>
        <w:r w:rsidRPr="00C1383C">
          <w:rPr>
            <w:rFonts w:ascii="Times New Roman" w:hAnsi="Times New Roman" w:cs="B Nazanin"/>
            <w:sz w:val="24"/>
            <w:szCs w:val="28"/>
            <w:rtl/>
            <w:rPrChange w:id="2281" w:author="Lenovo" w:date="2026-09-24T02:17:00Z">
              <w:rPr>
                <w:rFonts w:ascii="Times New Roman" w:hAnsi="Times New Roman" w:cs="B Nazanin"/>
                <w:sz w:val="24"/>
                <w:szCs w:val="28"/>
                <w:highlight w:val="yellow"/>
                <w:u w:val="single"/>
                <w:rtl/>
              </w:rPr>
            </w:rPrChange>
          </w:rPr>
          <w:t>‌عنوان یک سیستم بیانی یوکاریوتی، امکان بررسی تولید و تجویز خوراکی آنتی‌ژن کایمری در یک بستر گیاهی را فراهم کرد. این سیستم، علاوه بر ظرفیت انجام برخی اصلاحات پس از ترجمه‌ای، از طریق تولید زیست‌توده گیاهی امکان ارائه آنتی‌ژن در قالب بسته‌بندی زیستی</w:t>
        </w:r>
        <w:r>
          <w:rPr>
            <w:rFonts w:ascii="Times New Roman" w:hAnsi="Times New Roman" w:cs="B Nazanin" w:hint="cs"/>
            <w:sz w:val="24"/>
            <w:szCs w:val="28"/>
            <w:rtl/>
          </w:rPr>
          <w:t xml:space="preserve"> </w:t>
        </w:r>
        <w:r w:rsidRPr="00C1383C">
          <w:rPr>
            <w:rFonts w:ascii="Times New Roman" w:hAnsi="Times New Roman" w:cs="B Nazanin"/>
            <w:sz w:val="24"/>
            <w:szCs w:val="28"/>
            <w:rtl/>
            <w:rPrChange w:id="2282" w:author="Lenovo" w:date="2026-09-24T02:17:00Z">
              <w:rPr>
                <w:rFonts w:ascii="Times New Roman" w:hAnsi="Times New Roman" w:cs="B Nazanin"/>
                <w:sz w:val="24"/>
                <w:szCs w:val="28"/>
                <w:highlight w:val="yellow"/>
                <w:u w:val="single"/>
                <w:rtl/>
              </w:rPr>
            </w:rPrChange>
          </w:rPr>
          <w:t xml:space="preserve">را نیز فراهم می‌کند و از این نظر می‌تواند برای بررسی قابلیت تجویز خوراکی آنتی‌ژن مورد استفاده قرار گیرد. در بخش </w:t>
        </w:r>
        <w:r w:rsidRPr="00C1383C">
          <w:rPr>
            <w:rFonts w:ascii="Times New Roman" w:hAnsi="Times New Roman" w:cs="B Nazanin"/>
            <w:sz w:val="24"/>
            <w:szCs w:val="28"/>
            <w:rtl/>
            <w:rPrChange w:id="2283" w:author="Lenovo" w:date="2026-09-24T02:17:00Z">
              <w:rPr>
                <w:rFonts w:ascii="Times New Roman" w:hAnsi="Times New Roman" w:cs="B Nazanin"/>
                <w:sz w:val="24"/>
                <w:szCs w:val="28"/>
                <w:highlight w:val="yellow"/>
                <w:u w:val="single"/>
                <w:rtl/>
              </w:rPr>
            </w:rPrChange>
          </w:rPr>
          <w:lastRenderedPageBreak/>
          <w:t xml:space="preserve">گیاهی این مطالعه، با بهره‌گیری از پروتکل‌های بهینه‌شده برای انتقال ژن توسط </w:t>
        </w:r>
        <w:r w:rsidRPr="00C1383C">
          <w:rPr>
            <w:rFonts w:ascii="Times New Roman" w:hAnsi="Times New Roman" w:cs="B Nazanin"/>
            <w:i/>
            <w:iCs/>
            <w:sz w:val="24"/>
            <w:szCs w:val="28"/>
            <w:rPrChange w:id="2284" w:author="Lenovo" w:date="2026-09-24T02:17:00Z">
              <w:rPr>
                <w:rFonts w:ascii="Times New Roman" w:hAnsi="Times New Roman" w:cs="B Nazanin"/>
                <w:i/>
                <w:iCs/>
                <w:sz w:val="24"/>
                <w:szCs w:val="28"/>
                <w:highlight w:val="yellow"/>
                <w:u w:val="single"/>
              </w:rPr>
            </w:rPrChange>
          </w:rPr>
          <w:t>Agrobacterium tumefaciens</w:t>
        </w:r>
        <w:r w:rsidRPr="00C1383C">
          <w:rPr>
            <w:rFonts w:ascii="Times New Roman" w:hAnsi="Times New Roman" w:cs="B Nazanin"/>
            <w:sz w:val="24"/>
            <w:szCs w:val="28"/>
            <w:rtl/>
            <w:rPrChange w:id="2285" w:author="Lenovo" w:date="2026-09-24T02:17:00Z">
              <w:rPr>
                <w:rFonts w:ascii="Times New Roman" w:hAnsi="Times New Roman" w:cs="B Nazanin"/>
                <w:sz w:val="24"/>
                <w:szCs w:val="28"/>
                <w:highlight w:val="yellow"/>
                <w:u w:val="single"/>
                <w:rtl/>
              </w:rPr>
            </w:rPrChange>
          </w:rPr>
          <w:t>، گیاهان تراریخته عدسک آبی تولید شدند. استقرار سیستم باززایی</w:t>
        </w:r>
        <w:r w:rsidRPr="00C1383C">
          <w:rPr>
            <w:rFonts w:ascii="Times New Roman" w:hAnsi="Times New Roman" w:cs="B Nazanin"/>
            <w:sz w:val="24"/>
            <w:szCs w:val="28"/>
            <w:rPrChange w:id="2286" w:author="Lenovo" w:date="2026-09-24T02:17:00Z">
              <w:rPr>
                <w:rFonts w:ascii="Times New Roman" w:hAnsi="Times New Roman" w:cs="B Nazanin"/>
                <w:sz w:val="24"/>
                <w:szCs w:val="28"/>
                <w:highlight w:val="yellow"/>
                <w:u w:val="single"/>
              </w:rPr>
            </w:rPrChange>
          </w:rPr>
          <w:t xml:space="preserve"> (</w:t>
        </w:r>
        <w:r w:rsidRPr="00C1383C">
          <w:rPr>
            <w:rFonts w:ascii="Times New Roman" w:hAnsi="Times New Roman" w:cs="B Nazanin"/>
            <w:i/>
            <w:iCs/>
            <w:sz w:val="24"/>
            <w:szCs w:val="28"/>
            <w:rPrChange w:id="2287" w:author="Lenovo" w:date="2026-09-24T02:17:00Z">
              <w:rPr>
                <w:rFonts w:ascii="Times New Roman" w:hAnsi="Times New Roman" w:cs="B Nazanin"/>
                <w:i/>
                <w:iCs/>
                <w:sz w:val="24"/>
                <w:szCs w:val="28"/>
                <w:highlight w:val="yellow"/>
                <w:u w:val="single"/>
              </w:rPr>
            </w:rPrChange>
          </w:rPr>
          <w:t>Regeneration</w:t>
        </w:r>
        <w:r w:rsidRPr="00C1383C">
          <w:rPr>
            <w:rFonts w:ascii="Times New Roman" w:hAnsi="Times New Roman" w:cs="B Nazanin"/>
            <w:sz w:val="24"/>
            <w:szCs w:val="28"/>
            <w:rPrChange w:id="2288" w:author="Lenovo" w:date="2026-09-24T02:17:00Z">
              <w:rPr>
                <w:rFonts w:ascii="Times New Roman" w:hAnsi="Times New Roman" w:cs="B Nazanin"/>
                <w:sz w:val="24"/>
                <w:szCs w:val="28"/>
                <w:highlight w:val="yellow"/>
                <w:u w:val="single"/>
              </w:rPr>
            </w:rPrChange>
          </w:rPr>
          <w:t xml:space="preserve">) </w:t>
        </w:r>
        <w:r w:rsidRPr="00C1383C">
          <w:rPr>
            <w:rFonts w:ascii="Times New Roman" w:hAnsi="Times New Roman" w:cs="B Nazanin"/>
            <w:sz w:val="24"/>
            <w:szCs w:val="28"/>
            <w:rtl/>
            <w:rPrChange w:id="2289" w:author="Lenovo" w:date="2026-09-24T02:17:00Z">
              <w:rPr>
                <w:rFonts w:ascii="Times New Roman" w:hAnsi="Times New Roman" w:cs="B Nazanin"/>
                <w:sz w:val="24"/>
                <w:szCs w:val="28"/>
                <w:highlight w:val="yellow"/>
                <w:u w:val="single"/>
                <w:rtl/>
              </w:rPr>
            </w:rPrChange>
          </w:rPr>
          <w:t xml:space="preserve">پایدار و تولید کلون‌های تراریخته، که در مطالعات پیشین این گروه گزارش شده است </w:t>
        </w:r>
        <w:r w:rsidRPr="00C1383C">
          <w:rPr>
            <w:rFonts w:ascii="Times New Roman" w:hAnsi="Times New Roman" w:cs="B Nazanin"/>
            <w:sz w:val="24"/>
            <w:szCs w:val="28"/>
            <w:rPrChange w:id="2290" w:author="Lenovo" w:date="2026-09-24T02:17:00Z">
              <w:rPr>
                <w:rFonts w:ascii="Times New Roman" w:hAnsi="Times New Roman" w:cs="B Nazanin"/>
                <w:sz w:val="24"/>
                <w:szCs w:val="28"/>
                <w:highlight w:val="yellow"/>
                <w:u w:val="single"/>
              </w:rPr>
            </w:rPrChange>
          </w:rPr>
          <w:t>[</w:t>
        </w:r>
        <w:r w:rsidRPr="00C1383C">
          <w:rPr>
            <w:rFonts w:ascii="Times New Roman" w:hAnsi="Times New Roman" w:cs="B Nazanin"/>
            <w:sz w:val="24"/>
            <w:szCs w:val="28"/>
            <w:rtl/>
            <w:rPrChange w:id="2291" w:author="Lenovo" w:date="2026-09-24T02:17:00Z">
              <w:rPr>
                <w:rFonts w:ascii="Times New Roman" w:hAnsi="Times New Roman" w:cs="B Nazanin"/>
                <w:sz w:val="24"/>
                <w:szCs w:val="28"/>
                <w:highlight w:val="yellow"/>
                <w:u w:val="single"/>
                <w:rtl/>
              </w:rPr>
            </w:rPrChange>
          </w:rPr>
          <w:t>ارجاع به مقالات خودتان</w:t>
        </w:r>
        <w:r w:rsidRPr="00C1383C">
          <w:rPr>
            <w:rFonts w:ascii="Times New Roman" w:hAnsi="Times New Roman" w:cs="B Nazanin"/>
            <w:sz w:val="24"/>
            <w:szCs w:val="28"/>
            <w:rPrChange w:id="2292" w:author="Lenovo" w:date="2026-09-24T02:17:00Z">
              <w:rPr>
                <w:rFonts w:ascii="Times New Roman" w:hAnsi="Times New Roman" w:cs="B Nazanin"/>
                <w:sz w:val="24"/>
                <w:szCs w:val="28"/>
                <w:highlight w:val="yellow"/>
                <w:u w:val="single"/>
              </w:rPr>
            </w:rPrChange>
          </w:rPr>
          <w:t>]</w:t>
        </w:r>
        <w:r w:rsidRPr="00C1383C">
          <w:rPr>
            <w:rFonts w:ascii="Times New Roman" w:hAnsi="Times New Roman" w:cs="B Nazanin"/>
            <w:sz w:val="24"/>
            <w:szCs w:val="28"/>
            <w:rtl/>
            <w:rPrChange w:id="2293" w:author="Lenovo" w:date="2026-09-24T02:17:00Z">
              <w:rPr>
                <w:rFonts w:ascii="Times New Roman" w:hAnsi="Times New Roman" w:cs="B Nazanin"/>
                <w:sz w:val="24"/>
                <w:szCs w:val="28"/>
                <w:highlight w:val="yellow"/>
                <w:u w:val="single"/>
                <w:rtl/>
              </w:rPr>
            </w:rPrChange>
          </w:rPr>
          <w:t>، بستر لازم برای تولید آنتی‌ژن در این سیستم را فراهم کرد. بنابراین، استفاده از عدسک آبی در این مطالعه، علاوه بر فراهم کردن یک بستر یوکاریوتی برای تولید آنتی‌ژن، امکان بررسی عملی قابلیت آنتی‌ژن تولیدشده در زیست‌توده گیاهی برای ایجاد پاسخ ایمنی هومورال پس از تجویز خوراکی را نیز فراهم ساخت</w:t>
        </w:r>
        <w:r w:rsidRPr="00C1383C">
          <w:rPr>
            <w:rFonts w:ascii="Times New Roman" w:hAnsi="Times New Roman" w:cs="B Nazanin"/>
            <w:sz w:val="24"/>
            <w:szCs w:val="28"/>
            <w:rPrChange w:id="2294" w:author="Lenovo" w:date="2026-09-24T02:17:00Z">
              <w:rPr>
                <w:rFonts w:ascii="Times New Roman" w:hAnsi="Times New Roman" w:cs="B Nazanin"/>
                <w:sz w:val="24"/>
                <w:szCs w:val="28"/>
                <w:highlight w:val="yellow"/>
                <w:u w:val="single"/>
              </w:rPr>
            </w:rPrChange>
          </w:rPr>
          <w:t>.</w:t>
        </w:r>
      </w:ins>
    </w:p>
    <w:p w14:paraId="0AF73F7B" w14:textId="781677C5" w:rsidR="006D332E" w:rsidRPr="006D332E" w:rsidRDefault="006D332E" w:rsidP="006D332E">
      <w:pPr>
        <w:spacing w:line="360" w:lineRule="auto"/>
        <w:jc w:val="both"/>
        <w:rPr>
          <w:ins w:id="2295" w:author="Lenovo" w:date="2026-09-24T06:25:00Z"/>
          <w:rFonts w:ascii="Times New Roman" w:hAnsi="Times New Roman" w:cs="B Nazanin"/>
          <w:sz w:val="24"/>
          <w:szCs w:val="28"/>
          <w:rtl/>
          <w:rPrChange w:id="2296" w:author="Lenovo" w:date="2026-09-24T06:28:00Z">
            <w:rPr>
              <w:ins w:id="2297" w:author="Lenovo" w:date="2026-09-24T06:25:00Z"/>
              <w:rFonts w:ascii="Times New Roman" w:hAnsi="Times New Roman" w:cs="B Nazanin"/>
              <w:sz w:val="24"/>
              <w:szCs w:val="28"/>
              <w:u w:val="single"/>
              <w:rtl/>
            </w:rPr>
          </w:rPrChange>
        </w:rPr>
        <w:pPrChange w:id="2298" w:author="Lenovo" w:date="2026-09-24T06:27:00Z">
          <w:pPr>
            <w:spacing w:line="360" w:lineRule="auto"/>
            <w:jc w:val="both"/>
          </w:pPr>
        </w:pPrChange>
      </w:pPr>
      <w:ins w:id="2299" w:author="Lenovo" w:date="2026-09-24T06:25:00Z">
        <w:r w:rsidRPr="006D332E">
          <w:rPr>
            <w:rFonts w:ascii="Times New Roman" w:hAnsi="Times New Roman" w:cs="B Nazanin"/>
            <w:sz w:val="24"/>
            <w:szCs w:val="28"/>
            <w:rtl/>
            <w:rPrChange w:id="2300" w:author="Lenovo" w:date="2026-09-24T06:28:00Z">
              <w:rPr>
                <w:rFonts w:ascii="Times New Roman" w:hAnsi="Times New Roman" w:cs="B Nazanin"/>
                <w:sz w:val="24"/>
                <w:szCs w:val="28"/>
                <w:u w:val="single"/>
                <w:rtl/>
              </w:rPr>
            </w:rPrChange>
          </w:rPr>
          <w:t>با توجه به الگوی تکثیر غالباً غیرجنسی و رویشی در عدسک آبی، تکثیر کلونال لاین‌های باززا</w:t>
        </w:r>
      </w:ins>
      <w:ins w:id="2301" w:author="Lenovo" w:date="2026-09-24T06:26:00Z">
        <w:r w:rsidRPr="006D332E">
          <w:rPr>
            <w:rFonts w:ascii="Times New Roman" w:hAnsi="Times New Roman" w:cs="B Nazanin" w:hint="cs"/>
            <w:sz w:val="24"/>
            <w:szCs w:val="28"/>
            <w:rtl/>
            <w:rPrChange w:id="2302" w:author="Lenovo" w:date="2026-09-24T06:28:00Z">
              <w:rPr>
                <w:rFonts w:ascii="Times New Roman" w:hAnsi="Times New Roman" w:cs="B Nazanin" w:hint="cs"/>
                <w:sz w:val="24"/>
                <w:szCs w:val="28"/>
                <w:u w:val="single"/>
                <w:rtl/>
              </w:rPr>
            </w:rPrChange>
          </w:rPr>
          <w:t xml:space="preserve"> </w:t>
        </w:r>
      </w:ins>
      <w:ins w:id="2303" w:author="Lenovo" w:date="2026-09-24T06:25:00Z">
        <w:r w:rsidRPr="006D332E">
          <w:rPr>
            <w:rFonts w:ascii="Times New Roman" w:hAnsi="Times New Roman" w:cs="B Nazanin"/>
            <w:sz w:val="24"/>
            <w:szCs w:val="28"/>
            <w:rtl/>
            <w:rPrChange w:id="2304" w:author="Lenovo" w:date="2026-09-24T06:28:00Z">
              <w:rPr>
                <w:rFonts w:ascii="Times New Roman" w:hAnsi="Times New Roman" w:cs="B Nazanin"/>
                <w:sz w:val="24"/>
                <w:szCs w:val="28"/>
                <w:u w:val="single"/>
                <w:rtl/>
              </w:rPr>
            </w:rPrChange>
          </w:rPr>
          <w:t xml:space="preserve">‌شده این مزیت بنیادین را فراهم ساخت که ساختار ژنتیکی منتقل‌شده بدون مواجهه با تفکیک‌های متداول در توارث جنسی </w:t>
        </w:r>
      </w:ins>
      <w:ins w:id="2305" w:author="Lenovo" w:date="2026-09-24T06:26:00Z">
        <w:r w:rsidRPr="006D332E">
          <w:rPr>
            <w:rFonts w:ascii="Times New Roman" w:hAnsi="Times New Roman" w:cs="B Nazanin" w:hint="cs"/>
            <w:sz w:val="24"/>
            <w:szCs w:val="28"/>
            <w:rtl/>
            <w:rPrChange w:id="2306" w:author="Lenovo" w:date="2026-09-24T06:28:00Z">
              <w:rPr>
                <w:rFonts w:ascii="Times New Roman" w:hAnsi="Times New Roman" w:cs="B Nazanin" w:hint="cs"/>
                <w:sz w:val="24"/>
                <w:szCs w:val="28"/>
                <w:u w:val="single"/>
                <w:rtl/>
              </w:rPr>
            </w:rPrChange>
          </w:rPr>
          <w:t xml:space="preserve">و </w:t>
        </w:r>
      </w:ins>
      <w:ins w:id="2307" w:author="Lenovo" w:date="2026-09-24T06:25:00Z">
        <w:r w:rsidRPr="006D332E">
          <w:rPr>
            <w:rFonts w:ascii="Times New Roman" w:hAnsi="Times New Roman" w:cs="B Nazanin"/>
            <w:sz w:val="24"/>
            <w:szCs w:val="28"/>
            <w:rtl/>
            <w:rPrChange w:id="2308" w:author="Lenovo" w:date="2026-09-24T06:28:00Z">
              <w:rPr>
                <w:rFonts w:ascii="Times New Roman" w:hAnsi="Times New Roman" w:cs="B Nazanin"/>
                <w:sz w:val="24"/>
                <w:szCs w:val="28"/>
                <w:u w:val="single"/>
                <w:rtl/>
              </w:rPr>
            </w:rPrChange>
          </w:rPr>
          <w:t>با حفظ همگنی ژنتیکی در طول چرخه‌های رویشی پایدار بماند. تأیید حضور توالی ژن هدف به روش</w:t>
        </w:r>
        <w:r w:rsidRPr="006D332E">
          <w:rPr>
            <w:rFonts w:ascii="Times New Roman" w:hAnsi="Times New Roman" w:cs="B Nazanin"/>
            <w:sz w:val="24"/>
            <w:szCs w:val="28"/>
            <w:rPrChange w:id="2309" w:author="Lenovo" w:date="2026-09-24T06:28:00Z">
              <w:rPr>
                <w:rFonts w:ascii="Times New Roman" w:hAnsi="Times New Roman" w:cs="B Nazanin"/>
                <w:sz w:val="24"/>
                <w:szCs w:val="28"/>
                <w:u w:val="single"/>
              </w:rPr>
            </w:rPrChange>
          </w:rPr>
          <w:t xml:space="preserve"> PCR </w:t>
        </w:r>
        <w:r w:rsidRPr="006D332E">
          <w:rPr>
            <w:rFonts w:ascii="Times New Roman" w:hAnsi="Times New Roman" w:cs="B Nazanin"/>
            <w:sz w:val="24"/>
            <w:szCs w:val="28"/>
            <w:rtl/>
            <w:rPrChange w:id="2310" w:author="Lenovo" w:date="2026-09-24T06:28:00Z">
              <w:rPr>
                <w:rFonts w:ascii="Times New Roman" w:hAnsi="Times New Roman" w:cs="B Nazanin"/>
                <w:sz w:val="24"/>
                <w:szCs w:val="28"/>
                <w:u w:val="single"/>
                <w:rtl/>
              </w:rPr>
            </w:rPrChange>
          </w:rPr>
          <w:t>در کلون‌های تکثیریافته، ثبات ادغام اولیه این توالی را در توده گیاهی حاصل به اثبات رساند. با این وجود، از دیدگاه تحلیل ادغام ژنومی، اگرچه</w:t>
        </w:r>
        <w:r w:rsidRPr="006D332E">
          <w:rPr>
            <w:rFonts w:ascii="Times New Roman" w:hAnsi="Times New Roman" w:cs="B Nazanin"/>
            <w:sz w:val="24"/>
            <w:szCs w:val="28"/>
            <w:rPrChange w:id="2311" w:author="Lenovo" w:date="2026-09-24T06:28:00Z">
              <w:rPr>
                <w:rFonts w:ascii="Times New Roman" w:hAnsi="Times New Roman" w:cs="B Nazanin"/>
                <w:sz w:val="24"/>
                <w:szCs w:val="28"/>
                <w:u w:val="single"/>
              </w:rPr>
            </w:rPrChange>
          </w:rPr>
          <w:t xml:space="preserve"> PCR </w:t>
        </w:r>
        <w:r w:rsidRPr="006D332E">
          <w:rPr>
            <w:rFonts w:ascii="Times New Roman" w:hAnsi="Times New Roman" w:cs="B Nazanin"/>
            <w:sz w:val="24"/>
            <w:szCs w:val="28"/>
            <w:rtl/>
            <w:rPrChange w:id="2312" w:author="Lenovo" w:date="2026-09-24T06:28:00Z">
              <w:rPr>
                <w:rFonts w:ascii="Times New Roman" w:hAnsi="Times New Roman" w:cs="B Nazanin"/>
                <w:sz w:val="24"/>
                <w:szCs w:val="28"/>
                <w:u w:val="single"/>
                <w:rtl/>
              </w:rPr>
            </w:rPrChange>
          </w:rPr>
          <w:t>اختصاصی شاخصی قطعی از حضور قطعه نوترکیب است، اما تعیین دقیق الگو و جایگاه ادغام در ژنوم میزبان و همچنین تعیین تعداد نسخه‌های واردشده</w:t>
        </w:r>
        <w:r w:rsidRPr="006D332E">
          <w:rPr>
            <w:rFonts w:ascii="Times New Roman" w:hAnsi="Times New Roman" w:cs="B Nazanin"/>
            <w:sz w:val="24"/>
            <w:szCs w:val="28"/>
            <w:rPrChange w:id="2313" w:author="Lenovo" w:date="2026-09-24T06:28:00Z">
              <w:rPr>
                <w:rFonts w:ascii="Times New Roman" w:hAnsi="Times New Roman" w:cs="B Nazanin"/>
                <w:sz w:val="24"/>
                <w:szCs w:val="28"/>
                <w:u w:val="single"/>
              </w:rPr>
            </w:rPrChange>
          </w:rPr>
          <w:t xml:space="preserve"> </w:t>
        </w:r>
      </w:ins>
      <w:ins w:id="2314" w:author="Lenovo" w:date="2026-09-24T06:27:00Z">
        <w:r w:rsidRPr="006D332E">
          <w:rPr>
            <w:rStyle w:val="FootnoteReference"/>
            <w:rFonts w:ascii="Times New Roman" w:hAnsi="Times New Roman" w:cs="B Nazanin"/>
            <w:sz w:val="24"/>
            <w:szCs w:val="28"/>
            <w:rtl/>
            <w:rPrChange w:id="2315" w:author="Lenovo" w:date="2026-09-24T06:28:00Z">
              <w:rPr>
                <w:rStyle w:val="FootnoteReference"/>
                <w:rFonts w:ascii="Times New Roman" w:hAnsi="Times New Roman" w:cs="B Nazanin"/>
                <w:sz w:val="24"/>
                <w:szCs w:val="28"/>
                <w:u w:val="single"/>
                <w:rtl/>
              </w:rPr>
            </w:rPrChange>
          </w:rPr>
          <w:footnoteReference w:id="11"/>
        </w:r>
      </w:ins>
      <w:ins w:id="2320" w:author="Lenovo" w:date="2026-09-24T06:25:00Z">
        <w:r w:rsidRPr="006D332E">
          <w:rPr>
            <w:rFonts w:ascii="Times New Roman" w:hAnsi="Times New Roman" w:cs="B Nazanin"/>
            <w:sz w:val="24"/>
            <w:szCs w:val="28"/>
            <w:rtl/>
            <w:rPrChange w:id="2321" w:author="Lenovo" w:date="2026-09-24T06:28:00Z">
              <w:rPr>
                <w:rFonts w:ascii="Times New Roman" w:hAnsi="Times New Roman" w:cs="B Nazanin"/>
                <w:sz w:val="24"/>
                <w:szCs w:val="28"/>
                <w:u w:val="single"/>
                <w:rtl/>
              </w:rPr>
            </w:rPrChange>
          </w:rPr>
          <w:t>نیازمند</w:t>
        </w:r>
        <w:r>
          <w:rPr>
            <w:rFonts w:ascii="Times New Roman" w:hAnsi="Times New Roman" w:cs="B Nazanin"/>
            <w:sz w:val="24"/>
            <w:szCs w:val="28"/>
            <w:rtl/>
            <w:rPrChange w:id="2322" w:author="Lenovo" w:date="2026-09-24T06:28:00Z">
              <w:rPr>
                <w:rFonts w:ascii="Times New Roman" w:hAnsi="Times New Roman" w:cs="B Nazanin"/>
                <w:sz w:val="24"/>
                <w:szCs w:val="28"/>
                <w:rtl/>
              </w:rPr>
            </w:rPrChange>
          </w:rPr>
          <w:t xml:space="preserve"> ارزیابی‌های تکمیلی مبتنی بر سا</w:t>
        </w:r>
        <w:r w:rsidRPr="006D332E">
          <w:rPr>
            <w:rFonts w:ascii="Times New Roman" w:hAnsi="Times New Roman" w:cs="B Nazanin"/>
            <w:sz w:val="24"/>
            <w:szCs w:val="28"/>
            <w:rtl/>
            <w:rPrChange w:id="2323" w:author="Lenovo" w:date="2026-09-24T06:28:00Z">
              <w:rPr>
                <w:rFonts w:ascii="Times New Roman" w:hAnsi="Times New Roman" w:cs="B Nazanin"/>
                <w:sz w:val="24"/>
                <w:szCs w:val="28"/>
                <w:u w:val="single"/>
                <w:rtl/>
              </w:rPr>
            </w:rPrChange>
          </w:rPr>
          <w:t>درن بلاتینگ</w:t>
        </w:r>
      </w:ins>
      <w:ins w:id="2324" w:author="Lenovo" w:date="2026-09-24T06:27:00Z">
        <w:r w:rsidRPr="006D332E">
          <w:rPr>
            <w:rStyle w:val="FootnoteReference"/>
            <w:rFonts w:ascii="Times New Roman" w:hAnsi="Times New Roman" w:cs="B Nazanin"/>
            <w:sz w:val="24"/>
            <w:szCs w:val="28"/>
            <w:rtl/>
            <w:rPrChange w:id="2325" w:author="Lenovo" w:date="2026-09-24T06:28:00Z">
              <w:rPr>
                <w:rStyle w:val="FootnoteReference"/>
                <w:rFonts w:ascii="Times New Roman" w:hAnsi="Times New Roman" w:cs="B Nazanin"/>
                <w:sz w:val="24"/>
                <w:szCs w:val="28"/>
                <w:u w:val="single"/>
                <w:rtl/>
              </w:rPr>
            </w:rPrChange>
          </w:rPr>
          <w:footnoteReference w:id="12"/>
        </w:r>
      </w:ins>
      <w:ins w:id="2331" w:author="Lenovo" w:date="2026-09-24T06:25:00Z">
        <w:r w:rsidRPr="006D332E">
          <w:rPr>
            <w:rFonts w:ascii="Times New Roman" w:hAnsi="Times New Roman" w:cs="B Nazanin"/>
            <w:sz w:val="24"/>
            <w:szCs w:val="28"/>
            <w:rPrChange w:id="2332" w:author="Lenovo" w:date="2026-09-24T06:28:00Z">
              <w:rPr>
                <w:rFonts w:ascii="Times New Roman" w:hAnsi="Times New Roman" w:cs="B Nazanin"/>
                <w:sz w:val="24"/>
                <w:szCs w:val="28"/>
                <w:u w:val="single"/>
              </w:rPr>
            </w:rPrChange>
          </w:rPr>
          <w:t xml:space="preserve"> </w:t>
        </w:r>
        <w:r w:rsidRPr="006D332E">
          <w:rPr>
            <w:rFonts w:ascii="Times New Roman" w:hAnsi="Times New Roman" w:cs="B Nazanin"/>
            <w:sz w:val="24"/>
            <w:szCs w:val="28"/>
            <w:rtl/>
            <w:rPrChange w:id="2333" w:author="Lenovo" w:date="2026-09-24T06:28:00Z">
              <w:rPr>
                <w:rFonts w:ascii="Times New Roman" w:hAnsi="Times New Roman" w:cs="B Nazanin"/>
                <w:sz w:val="24"/>
                <w:szCs w:val="28"/>
                <w:u w:val="single"/>
                <w:rtl/>
              </w:rPr>
            </w:rPrChange>
          </w:rPr>
          <w:t>یا سنجش‌های کمی مانند</w:t>
        </w:r>
        <w:r w:rsidRPr="006D332E">
          <w:rPr>
            <w:rFonts w:ascii="Times New Roman" w:hAnsi="Times New Roman" w:cs="B Nazanin"/>
            <w:sz w:val="24"/>
            <w:szCs w:val="28"/>
            <w:rPrChange w:id="2334" w:author="Lenovo" w:date="2026-09-24T06:28:00Z">
              <w:rPr>
                <w:rFonts w:ascii="Times New Roman" w:hAnsi="Times New Roman" w:cs="B Nazanin"/>
                <w:sz w:val="24"/>
                <w:szCs w:val="28"/>
                <w:u w:val="single"/>
              </w:rPr>
            </w:rPrChange>
          </w:rPr>
          <w:t xml:space="preserve"> Real-time PCR </w:t>
        </w:r>
        <w:r w:rsidRPr="006D332E">
          <w:rPr>
            <w:rFonts w:ascii="Times New Roman" w:hAnsi="Times New Roman" w:cs="B Nazanin"/>
            <w:sz w:val="24"/>
            <w:szCs w:val="28"/>
            <w:rtl/>
            <w:rPrChange w:id="2335" w:author="Lenovo" w:date="2026-09-24T06:28:00Z">
              <w:rPr>
                <w:rFonts w:ascii="Times New Roman" w:hAnsi="Times New Roman" w:cs="B Nazanin"/>
                <w:sz w:val="24"/>
                <w:szCs w:val="28"/>
                <w:u w:val="single"/>
                <w:rtl/>
              </w:rPr>
            </w:rPrChange>
          </w:rPr>
          <w:t>است؛ امری که ارزیابی دقیق‌تر اثرات موقعیتی ژنوم بر پایداری بلندمدت بیان را مشخص می‌سازد</w:t>
        </w:r>
        <w:r w:rsidRPr="006D332E">
          <w:rPr>
            <w:rFonts w:ascii="Times New Roman" w:hAnsi="Times New Roman" w:cs="B Nazanin"/>
            <w:sz w:val="24"/>
            <w:szCs w:val="28"/>
            <w:rPrChange w:id="2336" w:author="Lenovo" w:date="2026-09-24T06:28:00Z">
              <w:rPr>
                <w:rFonts w:ascii="Times New Roman" w:hAnsi="Times New Roman" w:cs="B Nazanin"/>
                <w:sz w:val="24"/>
                <w:szCs w:val="28"/>
                <w:u w:val="single"/>
              </w:rPr>
            </w:rPrChange>
          </w:rPr>
          <w:t>.</w:t>
        </w:r>
      </w:ins>
    </w:p>
    <w:p w14:paraId="5F7ED189" w14:textId="4A4B1040" w:rsidR="001F056E" w:rsidRPr="00A47B4D" w:rsidDel="00A47B4D" w:rsidRDefault="001F056E" w:rsidP="006D332E">
      <w:pPr>
        <w:spacing w:line="360" w:lineRule="auto"/>
        <w:jc w:val="both"/>
        <w:rPr>
          <w:del w:id="2337" w:author="Lenovo" w:date="2026-09-23T02:40:00Z"/>
          <w:rFonts w:ascii="Times New Roman" w:hAnsi="Times New Roman" w:cs="B Nazanin"/>
          <w:sz w:val="24"/>
          <w:szCs w:val="28"/>
          <w:u w:val="single"/>
          <w:rtl/>
          <w:rPrChange w:id="2338" w:author="Lenovo" w:date="2026-09-23T02:46:00Z">
            <w:rPr>
              <w:del w:id="2339" w:author="Lenovo" w:date="2026-09-23T02:40:00Z"/>
              <w:rFonts w:ascii="Times New Roman" w:hAnsi="Times New Roman" w:cs="B Nazanin"/>
              <w:sz w:val="24"/>
              <w:szCs w:val="28"/>
              <w:rtl/>
            </w:rPr>
          </w:rPrChange>
        </w:rPr>
        <w:pPrChange w:id="2340" w:author="Lenovo" w:date="2026-09-23T01:44:00Z">
          <w:pPr>
            <w:spacing w:line="360" w:lineRule="auto"/>
            <w:jc w:val="both"/>
          </w:pPr>
        </w:pPrChange>
      </w:pPr>
      <w:del w:id="2341" w:author="Lenovo" w:date="2026-09-23T02:40:00Z">
        <w:r w:rsidRPr="00A47B4D" w:rsidDel="00A47B4D">
          <w:rPr>
            <w:rFonts w:ascii="Times New Roman" w:hAnsi="Times New Roman" w:cs="B Nazanin" w:hint="cs"/>
            <w:sz w:val="24"/>
            <w:szCs w:val="28"/>
            <w:u w:val="single"/>
            <w:rtl/>
            <w:rPrChange w:id="2342"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34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44" w:author="Lenovo" w:date="2026-09-23T02:46:00Z">
              <w:rPr>
                <w:rFonts w:ascii="Times New Roman" w:hAnsi="Times New Roman" w:cs="B Nazanin" w:hint="cs"/>
                <w:sz w:val="24"/>
                <w:szCs w:val="28"/>
                <w:rtl/>
              </w:rPr>
            </w:rPrChange>
          </w:rPr>
          <w:delText>مجموع،</w:delText>
        </w:r>
        <w:r w:rsidRPr="00A47B4D" w:rsidDel="00A47B4D">
          <w:rPr>
            <w:rFonts w:ascii="Times New Roman" w:hAnsi="Times New Roman" w:cs="B Nazanin"/>
            <w:sz w:val="24"/>
            <w:szCs w:val="28"/>
            <w:u w:val="single"/>
            <w:rtl/>
            <w:rPrChange w:id="234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46" w:author="Lenovo" w:date="2026-09-23T02:46:00Z">
              <w:rPr>
                <w:rFonts w:ascii="Times New Roman" w:hAnsi="Times New Roman" w:cs="B Nazanin" w:hint="cs"/>
                <w:sz w:val="24"/>
                <w:szCs w:val="28"/>
                <w:rtl/>
              </w:rPr>
            </w:rPrChange>
          </w:rPr>
          <w:delText>به‌کارگیری</w:delText>
        </w:r>
        <w:r w:rsidRPr="00A47B4D" w:rsidDel="00A47B4D">
          <w:rPr>
            <w:rFonts w:ascii="Times New Roman" w:hAnsi="Times New Roman" w:cs="B Nazanin"/>
            <w:sz w:val="24"/>
            <w:szCs w:val="28"/>
            <w:u w:val="single"/>
            <w:rtl/>
            <w:rPrChange w:id="234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48" w:author="Lenovo" w:date="2026-09-23T02:46:00Z">
              <w:rPr>
                <w:rFonts w:ascii="Times New Roman" w:hAnsi="Times New Roman" w:cs="B Nazanin" w:hint="cs"/>
                <w:sz w:val="24"/>
                <w:szCs w:val="28"/>
                <w:rtl/>
              </w:rPr>
            </w:rPrChange>
          </w:rPr>
          <w:delText>هم‌زمان</w:delText>
        </w:r>
        <w:r w:rsidRPr="00A47B4D" w:rsidDel="00A47B4D">
          <w:rPr>
            <w:rFonts w:ascii="Times New Roman" w:hAnsi="Times New Roman" w:cs="B Nazanin"/>
            <w:sz w:val="24"/>
            <w:szCs w:val="28"/>
            <w:u w:val="single"/>
            <w:rtl/>
            <w:rPrChange w:id="234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50" w:author="Lenovo" w:date="2026-09-23T02:46:00Z">
              <w:rPr>
                <w:rFonts w:ascii="Times New Roman" w:hAnsi="Times New Roman" w:cs="B Nazanin" w:hint="cs"/>
                <w:sz w:val="24"/>
                <w:szCs w:val="28"/>
                <w:rtl/>
              </w:rPr>
            </w:rPrChange>
          </w:rPr>
          <w:delText>این</w:delText>
        </w:r>
        <w:r w:rsidRPr="00A47B4D" w:rsidDel="00A47B4D">
          <w:rPr>
            <w:rFonts w:ascii="Times New Roman" w:hAnsi="Times New Roman" w:cs="B Nazanin"/>
            <w:sz w:val="24"/>
            <w:szCs w:val="28"/>
            <w:u w:val="single"/>
            <w:rtl/>
            <w:rPrChange w:id="235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52" w:author="Lenovo" w:date="2026-09-23T02:46:00Z">
              <w:rPr>
                <w:rFonts w:ascii="Times New Roman" w:hAnsi="Times New Roman" w:cs="B Nazanin" w:hint="cs"/>
                <w:sz w:val="24"/>
                <w:szCs w:val="28"/>
                <w:rtl/>
              </w:rPr>
            </w:rPrChange>
          </w:rPr>
          <w:delText>دو</w:delText>
        </w:r>
        <w:r w:rsidRPr="00A47B4D" w:rsidDel="00A47B4D">
          <w:rPr>
            <w:rFonts w:ascii="Times New Roman" w:hAnsi="Times New Roman" w:cs="B Nazanin"/>
            <w:sz w:val="24"/>
            <w:szCs w:val="28"/>
            <w:u w:val="single"/>
            <w:rtl/>
            <w:rPrChange w:id="235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54" w:author="Lenovo" w:date="2026-09-23T02:46:00Z">
              <w:rPr>
                <w:rFonts w:ascii="Times New Roman" w:hAnsi="Times New Roman" w:cs="B Nazanin" w:hint="cs"/>
                <w:sz w:val="24"/>
                <w:szCs w:val="28"/>
                <w:rtl/>
              </w:rPr>
            </w:rPrChange>
          </w:rPr>
          <w:delText>سیستم</w:delText>
        </w:r>
        <w:r w:rsidRPr="00A47B4D" w:rsidDel="00A47B4D">
          <w:rPr>
            <w:rFonts w:ascii="Times New Roman" w:hAnsi="Times New Roman" w:cs="B Nazanin"/>
            <w:sz w:val="24"/>
            <w:szCs w:val="28"/>
            <w:u w:val="single"/>
            <w:rtl/>
            <w:rPrChange w:id="235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56" w:author="Lenovo" w:date="2026-09-23T02:46:00Z">
              <w:rPr>
                <w:rFonts w:ascii="Times New Roman" w:hAnsi="Times New Roman" w:cs="B Nazanin" w:hint="cs"/>
                <w:sz w:val="24"/>
                <w:szCs w:val="28"/>
                <w:rtl/>
              </w:rPr>
            </w:rPrChange>
          </w:rPr>
          <w:delText>بیانی</w:delText>
        </w:r>
        <w:r w:rsidRPr="00A47B4D" w:rsidDel="00A47B4D">
          <w:rPr>
            <w:rFonts w:ascii="Times New Roman" w:hAnsi="Times New Roman" w:cs="B Nazanin"/>
            <w:sz w:val="24"/>
            <w:szCs w:val="28"/>
            <w:u w:val="single"/>
            <w:rtl/>
            <w:rPrChange w:id="235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58" w:author="Lenovo" w:date="2026-09-23T02:46:00Z">
              <w:rPr>
                <w:rFonts w:ascii="Times New Roman" w:hAnsi="Times New Roman" w:cs="B Nazanin" w:hint="cs"/>
                <w:sz w:val="24"/>
                <w:szCs w:val="28"/>
                <w:rtl/>
              </w:rPr>
            </w:rPrChange>
          </w:rPr>
          <w:delText>را</w:delText>
        </w:r>
        <w:r w:rsidRPr="00A47B4D" w:rsidDel="00A47B4D">
          <w:rPr>
            <w:rFonts w:ascii="Times New Roman" w:hAnsi="Times New Roman" w:cs="B Nazanin"/>
            <w:sz w:val="24"/>
            <w:szCs w:val="28"/>
            <w:u w:val="single"/>
            <w:rtl/>
            <w:rPrChange w:id="235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60" w:author="Lenovo" w:date="2026-09-23T02:46:00Z">
              <w:rPr>
                <w:rFonts w:ascii="Times New Roman" w:hAnsi="Times New Roman" w:cs="B Nazanin" w:hint="cs"/>
                <w:sz w:val="24"/>
                <w:szCs w:val="28"/>
                <w:rtl/>
              </w:rPr>
            </w:rPrChange>
          </w:rPr>
          <w:delText>می‌توان</w:delText>
        </w:r>
        <w:r w:rsidRPr="00A47B4D" w:rsidDel="00A47B4D">
          <w:rPr>
            <w:rFonts w:ascii="Times New Roman" w:hAnsi="Times New Roman" w:cs="B Nazanin"/>
            <w:sz w:val="24"/>
            <w:szCs w:val="28"/>
            <w:u w:val="single"/>
            <w:rtl/>
            <w:rPrChange w:id="236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62" w:author="Lenovo" w:date="2026-09-23T02:46:00Z">
              <w:rPr>
                <w:rFonts w:ascii="Times New Roman" w:hAnsi="Times New Roman" w:cs="B Nazanin" w:hint="cs"/>
                <w:sz w:val="24"/>
                <w:szCs w:val="28"/>
                <w:rtl/>
              </w:rPr>
            </w:rPrChange>
          </w:rPr>
          <w:delText>به‌عنوان</w:delText>
        </w:r>
        <w:r w:rsidRPr="00A47B4D" w:rsidDel="00A47B4D">
          <w:rPr>
            <w:rFonts w:ascii="Times New Roman" w:hAnsi="Times New Roman" w:cs="B Nazanin"/>
            <w:sz w:val="24"/>
            <w:szCs w:val="28"/>
            <w:u w:val="single"/>
            <w:rtl/>
            <w:rPrChange w:id="236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64" w:author="Lenovo" w:date="2026-09-23T02:46:00Z">
              <w:rPr>
                <w:rFonts w:ascii="Times New Roman" w:hAnsi="Times New Roman" w:cs="B Nazanin" w:hint="cs"/>
                <w:sz w:val="24"/>
                <w:szCs w:val="28"/>
                <w:rtl/>
              </w:rPr>
            </w:rPrChange>
          </w:rPr>
          <w:delText>رویکردی</w:delText>
        </w:r>
        <w:r w:rsidRPr="00A47B4D" w:rsidDel="00A47B4D">
          <w:rPr>
            <w:rFonts w:ascii="Times New Roman" w:hAnsi="Times New Roman" w:cs="B Nazanin"/>
            <w:sz w:val="24"/>
            <w:szCs w:val="28"/>
            <w:u w:val="single"/>
            <w:rtl/>
            <w:rPrChange w:id="236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66" w:author="Lenovo" w:date="2026-09-23T02:46:00Z">
              <w:rPr>
                <w:rFonts w:ascii="Times New Roman" w:hAnsi="Times New Roman" w:cs="B Nazanin" w:hint="cs"/>
                <w:sz w:val="24"/>
                <w:szCs w:val="28"/>
                <w:rtl/>
              </w:rPr>
            </w:rPrChange>
          </w:rPr>
          <w:delText>مکمل</w:delText>
        </w:r>
        <w:r w:rsidRPr="00A47B4D" w:rsidDel="00A47B4D">
          <w:rPr>
            <w:rFonts w:ascii="Times New Roman" w:hAnsi="Times New Roman" w:cs="B Nazanin"/>
            <w:sz w:val="24"/>
            <w:szCs w:val="28"/>
            <w:u w:val="single"/>
            <w:rtl/>
            <w:rPrChange w:id="236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68" w:author="Lenovo" w:date="2026-09-23T02:46:00Z">
              <w:rPr>
                <w:rFonts w:ascii="Times New Roman" w:hAnsi="Times New Roman" w:cs="B Nazanin" w:hint="cs"/>
                <w:sz w:val="24"/>
                <w:szCs w:val="28"/>
                <w:rtl/>
              </w:rPr>
            </w:rPrChange>
          </w:rPr>
          <w:delText>برای</w:delText>
        </w:r>
        <w:r w:rsidRPr="00A47B4D" w:rsidDel="00A47B4D">
          <w:rPr>
            <w:rFonts w:ascii="Times New Roman" w:hAnsi="Times New Roman" w:cs="B Nazanin"/>
            <w:sz w:val="24"/>
            <w:szCs w:val="28"/>
            <w:u w:val="single"/>
            <w:rtl/>
            <w:rPrChange w:id="236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70" w:author="Lenovo" w:date="2026-09-23T02:46:00Z">
              <w:rPr>
                <w:rFonts w:ascii="Times New Roman" w:hAnsi="Times New Roman" w:cs="B Nazanin" w:hint="cs"/>
                <w:sz w:val="24"/>
                <w:szCs w:val="28"/>
                <w:rtl/>
              </w:rPr>
            </w:rPrChange>
          </w:rPr>
          <w:delText>بهره‌گیری</w:delText>
        </w:r>
        <w:r w:rsidRPr="00A47B4D" w:rsidDel="00A47B4D">
          <w:rPr>
            <w:rFonts w:ascii="Times New Roman" w:hAnsi="Times New Roman" w:cs="B Nazanin"/>
            <w:sz w:val="24"/>
            <w:szCs w:val="28"/>
            <w:u w:val="single"/>
            <w:rtl/>
            <w:rPrChange w:id="237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72" w:author="Lenovo" w:date="2026-09-23T02:46:00Z">
              <w:rPr>
                <w:rFonts w:ascii="Times New Roman" w:hAnsi="Times New Roman" w:cs="B Nazanin" w:hint="cs"/>
                <w:sz w:val="24"/>
                <w:szCs w:val="28"/>
                <w:rtl/>
              </w:rPr>
            </w:rPrChange>
          </w:rPr>
          <w:delText>از</w:delText>
        </w:r>
        <w:r w:rsidRPr="00A47B4D" w:rsidDel="00A47B4D">
          <w:rPr>
            <w:rFonts w:ascii="Times New Roman" w:hAnsi="Times New Roman" w:cs="B Nazanin"/>
            <w:sz w:val="24"/>
            <w:szCs w:val="28"/>
            <w:u w:val="single"/>
            <w:rtl/>
            <w:rPrChange w:id="237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74" w:author="Lenovo" w:date="2026-09-23T02:46:00Z">
              <w:rPr>
                <w:rFonts w:ascii="Times New Roman" w:hAnsi="Times New Roman" w:cs="B Nazanin" w:hint="cs"/>
                <w:sz w:val="24"/>
                <w:szCs w:val="28"/>
                <w:rtl/>
              </w:rPr>
            </w:rPrChange>
          </w:rPr>
          <w:delText>مزایای</w:delText>
        </w:r>
        <w:r w:rsidRPr="00A47B4D" w:rsidDel="00A47B4D">
          <w:rPr>
            <w:rFonts w:ascii="Times New Roman" w:hAnsi="Times New Roman" w:cs="B Nazanin"/>
            <w:sz w:val="24"/>
            <w:szCs w:val="28"/>
            <w:u w:val="single"/>
            <w:rtl/>
            <w:rPrChange w:id="237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76" w:author="Lenovo" w:date="2026-09-23T02:46:00Z">
              <w:rPr>
                <w:rFonts w:ascii="Times New Roman" w:hAnsi="Times New Roman" w:cs="B Nazanin" w:hint="cs"/>
                <w:sz w:val="24"/>
                <w:szCs w:val="28"/>
                <w:rtl/>
              </w:rPr>
            </w:rPrChange>
          </w:rPr>
          <w:delText>ساختاری</w:delText>
        </w:r>
        <w:r w:rsidRPr="00A47B4D" w:rsidDel="00A47B4D">
          <w:rPr>
            <w:rFonts w:ascii="Times New Roman" w:hAnsi="Times New Roman" w:cs="B Nazanin"/>
            <w:sz w:val="24"/>
            <w:szCs w:val="28"/>
            <w:u w:val="single"/>
            <w:rtl/>
            <w:rPrChange w:id="237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78" w:author="Lenovo" w:date="2026-09-23T02:46:00Z">
              <w:rPr>
                <w:rFonts w:ascii="Times New Roman" w:hAnsi="Times New Roman" w:cs="B Nazanin" w:hint="cs"/>
                <w:sz w:val="24"/>
                <w:szCs w:val="28"/>
                <w:rtl/>
              </w:rPr>
            </w:rPrChange>
          </w:rPr>
          <w:delText>و</w:delText>
        </w:r>
        <w:r w:rsidRPr="00A47B4D" w:rsidDel="00A47B4D">
          <w:rPr>
            <w:rFonts w:ascii="Times New Roman" w:hAnsi="Times New Roman" w:cs="B Nazanin"/>
            <w:sz w:val="24"/>
            <w:szCs w:val="28"/>
            <w:u w:val="single"/>
            <w:rtl/>
            <w:rPrChange w:id="237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80" w:author="Lenovo" w:date="2026-09-23T02:46:00Z">
              <w:rPr>
                <w:rFonts w:ascii="Times New Roman" w:hAnsi="Times New Roman" w:cs="B Nazanin" w:hint="cs"/>
                <w:sz w:val="24"/>
                <w:szCs w:val="28"/>
                <w:rtl/>
              </w:rPr>
            </w:rPrChange>
          </w:rPr>
          <w:delText>ایمنی‌زایی</w:delText>
        </w:r>
        <w:r w:rsidRPr="00A47B4D" w:rsidDel="00A47B4D">
          <w:rPr>
            <w:rFonts w:ascii="Times New Roman" w:hAnsi="Times New Roman" w:cs="B Nazanin"/>
            <w:sz w:val="24"/>
            <w:szCs w:val="28"/>
            <w:u w:val="single"/>
            <w:rtl/>
            <w:rPrChange w:id="238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82" w:author="Lenovo" w:date="2026-09-23T02:46:00Z">
              <w:rPr>
                <w:rFonts w:ascii="Times New Roman" w:hAnsi="Times New Roman" w:cs="B Nazanin" w:hint="cs"/>
                <w:sz w:val="24"/>
                <w:szCs w:val="28"/>
                <w:rtl/>
              </w:rPr>
            </w:rPrChange>
          </w:rPr>
          <w:delText>هر</w:delText>
        </w:r>
        <w:r w:rsidRPr="00A47B4D" w:rsidDel="00A47B4D">
          <w:rPr>
            <w:rFonts w:ascii="Times New Roman" w:hAnsi="Times New Roman" w:cs="B Nazanin"/>
            <w:sz w:val="24"/>
            <w:szCs w:val="28"/>
            <w:u w:val="single"/>
            <w:rtl/>
            <w:rPrChange w:id="238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84" w:author="Lenovo" w:date="2026-09-23T02:46:00Z">
              <w:rPr>
                <w:rFonts w:ascii="Times New Roman" w:hAnsi="Times New Roman" w:cs="B Nazanin" w:hint="cs"/>
                <w:sz w:val="24"/>
                <w:szCs w:val="28"/>
                <w:rtl/>
              </w:rPr>
            </w:rPrChange>
          </w:rPr>
          <w:delText>دو</w:delText>
        </w:r>
        <w:r w:rsidRPr="00A47B4D" w:rsidDel="00A47B4D">
          <w:rPr>
            <w:rFonts w:ascii="Times New Roman" w:hAnsi="Times New Roman" w:cs="B Nazanin"/>
            <w:sz w:val="24"/>
            <w:szCs w:val="28"/>
            <w:u w:val="single"/>
            <w:rtl/>
            <w:rPrChange w:id="238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86" w:author="Lenovo" w:date="2026-09-23T02:46:00Z">
              <w:rPr>
                <w:rFonts w:ascii="Times New Roman" w:hAnsi="Times New Roman" w:cs="B Nazanin" w:hint="cs"/>
                <w:sz w:val="24"/>
                <w:szCs w:val="28"/>
                <w:rtl/>
              </w:rPr>
            </w:rPrChange>
          </w:rPr>
          <w:delText>سیستم</w:delText>
        </w:r>
        <w:r w:rsidRPr="00A47B4D" w:rsidDel="00A47B4D">
          <w:rPr>
            <w:rFonts w:ascii="Times New Roman" w:hAnsi="Times New Roman" w:cs="B Nazanin"/>
            <w:sz w:val="24"/>
            <w:szCs w:val="28"/>
            <w:u w:val="single"/>
            <w:rtl/>
            <w:rPrChange w:id="238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88" w:author="Lenovo" w:date="2026-09-23T02:46:00Z">
              <w:rPr>
                <w:rFonts w:ascii="Times New Roman" w:hAnsi="Times New Roman" w:cs="B Nazanin" w:hint="cs"/>
                <w:sz w:val="24"/>
                <w:szCs w:val="28"/>
                <w:rtl/>
              </w:rPr>
            </w:rPrChange>
          </w:rPr>
          <w:delText>تفسیر</w:delText>
        </w:r>
        <w:r w:rsidRPr="00A47B4D" w:rsidDel="00A47B4D">
          <w:rPr>
            <w:rFonts w:ascii="Times New Roman" w:hAnsi="Times New Roman" w:cs="B Nazanin"/>
            <w:sz w:val="24"/>
            <w:szCs w:val="28"/>
            <w:u w:val="single"/>
            <w:rtl/>
            <w:rPrChange w:id="238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90" w:author="Lenovo" w:date="2026-09-23T02:46:00Z">
              <w:rPr>
                <w:rFonts w:ascii="Times New Roman" w:hAnsi="Times New Roman" w:cs="B Nazanin" w:hint="cs"/>
                <w:sz w:val="24"/>
                <w:szCs w:val="28"/>
                <w:rtl/>
              </w:rPr>
            </w:rPrChange>
          </w:rPr>
          <w:delText>کرد</w:delText>
        </w:r>
        <w:r w:rsidRPr="00A47B4D" w:rsidDel="00A47B4D">
          <w:rPr>
            <w:rFonts w:ascii="Times New Roman" w:hAnsi="Times New Roman" w:cs="B Nazanin"/>
            <w:sz w:val="24"/>
            <w:szCs w:val="28"/>
            <w:u w:val="single"/>
            <w:rtl/>
            <w:rPrChange w:id="2391" w:author="Lenovo" w:date="2026-09-23T02:46:00Z">
              <w:rPr>
                <w:rFonts w:ascii="Times New Roman" w:hAnsi="Times New Roman" w:cs="B Nazanin"/>
                <w:sz w:val="24"/>
                <w:szCs w:val="28"/>
                <w:rtl/>
              </w:rPr>
            </w:rPrChange>
          </w:rPr>
          <w:delText>.</w:delText>
        </w:r>
        <w:r w:rsidR="00A2596F" w:rsidRPr="00A47B4D" w:rsidDel="00A47B4D">
          <w:rPr>
            <w:rFonts w:ascii="Times New Roman" w:hAnsi="Times New Roman" w:cs="B Nazanin"/>
            <w:sz w:val="24"/>
            <w:szCs w:val="28"/>
            <w:u w:val="single"/>
            <w:rtl/>
            <w:rPrChange w:id="239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93" w:author="Lenovo" w:date="2026-09-23T02:46:00Z">
              <w:rPr>
                <w:rFonts w:ascii="Times New Roman" w:hAnsi="Times New Roman" w:cs="B Nazanin" w:hint="cs"/>
                <w:sz w:val="24"/>
                <w:szCs w:val="28"/>
                <w:rtl/>
              </w:rPr>
            </w:rPrChange>
          </w:rPr>
          <w:delText>نتایج</w:delText>
        </w:r>
        <w:r w:rsidRPr="00A47B4D" w:rsidDel="00A47B4D">
          <w:rPr>
            <w:rFonts w:ascii="Times New Roman" w:hAnsi="Times New Roman" w:cs="B Nazanin"/>
            <w:sz w:val="24"/>
            <w:szCs w:val="28"/>
            <w:u w:val="single"/>
            <w:rtl/>
            <w:rPrChange w:id="239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95" w:author="Lenovo" w:date="2026-09-23T02:46:00Z">
              <w:rPr>
                <w:rFonts w:ascii="Times New Roman" w:hAnsi="Times New Roman" w:cs="B Nazanin" w:hint="cs"/>
                <w:sz w:val="24"/>
                <w:szCs w:val="28"/>
                <w:rtl/>
              </w:rPr>
            </w:rPrChange>
          </w:rPr>
          <w:delText>بیان</w:delText>
        </w:r>
        <w:r w:rsidRPr="00A47B4D" w:rsidDel="00A47B4D">
          <w:rPr>
            <w:rFonts w:ascii="Times New Roman" w:hAnsi="Times New Roman" w:cs="B Nazanin"/>
            <w:sz w:val="24"/>
            <w:szCs w:val="28"/>
            <w:u w:val="single"/>
            <w:rtl/>
            <w:rPrChange w:id="239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97" w:author="Lenovo" w:date="2026-09-23T02:46:00Z">
              <w:rPr>
                <w:rFonts w:ascii="Times New Roman" w:hAnsi="Times New Roman" w:cs="B Nazanin" w:hint="cs"/>
                <w:sz w:val="24"/>
                <w:szCs w:val="28"/>
                <w:rtl/>
              </w:rPr>
            </w:rPrChange>
          </w:rPr>
          <w:delText>سازه</w:delText>
        </w:r>
        <w:r w:rsidRPr="00A47B4D" w:rsidDel="00A47B4D">
          <w:rPr>
            <w:rFonts w:ascii="Times New Roman" w:hAnsi="Times New Roman" w:cs="B Nazanin"/>
            <w:sz w:val="24"/>
            <w:szCs w:val="28"/>
            <w:u w:val="single"/>
            <w:rtl/>
            <w:rPrChange w:id="239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399" w:author="Lenovo" w:date="2026-09-23T02:46:00Z">
              <w:rPr>
                <w:rFonts w:ascii="Times New Roman" w:hAnsi="Times New Roman" w:cs="B Nazanin" w:hint="cs"/>
                <w:sz w:val="24"/>
                <w:szCs w:val="28"/>
                <w:rtl/>
              </w:rPr>
            </w:rPrChange>
          </w:rPr>
          <w:delText>پروتئینی</w:delText>
        </w:r>
        <w:r w:rsidRPr="00A47B4D" w:rsidDel="00A47B4D">
          <w:rPr>
            <w:rFonts w:ascii="Times New Roman" w:hAnsi="Times New Roman" w:cs="B Nazanin"/>
            <w:sz w:val="24"/>
            <w:szCs w:val="28"/>
            <w:u w:val="single"/>
            <w:rtl/>
            <w:rPrChange w:id="240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01" w:author="Lenovo" w:date="2026-09-23T02:46:00Z">
              <w:rPr>
                <w:rFonts w:ascii="Times New Roman" w:hAnsi="Times New Roman" w:cs="B Nazanin" w:hint="cs"/>
                <w:sz w:val="24"/>
                <w:szCs w:val="28"/>
                <w:rtl/>
              </w:rPr>
            </w:rPrChange>
          </w:rPr>
          <w:delText>کایمری</w:delText>
        </w:r>
        <w:r w:rsidRPr="00A47B4D" w:rsidDel="00A47B4D">
          <w:rPr>
            <w:rFonts w:ascii="Times New Roman" w:hAnsi="Times New Roman" w:cs="B Nazanin"/>
            <w:sz w:val="24"/>
            <w:szCs w:val="28"/>
            <w:u w:val="single"/>
            <w:rtl/>
            <w:rPrChange w:id="240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03"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40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05" w:author="Lenovo" w:date="2026-09-23T02:46:00Z">
              <w:rPr>
                <w:rFonts w:ascii="Times New Roman" w:hAnsi="Times New Roman" w:cs="B Nazanin" w:hint="cs"/>
                <w:sz w:val="24"/>
                <w:szCs w:val="28"/>
                <w:rtl/>
              </w:rPr>
            </w:rPrChange>
          </w:rPr>
          <w:delText>میزبان</w:delText>
        </w:r>
        <w:r w:rsidRPr="00A47B4D" w:rsidDel="00A47B4D">
          <w:rPr>
            <w:rFonts w:ascii="Times New Roman" w:hAnsi="Times New Roman" w:cs="B Nazanin"/>
            <w:sz w:val="24"/>
            <w:szCs w:val="28"/>
            <w:u w:val="single"/>
            <w:rtl/>
            <w:rPrChange w:id="240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07" w:author="Lenovo" w:date="2026-09-23T02:46:00Z">
              <w:rPr>
                <w:rFonts w:ascii="Times New Roman" w:hAnsi="Times New Roman" w:cs="B Nazanin" w:hint="cs"/>
                <w:sz w:val="24"/>
                <w:szCs w:val="28"/>
                <w:rtl/>
              </w:rPr>
            </w:rPrChange>
          </w:rPr>
          <w:delText>باکتریایی</w:delText>
        </w:r>
        <w:r w:rsidRPr="00A47B4D" w:rsidDel="00A47B4D">
          <w:rPr>
            <w:rFonts w:ascii="Times New Roman" w:hAnsi="Times New Roman" w:cs="B Nazanin"/>
            <w:sz w:val="24"/>
            <w:szCs w:val="28"/>
            <w:u w:val="single"/>
            <w:rtl/>
            <w:rPrChange w:id="240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09" w:author="Lenovo" w:date="2026-09-23T02:46:00Z">
              <w:rPr>
                <w:rFonts w:ascii="Times New Roman" w:hAnsi="Times New Roman" w:cs="B Nazanin" w:hint="cs"/>
                <w:sz w:val="24"/>
                <w:szCs w:val="28"/>
                <w:rtl/>
              </w:rPr>
            </w:rPrChange>
          </w:rPr>
          <w:delText>نشان</w:delText>
        </w:r>
        <w:r w:rsidRPr="00A47B4D" w:rsidDel="00A47B4D">
          <w:rPr>
            <w:rFonts w:ascii="Times New Roman" w:hAnsi="Times New Roman" w:cs="B Nazanin"/>
            <w:sz w:val="24"/>
            <w:szCs w:val="28"/>
            <w:u w:val="single"/>
            <w:rtl/>
            <w:rPrChange w:id="241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11" w:author="Lenovo" w:date="2026-09-23T02:46:00Z">
              <w:rPr>
                <w:rFonts w:ascii="Times New Roman" w:hAnsi="Times New Roman" w:cs="B Nazanin" w:hint="cs"/>
                <w:sz w:val="24"/>
                <w:szCs w:val="28"/>
                <w:rtl/>
              </w:rPr>
            </w:rPrChange>
          </w:rPr>
          <w:delText>داد</w:delText>
        </w:r>
        <w:r w:rsidRPr="00A47B4D" w:rsidDel="00A47B4D">
          <w:rPr>
            <w:rFonts w:ascii="Times New Roman" w:hAnsi="Times New Roman" w:cs="B Nazanin"/>
            <w:sz w:val="24"/>
            <w:szCs w:val="28"/>
            <w:u w:val="single"/>
            <w:rtl/>
            <w:rPrChange w:id="241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13" w:author="Lenovo" w:date="2026-09-23T02:46:00Z">
              <w:rPr>
                <w:rFonts w:ascii="Times New Roman" w:hAnsi="Times New Roman" w:cs="B Nazanin" w:hint="cs"/>
                <w:sz w:val="24"/>
                <w:szCs w:val="28"/>
                <w:rtl/>
              </w:rPr>
            </w:rPrChange>
          </w:rPr>
          <w:delText>که</w:delText>
        </w:r>
        <w:r w:rsidRPr="00A47B4D" w:rsidDel="00A47B4D">
          <w:rPr>
            <w:rFonts w:ascii="Times New Roman" w:hAnsi="Times New Roman" w:cs="B Nazanin"/>
            <w:sz w:val="24"/>
            <w:szCs w:val="28"/>
            <w:u w:val="single"/>
            <w:rtl/>
            <w:rPrChange w:id="241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15" w:author="Lenovo" w:date="2026-09-23T02:46:00Z">
              <w:rPr>
                <w:rFonts w:ascii="Times New Roman" w:hAnsi="Times New Roman" w:cs="B Nazanin" w:hint="cs"/>
                <w:sz w:val="24"/>
                <w:szCs w:val="28"/>
                <w:rtl/>
              </w:rPr>
            </w:rPrChange>
          </w:rPr>
          <w:delText>سیستم</w:delText>
        </w:r>
        <w:r w:rsidRPr="00A47B4D" w:rsidDel="00A47B4D">
          <w:rPr>
            <w:rFonts w:ascii="Times New Roman" w:hAnsi="Times New Roman" w:cs="B Nazanin"/>
            <w:sz w:val="24"/>
            <w:szCs w:val="28"/>
            <w:u w:val="single"/>
            <w:rtl/>
            <w:rPrChange w:id="241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17" w:author="Lenovo" w:date="2026-09-23T02:46:00Z">
              <w:rPr>
                <w:rFonts w:ascii="Times New Roman" w:hAnsi="Times New Roman" w:cs="B Nazanin" w:hint="cs"/>
                <w:sz w:val="24"/>
                <w:szCs w:val="28"/>
                <w:rtl/>
              </w:rPr>
            </w:rPrChange>
          </w:rPr>
          <w:delText>بیانی</w:delText>
        </w:r>
        <w:r w:rsidRPr="00A47B4D" w:rsidDel="00A47B4D">
          <w:rPr>
            <w:rFonts w:ascii="Times New Roman" w:hAnsi="Times New Roman" w:cs="B Nazanin"/>
            <w:sz w:val="24"/>
            <w:szCs w:val="28"/>
            <w:u w:val="single"/>
            <w:rtl/>
            <w:rPrChange w:id="241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i/>
            <w:iCs/>
            <w:sz w:val="24"/>
            <w:szCs w:val="28"/>
            <w:u w:val="single"/>
            <w:rPrChange w:id="2419" w:author="Lenovo" w:date="2026-09-23T02:46:00Z">
              <w:rPr>
                <w:rFonts w:ascii="Times New Roman" w:hAnsi="Times New Roman" w:cs="B Nazanin"/>
                <w:i/>
                <w:iCs/>
                <w:sz w:val="24"/>
                <w:szCs w:val="28"/>
              </w:rPr>
            </w:rPrChange>
          </w:rPr>
          <w:delText>E. coli BL21</w:delText>
        </w:r>
        <w:r w:rsidRPr="00A47B4D" w:rsidDel="00A47B4D">
          <w:rPr>
            <w:rFonts w:ascii="Times New Roman" w:hAnsi="Times New Roman" w:cs="B Nazanin"/>
            <w:sz w:val="24"/>
            <w:szCs w:val="28"/>
            <w:u w:val="single"/>
            <w:rtl/>
            <w:rPrChange w:id="242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21" w:author="Lenovo" w:date="2026-09-23T02:46:00Z">
              <w:rPr>
                <w:rFonts w:ascii="Times New Roman" w:hAnsi="Times New Roman" w:cs="B Nazanin" w:hint="cs"/>
                <w:sz w:val="24"/>
                <w:szCs w:val="28"/>
                <w:rtl/>
              </w:rPr>
            </w:rPrChange>
          </w:rPr>
          <w:delText>پس</w:delText>
        </w:r>
        <w:r w:rsidRPr="00A47B4D" w:rsidDel="00A47B4D">
          <w:rPr>
            <w:rFonts w:ascii="Times New Roman" w:hAnsi="Times New Roman" w:cs="B Nazanin"/>
            <w:sz w:val="24"/>
            <w:szCs w:val="28"/>
            <w:u w:val="single"/>
            <w:rtl/>
            <w:rPrChange w:id="242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23" w:author="Lenovo" w:date="2026-09-23T02:46:00Z">
              <w:rPr>
                <w:rFonts w:ascii="Times New Roman" w:hAnsi="Times New Roman" w:cs="B Nazanin" w:hint="cs"/>
                <w:sz w:val="24"/>
                <w:szCs w:val="28"/>
                <w:rtl/>
              </w:rPr>
            </w:rPrChange>
          </w:rPr>
          <w:delText>از</w:delText>
        </w:r>
        <w:r w:rsidRPr="00A47B4D" w:rsidDel="00A47B4D">
          <w:rPr>
            <w:rFonts w:ascii="Times New Roman" w:hAnsi="Times New Roman" w:cs="B Nazanin"/>
            <w:sz w:val="24"/>
            <w:szCs w:val="28"/>
            <w:u w:val="single"/>
            <w:rtl/>
            <w:rPrChange w:id="242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25" w:author="Lenovo" w:date="2026-09-23T02:46:00Z">
              <w:rPr>
                <w:rFonts w:ascii="Times New Roman" w:hAnsi="Times New Roman" w:cs="B Nazanin" w:hint="cs"/>
                <w:sz w:val="24"/>
                <w:szCs w:val="28"/>
                <w:rtl/>
              </w:rPr>
            </w:rPrChange>
          </w:rPr>
          <w:delText>القا</w:delText>
        </w:r>
        <w:r w:rsidRPr="00A47B4D" w:rsidDel="00A47B4D">
          <w:rPr>
            <w:rFonts w:ascii="Times New Roman" w:hAnsi="Times New Roman" w:cs="B Nazanin"/>
            <w:sz w:val="24"/>
            <w:szCs w:val="28"/>
            <w:u w:val="single"/>
            <w:rtl/>
            <w:rPrChange w:id="242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27" w:author="Lenovo" w:date="2026-09-23T02:46:00Z">
              <w:rPr>
                <w:rFonts w:ascii="Times New Roman" w:hAnsi="Times New Roman" w:cs="B Nazanin" w:hint="cs"/>
                <w:sz w:val="24"/>
                <w:szCs w:val="28"/>
                <w:rtl/>
              </w:rPr>
            </w:rPrChange>
          </w:rPr>
          <w:delText>با</w:delText>
        </w:r>
        <w:r w:rsidRPr="00A47B4D" w:rsidDel="00A47B4D">
          <w:rPr>
            <w:rFonts w:ascii="Times New Roman" w:hAnsi="Times New Roman" w:cs="B Nazanin"/>
            <w:sz w:val="24"/>
            <w:szCs w:val="28"/>
            <w:u w:val="single"/>
            <w:rtl/>
            <w:rPrChange w:id="242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sz w:val="24"/>
            <w:szCs w:val="28"/>
            <w:u w:val="single"/>
            <w:rPrChange w:id="2429" w:author="Lenovo" w:date="2026-09-23T02:46:00Z">
              <w:rPr>
                <w:rFonts w:ascii="Times New Roman" w:hAnsi="Times New Roman" w:cs="B Nazanin"/>
                <w:sz w:val="24"/>
                <w:szCs w:val="28"/>
              </w:rPr>
            </w:rPrChange>
          </w:rPr>
          <w:delText>IPTG</w:delText>
        </w:r>
        <w:r w:rsidRPr="00A47B4D" w:rsidDel="00A47B4D">
          <w:rPr>
            <w:rFonts w:ascii="Times New Roman" w:hAnsi="Times New Roman" w:cs="B Nazanin"/>
            <w:sz w:val="24"/>
            <w:szCs w:val="28"/>
            <w:u w:val="single"/>
            <w:rtl/>
            <w:rPrChange w:id="243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31" w:author="Lenovo" w:date="2026-09-23T02:46:00Z">
              <w:rPr>
                <w:rFonts w:ascii="Times New Roman" w:hAnsi="Times New Roman" w:cs="B Nazanin" w:hint="cs"/>
                <w:sz w:val="24"/>
                <w:szCs w:val="28"/>
                <w:rtl/>
              </w:rPr>
            </w:rPrChange>
          </w:rPr>
          <w:delText>،</w:delText>
        </w:r>
        <w:r w:rsidRPr="00A47B4D" w:rsidDel="00A47B4D">
          <w:rPr>
            <w:rFonts w:ascii="Times New Roman" w:hAnsi="Times New Roman" w:cs="B Nazanin"/>
            <w:sz w:val="24"/>
            <w:szCs w:val="28"/>
            <w:u w:val="single"/>
            <w:rtl/>
            <w:rPrChange w:id="243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33" w:author="Lenovo" w:date="2026-09-23T02:46:00Z">
              <w:rPr>
                <w:rFonts w:ascii="Times New Roman" w:hAnsi="Times New Roman" w:cs="B Nazanin" w:hint="cs"/>
                <w:sz w:val="24"/>
                <w:szCs w:val="28"/>
                <w:rtl/>
              </w:rPr>
            </w:rPrChange>
          </w:rPr>
          <w:delText>قادر</w:delText>
        </w:r>
        <w:r w:rsidRPr="00A47B4D" w:rsidDel="00A47B4D">
          <w:rPr>
            <w:rFonts w:ascii="Times New Roman" w:hAnsi="Times New Roman" w:cs="B Nazanin"/>
            <w:sz w:val="24"/>
            <w:szCs w:val="28"/>
            <w:u w:val="single"/>
            <w:rtl/>
            <w:rPrChange w:id="243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35" w:author="Lenovo" w:date="2026-09-23T02:46:00Z">
              <w:rPr>
                <w:rFonts w:ascii="Times New Roman" w:hAnsi="Times New Roman" w:cs="B Nazanin" w:hint="cs"/>
                <w:sz w:val="24"/>
                <w:szCs w:val="28"/>
                <w:rtl/>
              </w:rPr>
            </w:rPrChange>
          </w:rPr>
          <w:delText>به</w:delText>
        </w:r>
        <w:r w:rsidRPr="00A47B4D" w:rsidDel="00A47B4D">
          <w:rPr>
            <w:rFonts w:ascii="Times New Roman" w:hAnsi="Times New Roman" w:cs="B Nazanin"/>
            <w:sz w:val="24"/>
            <w:szCs w:val="28"/>
            <w:u w:val="single"/>
            <w:rtl/>
            <w:rPrChange w:id="243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37" w:author="Lenovo" w:date="2026-09-23T02:46:00Z">
              <w:rPr>
                <w:rFonts w:ascii="Times New Roman" w:hAnsi="Times New Roman" w:cs="B Nazanin" w:hint="cs"/>
                <w:sz w:val="24"/>
                <w:szCs w:val="28"/>
                <w:rtl/>
              </w:rPr>
            </w:rPrChange>
          </w:rPr>
          <w:delText>تولید</w:delText>
        </w:r>
        <w:r w:rsidRPr="00A47B4D" w:rsidDel="00A47B4D">
          <w:rPr>
            <w:rFonts w:ascii="Times New Roman" w:hAnsi="Times New Roman" w:cs="B Nazanin"/>
            <w:sz w:val="24"/>
            <w:szCs w:val="28"/>
            <w:u w:val="single"/>
            <w:rtl/>
            <w:rPrChange w:id="243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39" w:author="Lenovo" w:date="2026-09-23T02:46:00Z">
              <w:rPr>
                <w:rFonts w:ascii="Times New Roman" w:hAnsi="Times New Roman" w:cs="B Nazanin" w:hint="cs"/>
                <w:sz w:val="24"/>
                <w:szCs w:val="28"/>
                <w:rtl/>
              </w:rPr>
            </w:rPrChange>
          </w:rPr>
          <w:delText>مؤثر</w:delText>
        </w:r>
        <w:r w:rsidRPr="00A47B4D" w:rsidDel="00A47B4D">
          <w:rPr>
            <w:rFonts w:ascii="Times New Roman" w:hAnsi="Times New Roman" w:cs="B Nazanin"/>
            <w:sz w:val="24"/>
            <w:szCs w:val="28"/>
            <w:u w:val="single"/>
            <w:rtl/>
            <w:rPrChange w:id="244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41" w:author="Lenovo" w:date="2026-09-23T02:46:00Z">
              <w:rPr>
                <w:rFonts w:ascii="Times New Roman" w:hAnsi="Times New Roman" w:cs="B Nazanin" w:hint="cs"/>
                <w:sz w:val="24"/>
                <w:szCs w:val="28"/>
                <w:rtl/>
              </w:rPr>
            </w:rPrChange>
          </w:rPr>
          <w:delText>پروتئین</w:delText>
        </w:r>
        <w:r w:rsidRPr="00A47B4D" w:rsidDel="00A47B4D">
          <w:rPr>
            <w:rFonts w:ascii="Times New Roman" w:hAnsi="Times New Roman" w:cs="B Nazanin"/>
            <w:sz w:val="24"/>
            <w:szCs w:val="28"/>
            <w:u w:val="single"/>
            <w:rtl/>
            <w:rPrChange w:id="244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43" w:author="Lenovo" w:date="2026-09-23T02:46:00Z">
              <w:rPr>
                <w:rFonts w:ascii="Times New Roman" w:hAnsi="Times New Roman" w:cs="B Nazanin" w:hint="cs"/>
                <w:sz w:val="24"/>
                <w:szCs w:val="28"/>
                <w:rtl/>
              </w:rPr>
            </w:rPrChange>
          </w:rPr>
          <w:delText>هدف</w:delText>
        </w:r>
        <w:r w:rsidRPr="00A47B4D" w:rsidDel="00A47B4D">
          <w:rPr>
            <w:rFonts w:ascii="Times New Roman" w:hAnsi="Times New Roman" w:cs="B Nazanin"/>
            <w:sz w:val="24"/>
            <w:szCs w:val="28"/>
            <w:u w:val="single"/>
            <w:rtl/>
            <w:rPrChange w:id="244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45" w:author="Lenovo" w:date="2026-09-23T02:46:00Z">
              <w:rPr>
                <w:rFonts w:ascii="Times New Roman" w:hAnsi="Times New Roman" w:cs="B Nazanin" w:hint="cs"/>
                <w:sz w:val="24"/>
                <w:szCs w:val="28"/>
                <w:rtl/>
              </w:rPr>
            </w:rPrChange>
          </w:rPr>
          <w:delText>بوده</w:delText>
        </w:r>
        <w:r w:rsidRPr="00A47B4D" w:rsidDel="00A47B4D">
          <w:rPr>
            <w:rFonts w:ascii="Times New Roman" w:hAnsi="Times New Roman" w:cs="B Nazanin"/>
            <w:sz w:val="24"/>
            <w:szCs w:val="28"/>
            <w:u w:val="single"/>
            <w:rtl/>
            <w:rPrChange w:id="244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47" w:author="Lenovo" w:date="2026-09-23T02:46:00Z">
              <w:rPr>
                <w:rFonts w:ascii="Times New Roman" w:hAnsi="Times New Roman" w:cs="B Nazanin" w:hint="cs"/>
                <w:sz w:val="24"/>
                <w:szCs w:val="28"/>
                <w:rtl/>
              </w:rPr>
            </w:rPrChange>
          </w:rPr>
          <w:delText>است،</w:delText>
        </w:r>
        <w:r w:rsidRPr="00A47B4D" w:rsidDel="00A47B4D">
          <w:rPr>
            <w:rFonts w:ascii="Times New Roman" w:hAnsi="Times New Roman" w:cs="B Nazanin"/>
            <w:sz w:val="24"/>
            <w:szCs w:val="28"/>
            <w:u w:val="single"/>
            <w:rtl/>
            <w:rPrChange w:id="244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49" w:author="Lenovo" w:date="2026-09-23T02:46:00Z">
              <w:rPr>
                <w:rFonts w:ascii="Times New Roman" w:hAnsi="Times New Roman" w:cs="B Nazanin" w:hint="cs"/>
                <w:sz w:val="24"/>
                <w:szCs w:val="28"/>
                <w:rtl/>
              </w:rPr>
            </w:rPrChange>
          </w:rPr>
          <w:delText>به‌طوری‌که</w:delText>
        </w:r>
        <w:r w:rsidRPr="00A47B4D" w:rsidDel="00A47B4D">
          <w:rPr>
            <w:rFonts w:ascii="Times New Roman" w:hAnsi="Times New Roman" w:cs="B Nazanin"/>
            <w:sz w:val="24"/>
            <w:szCs w:val="28"/>
            <w:u w:val="single"/>
            <w:rtl/>
            <w:rPrChange w:id="245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51" w:author="Lenovo" w:date="2026-09-23T02:46:00Z">
              <w:rPr>
                <w:rFonts w:ascii="Times New Roman" w:hAnsi="Times New Roman" w:cs="B Nazanin" w:hint="cs"/>
                <w:sz w:val="24"/>
                <w:szCs w:val="28"/>
                <w:rtl/>
              </w:rPr>
            </w:rPrChange>
          </w:rPr>
          <w:delText>باند</w:delText>
        </w:r>
        <w:r w:rsidRPr="00A47B4D" w:rsidDel="00A47B4D">
          <w:rPr>
            <w:rFonts w:ascii="Times New Roman" w:hAnsi="Times New Roman" w:cs="B Nazanin"/>
            <w:sz w:val="24"/>
            <w:szCs w:val="28"/>
            <w:u w:val="single"/>
            <w:rtl/>
            <w:rPrChange w:id="245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53" w:author="Lenovo" w:date="2026-09-23T02:46:00Z">
              <w:rPr>
                <w:rFonts w:ascii="Times New Roman" w:hAnsi="Times New Roman" w:cs="B Nazanin" w:hint="cs"/>
                <w:sz w:val="24"/>
                <w:szCs w:val="28"/>
                <w:rtl/>
              </w:rPr>
            </w:rPrChange>
          </w:rPr>
          <w:delText>متناظر</w:delText>
        </w:r>
        <w:r w:rsidRPr="00A47B4D" w:rsidDel="00A47B4D">
          <w:rPr>
            <w:rFonts w:ascii="Times New Roman" w:hAnsi="Times New Roman" w:cs="B Nazanin"/>
            <w:sz w:val="24"/>
            <w:szCs w:val="28"/>
            <w:u w:val="single"/>
            <w:rtl/>
            <w:rPrChange w:id="245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55" w:author="Lenovo" w:date="2026-09-23T02:46:00Z">
              <w:rPr>
                <w:rFonts w:ascii="Times New Roman" w:hAnsi="Times New Roman" w:cs="B Nazanin" w:hint="cs"/>
                <w:sz w:val="24"/>
                <w:szCs w:val="28"/>
                <w:rtl/>
              </w:rPr>
            </w:rPrChange>
          </w:rPr>
          <w:delText>با</w:delText>
        </w:r>
        <w:r w:rsidRPr="00A47B4D" w:rsidDel="00A47B4D">
          <w:rPr>
            <w:rFonts w:ascii="Times New Roman" w:hAnsi="Times New Roman" w:cs="B Nazanin"/>
            <w:sz w:val="24"/>
            <w:szCs w:val="28"/>
            <w:u w:val="single"/>
            <w:rtl/>
            <w:rPrChange w:id="245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57" w:author="Lenovo" w:date="2026-09-23T02:46:00Z">
              <w:rPr>
                <w:rFonts w:ascii="Times New Roman" w:hAnsi="Times New Roman" w:cs="B Nazanin" w:hint="cs"/>
                <w:sz w:val="24"/>
                <w:szCs w:val="28"/>
                <w:rtl/>
              </w:rPr>
            </w:rPrChange>
          </w:rPr>
          <w:delText>وزن</w:delText>
        </w:r>
        <w:r w:rsidRPr="00A47B4D" w:rsidDel="00A47B4D">
          <w:rPr>
            <w:rFonts w:ascii="Times New Roman" w:hAnsi="Times New Roman" w:cs="B Nazanin"/>
            <w:sz w:val="24"/>
            <w:szCs w:val="28"/>
            <w:u w:val="single"/>
            <w:rtl/>
            <w:rPrChange w:id="245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59" w:author="Lenovo" w:date="2026-09-23T02:46:00Z">
              <w:rPr>
                <w:rFonts w:ascii="Times New Roman" w:hAnsi="Times New Roman" w:cs="B Nazanin" w:hint="cs"/>
                <w:sz w:val="24"/>
                <w:szCs w:val="28"/>
                <w:rtl/>
              </w:rPr>
            </w:rPrChange>
          </w:rPr>
          <w:delText>مولکولی</w:delText>
        </w:r>
        <w:r w:rsidRPr="00A47B4D" w:rsidDel="00A47B4D">
          <w:rPr>
            <w:rFonts w:ascii="Times New Roman" w:hAnsi="Times New Roman" w:cs="B Nazanin"/>
            <w:sz w:val="24"/>
            <w:szCs w:val="28"/>
            <w:u w:val="single"/>
            <w:rtl/>
            <w:rPrChange w:id="246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61" w:author="Lenovo" w:date="2026-09-23T02:46:00Z">
              <w:rPr>
                <w:rFonts w:ascii="Times New Roman" w:hAnsi="Times New Roman" w:cs="B Nazanin" w:hint="cs"/>
                <w:sz w:val="24"/>
                <w:szCs w:val="28"/>
                <w:rtl/>
              </w:rPr>
            </w:rPrChange>
          </w:rPr>
          <w:delText>مورد</w:delText>
        </w:r>
        <w:r w:rsidRPr="00A47B4D" w:rsidDel="00A47B4D">
          <w:rPr>
            <w:rFonts w:ascii="Times New Roman" w:hAnsi="Times New Roman" w:cs="B Nazanin"/>
            <w:sz w:val="24"/>
            <w:szCs w:val="28"/>
            <w:u w:val="single"/>
            <w:rtl/>
            <w:rPrChange w:id="246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63" w:author="Lenovo" w:date="2026-09-23T02:46:00Z">
              <w:rPr>
                <w:rFonts w:ascii="Times New Roman" w:hAnsi="Times New Roman" w:cs="B Nazanin" w:hint="cs"/>
                <w:sz w:val="24"/>
                <w:szCs w:val="28"/>
                <w:rtl/>
              </w:rPr>
            </w:rPrChange>
          </w:rPr>
          <w:delText>انتظار</w:delText>
        </w:r>
        <w:r w:rsidRPr="00A47B4D" w:rsidDel="00A47B4D">
          <w:rPr>
            <w:rFonts w:ascii="Times New Roman" w:hAnsi="Times New Roman" w:cs="B Nazanin"/>
            <w:sz w:val="24"/>
            <w:szCs w:val="28"/>
            <w:u w:val="single"/>
            <w:rtl/>
            <w:rPrChange w:id="246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65"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46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67" w:author="Lenovo" w:date="2026-09-23T02:46:00Z">
              <w:rPr>
                <w:rFonts w:ascii="Times New Roman" w:hAnsi="Times New Roman" w:cs="B Nazanin" w:hint="cs"/>
                <w:sz w:val="24"/>
                <w:szCs w:val="28"/>
                <w:rtl/>
              </w:rPr>
            </w:rPrChange>
          </w:rPr>
          <w:delText>آنالیز</w:delText>
        </w:r>
        <w:r w:rsidRPr="00A47B4D" w:rsidDel="00A47B4D">
          <w:rPr>
            <w:rFonts w:ascii="Times New Roman" w:hAnsi="Times New Roman" w:cs="B Nazanin"/>
            <w:sz w:val="24"/>
            <w:szCs w:val="28"/>
            <w:u w:val="single"/>
            <w:rtl/>
            <w:rPrChange w:id="246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sz w:val="24"/>
            <w:szCs w:val="28"/>
            <w:u w:val="single"/>
            <w:rPrChange w:id="2469" w:author="Lenovo" w:date="2026-09-23T02:46:00Z">
              <w:rPr>
                <w:rFonts w:ascii="Times New Roman" w:hAnsi="Times New Roman" w:cs="B Nazanin"/>
                <w:sz w:val="24"/>
                <w:szCs w:val="28"/>
              </w:rPr>
            </w:rPrChange>
          </w:rPr>
          <w:delText>SDS-PAGE</w:delText>
        </w:r>
        <w:r w:rsidRPr="00A47B4D" w:rsidDel="00A47B4D">
          <w:rPr>
            <w:rFonts w:ascii="Times New Roman" w:hAnsi="Times New Roman" w:cs="B Nazanin"/>
            <w:sz w:val="24"/>
            <w:szCs w:val="28"/>
            <w:u w:val="single"/>
            <w:rtl/>
            <w:rPrChange w:id="247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71" w:author="Lenovo" w:date="2026-09-23T02:46:00Z">
              <w:rPr>
                <w:rFonts w:ascii="Times New Roman" w:hAnsi="Times New Roman" w:cs="B Nazanin" w:hint="cs"/>
                <w:sz w:val="24"/>
                <w:szCs w:val="28"/>
                <w:rtl/>
              </w:rPr>
            </w:rPrChange>
          </w:rPr>
          <w:delText>قابل</w:delText>
        </w:r>
        <w:r w:rsidRPr="00A47B4D" w:rsidDel="00A47B4D">
          <w:rPr>
            <w:rFonts w:ascii="Times New Roman" w:hAnsi="Times New Roman" w:cs="B Nazanin"/>
            <w:sz w:val="24"/>
            <w:szCs w:val="28"/>
            <w:u w:val="single"/>
            <w:rtl/>
            <w:rPrChange w:id="247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73" w:author="Lenovo" w:date="2026-09-23T02:46:00Z">
              <w:rPr>
                <w:rFonts w:ascii="Times New Roman" w:hAnsi="Times New Roman" w:cs="B Nazanin" w:hint="cs"/>
                <w:sz w:val="24"/>
                <w:szCs w:val="28"/>
                <w:rtl/>
              </w:rPr>
            </w:rPrChange>
          </w:rPr>
          <w:delText>مشاهده</w:delText>
        </w:r>
        <w:r w:rsidRPr="00A47B4D" w:rsidDel="00A47B4D">
          <w:rPr>
            <w:rFonts w:ascii="Times New Roman" w:hAnsi="Times New Roman" w:cs="B Nazanin"/>
            <w:sz w:val="24"/>
            <w:szCs w:val="28"/>
            <w:u w:val="single"/>
            <w:rtl/>
            <w:rPrChange w:id="247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75" w:author="Lenovo" w:date="2026-09-23T02:46:00Z">
              <w:rPr>
                <w:rFonts w:ascii="Times New Roman" w:hAnsi="Times New Roman" w:cs="B Nazanin" w:hint="cs"/>
                <w:sz w:val="24"/>
                <w:szCs w:val="28"/>
                <w:rtl/>
              </w:rPr>
            </w:rPrChange>
          </w:rPr>
          <w:delText>بود</w:delText>
        </w:r>
        <w:r w:rsidRPr="00A47B4D" w:rsidDel="00A47B4D">
          <w:rPr>
            <w:rFonts w:ascii="Times New Roman" w:hAnsi="Times New Roman" w:cs="B Nazanin"/>
            <w:sz w:val="24"/>
            <w:szCs w:val="28"/>
            <w:u w:val="single"/>
            <w:rtl/>
            <w:rPrChange w:id="247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77" w:author="Lenovo" w:date="2026-09-23T02:46:00Z">
              <w:rPr>
                <w:rFonts w:ascii="Times New Roman" w:hAnsi="Times New Roman" w:cs="B Nazanin" w:hint="cs"/>
                <w:sz w:val="24"/>
                <w:szCs w:val="28"/>
                <w:rtl/>
              </w:rPr>
            </w:rPrChange>
          </w:rPr>
          <w:delText>تمرکز</w:delText>
        </w:r>
        <w:r w:rsidRPr="00A47B4D" w:rsidDel="00A47B4D">
          <w:rPr>
            <w:rFonts w:ascii="Times New Roman" w:hAnsi="Times New Roman" w:cs="B Nazanin"/>
            <w:sz w:val="24"/>
            <w:szCs w:val="28"/>
            <w:u w:val="single"/>
            <w:rtl/>
            <w:rPrChange w:id="247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79" w:author="Lenovo" w:date="2026-09-23T02:46:00Z">
              <w:rPr>
                <w:rFonts w:ascii="Times New Roman" w:hAnsi="Times New Roman" w:cs="B Nazanin" w:hint="cs"/>
                <w:sz w:val="24"/>
                <w:szCs w:val="28"/>
                <w:rtl/>
              </w:rPr>
            </w:rPrChange>
          </w:rPr>
          <w:delText>بیان</w:delText>
        </w:r>
        <w:r w:rsidRPr="00A47B4D" w:rsidDel="00A47B4D">
          <w:rPr>
            <w:rFonts w:ascii="Times New Roman" w:hAnsi="Times New Roman" w:cs="B Nazanin"/>
            <w:sz w:val="24"/>
            <w:szCs w:val="28"/>
            <w:u w:val="single"/>
            <w:rtl/>
            <w:rPrChange w:id="248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81" w:author="Lenovo" w:date="2026-09-23T02:46:00Z">
              <w:rPr>
                <w:rFonts w:ascii="Times New Roman" w:hAnsi="Times New Roman" w:cs="B Nazanin" w:hint="cs"/>
                <w:sz w:val="24"/>
                <w:szCs w:val="28"/>
                <w:rtl/>
              </w:rPr>
            </w:rPrChange>
          </w:rPr>
          <w:delText>پروتئین</w:delText>
        </w:r>
        <w:r w:rsidRPr="00A47B4D" w:rsidDel="00A47B4D">
          <w:rPr>
            <w:rFonts w:ascii="Times New Roman" w:hAnsi="Times New Roman" w:cs="B Nazanin"/>
            <w:sz w:val="24"/>
            <w:szCs w:val="28"/>
            <w:u w:val="single"/>
            <w:rtl/>
            <w:rPrChange w:id="248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83"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48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85" w:author="Lenovo" w:date="2026-09-23T02:46:00Z">
              <w:rPr>
                <w:rFonts w:ascii="Times New Roman" w:hAnsi="Times New Roman" w:cs="B Nazanin" w:hint="cs"/>
                <w:sz w:val="24"/>
                <w:szCs w:val="28"/>
                <w:rtl/>
              </w:rPr>
            </w:rPrChange>
          </w:rPr>
          <w:delText>بخش</w:delText>
        </w:r>
        <w:r w:rsidRPr="00A47B4D" w:rsidDel="00A47B4D">
          <w:rPr>
            <w:rFonts w:ascii="Times New Roman" w:hAnsi="Times New Roman" w:cs="B Nazanin"/>
            <w:sz w:val="24"/>
            <w:szCs w:val="28"/>
            <w:u w:val="single"/>
            <w:rtl/>
            <w:rPrChange w:id="248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87" w:author="Lenovo" w:date="2026-09-23T02:46:00Z">
              <w:rPr>
                <w:rFonts w:ascii="Times New Roman" w:hAnsi="Times New Roman" w:cs="B Nazanin" w:hint="cs"/>
                <w:sz w:val="24"/>
                <w:szCs w:val="28"/>
                <w:rtl/>
              </w:rPr>
            </w:rPrChange>
          </w:rPr>
          <w:delText>رسوب</w:delText>
        </w:r>
        <w:r w:rsidRPr="00A47B4D" w:rsidDel="00A47B4D">
          <w:rPr>
            <w:rFonts w:ascii="Times New Roman" w:hAnsi="Times New Roman" w:cs="B Nazanin"/>
            <w:sz w:val="24"/>
            <w:szCs w:val="28"/>
            <w:u w:val="single"/>
            <w:rtl/>
            <w:rPrChange w:id="248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89" w:author="Lenovo" w:date="2026-09-23T02:46:00Z">
              <w:rPr>
                <w:rFonts w:ascii="Times New Roman" w:hAnsi="Times New Roman" w:cs="B Nazanin" w:hint="cs"/>
                <w:sz w:val="24"/>
                <w:szCs w:val="28"/>
                <w:rtl/>
              </w:rPr>
            </w:rPrChange>
          </w:rPr>
          <w:delText>باکتری</w:delText>
        </w:r>
        <w:r w:rsidRPr="00A47B4D" w:rsidDel="00A47B4D">
          <w:rPr>
            <w:rFonts w:ascii="Times New Roman" w:hAnsi="Times New Roman" w:cs="B Nazanin"/>
            <w:sz w:val="24"/>
            <w:szCs w:val="28"/>
            <w:u w:val="single"/>
            <w:rtl/>
            <w:rPrChange w:id="249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91" w:author="Lenovo" w:date="2026-09-23T02:46:00Z">
              <w:rPr>
                <w:rFonts w:ascii="Times New Roman" w:hAnsi="Times New Roman" w:cs="B Nazanin" w:hint="cs"/>
                <w:sz w:val="24"/>
                <w:szCs w:val="28"/>
                <w:rtl/>
              </w:rPr>
            </w:rPrChange>
          </w:rPr>
          <w:delText>نشان</w:delText>
        </w:r>
        <w:r w:rsidRPr="00A47B4D" w:rsidDel="00A47B4D">
          <w:rPr>
            <w:rFonts w:ascii="Times New Roman" w:hAnsi="Times New Roman" w:cs="B Nazanin"/>
            <w:sz w:val="24"/>
            <w:szCs w:val="28"/>
            <w:u w:val="single"/>
            <w:rtl/>
            <w:rPrChange w:id="249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93" w:author="Lenovo" w:date="2026-09-23T02:46:00Z">
              <w:rPr>
                <w:rFonts w:ascii="Times New Roman" w:hAnsi="Times New Roman" w:cs="B Nazanin" w:hint="cs"/>
                <w:sz w:val="24"/>
                <w:szCs w:val="28"/>
                <w:rtl/>
              </w:rPr>
            </w:rPrChange>
          </w:rPr>
          <w:delText>می‌دهد</w:delText>
        </w:r>
        <w:r w:rsidRPr="00A47B4D" w:rsidDel="00A47B4D">
          <w:rPr>
            <w:rFonts w:ascii="Times New Roman" w:hAnsi="Times New Roman" w:cs="B Nazanin"/>
            <w:sz w:val="24"/>
            <w:szCs w:val="28"/>
            <w:u w:val="single"/>
            <w:rtl/>
            <w:rPrChange w:id="249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95" w:author="Lenovo" w:date="2026-09-23T02:46:00Z">
              <w:rPr>
                <w:rFonts w:ascii="Times New Roman" w:hAnsi="Times New Roman" w:cs="B Nazanin" w:hint="cs"/>
                <w:sz w:val="24"/>
                <w:szCs w:val="28"/>
                <w:rtl/>
              </w:rPr>
            </w:rPrChange>
          </w:rPr>
          <w:delText>که</w:delText>
        </w:r>
        <w:r w:rsidRPr="00A47B4D" w:rsidDel="00A47B4D">
          <w:rPr>
            <w:rFonts w:ascii="Times New Roman" w:hAnsi="Times New Roman" w:cs="B Nazanin"/>
            <w:sz w:val="24"/>
            <w:szCs w:val="28"/>
            <w:u w:val="single"/>
            <w:rtl/>
            <w:rPrChange w:id="2496"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97" w:author="Lenovo" w:date="2026-09-23T02:46:00Z">
              <w:rPr>
                <w:rFonts w:ascii="Times New Roman" w:hAnsi="Times New Roman" w:cs="B Nazanin" w:hint="cs"/>
                <w:sz w:val="24"/>
                <w:szCs w:val="28"/>
                <w:rtl/>
              </w:rPr>
            </w:rPrChange>
          </w:rPr>
          <w:delText>پروتئین</w:delText>
        </w:r>
        <w:r w:rsidRPr="00A47B4D" w:rsidDel="00A47B4D">
          <w:rPr>
            <w:rFonts w:ascii="Times New Roman" w:hAnsi="Times New Roman" w:cs="B Nazanin"/>
            <w:sz w:val="24"/>
            <w:szCs w:val="28"/>
            <w:u w:val="single"/>
            <w:rtl/>
            <w:rPrChange w:id="2498"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499" w:author="Lenovo" w:date="2026-09-23T02:46:00Z">
              <w:rPr>
                <w:rFonts w:ascii="Times New Roman" w:hAnsi="Times New Roman" w:cs="B Nazanin" w:hint="cs"/>
                <w:sz w:val="24"/>
                <w:szCs w:val="28"/>
                <w:rtl/>
              </w:rPr>
            </w:rPrChange>
          </w:rPr>
          <w:delText>کایمری</w:delText>
        </w:r>
        <w:r w:rsidRPr="00A47B4D" w:rsidDel="00A47B4D">
          <w:rPr>
            <w:rFonts w:ascii="Times New Roman" w:hAnsi="Times New Roman" w:cs="B Nazanin"/>
            <w:sz w:val="24"/>
            <w:szCs w:val="28"/>
            <w:u w:val="single"/>
            <w:rtl/>
            <w:rPrChange w:id="2500"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01" w:author="Lenovo" w:date="2026-09-23T02:46:00Z">
              <w:rPr>
                <w:rFonts w:ascii="Times New Roman" w:hAnsi="Times New Roman" w:cs="B Nazanin" w:hint="cs"/>
                <w:sz w:val="24"/>
                <w:szCs w:val="28"/>
                <w:rtl/>
              </w:rPr>
            </w:rPrChange>
          </w:rPr>
          <w:delText>عمدتاً</w:delText>
        </w:r>
        <w:r w:rsidRPr="00A47B4D" w:rsidDel="00A47B4D">
          <w:rPr>
            <w:rFonts w:ascii="Times New Roman" w:hAnsi="Times New Roman" w:cs="B Nazanin"/>
            <w:sz w:val="24"/>
            <w:szCs w:val="28"/>
            <w:u w:val="single"/>
            <w:rtl/>
            <w:rPrChange w:id="2502"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03" w:author="Lenovo" w:date="2026-09-23T02:46:00Z">
              <w:rPr>
                <w:rFonts w:ascii="Times New Roman" w:hAnsi="Times New Roman" w:cs="B Nazanin" w:hint="cs"/>
                <w:sz w:val="24"/>
                <w:szCs w:val="28"/>
                <w:rtl/>
              </w:rPr>
            </w:rPrChange>
          </w:rPr>
          <w:delText>به‌صورت</w:delText>
        </w:r>
        <w:r w:rsidRPr="00A47B4D" w:rsidDel="00A47B4D">
          <w:rPr>
            <w:rFonts w:ascii="Times New Roman" w:hAnsi="Times New Roman" w:cs="B Nazanin"/>
            <w:sz w:val="24"/>
            <w:szCs w:val="28"/>
            <w:u w:val="single"/>
            <w:rtl/>
            <w:rPrChange w:id="2504"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05" w:author="Lenovo" w:date="2026-09-23T02:46:00Z">
              <w:rPr>
                <w:rFonts w:ascii="Times New Roman" w:hAnsi="Times New Roman" w:cs="B Nazanin" w:hint="cs"/>
                <w:sz w:val="24"/>
                <w:szCs w:val="28"/>
                <w:rtl/>
              </w:rPr>
            </w:rPrChange>
          </w:rPr>
          <w:delText>تجمع‌یافته</w:delText>
        </w:r>
        <w:r w:rsidRPr="00A47B4D" w:rsidDel="00A47B4D">
          <w:rPr>
            <w:rFonts w:ascii="Times New Roman" w:hAnsi="Times New Roman" w:cs="B Nazanin"/>
            <w:sz w:val="24"/>
            <w:szCs w:val="28"/>
            <w:u w:val="single"/>
            <w:rtl/>
            <w:rPrChange w:id="2506" w:author="Lenovo" w:date="2026-09-23T02:46:00Z">
              <w:rPr>
                <w:rFonts w:ascii="Times New Roman" w:hAnsi="Times New Roman" w:cs="B Nazanin"/>
                <w:sz w:val="24"/>
                <w:szCs w:val="28"/>
                <w:rtl/>
              </w:rPr>
            </w:rPrChange>
          </w:rPr>
          <w:delText xml:space="preserve"> </w:delText>
        </w:r>
      </w:del>
      <w:del w:id="2507" w:author="Lenovo" w:date="2026-09-23T01:44:00Z">
        <w:r w:rsidRPr="00A47B4D" w:rsidDel="001E792F">
          <w:rPr>
            <w:rFonts w:ascii="Times New Roman" w:hAnsi="Times New Roman" w:cs="B Nazanin"/>
            <w:sz w:val="24"/>
            <w:szCs w:val="28"/>
            <w:u w:val="single"/>
            <w:rtl/>
            <w:rPrChange w:id="2508" w:author="Lenovo" w:date="2026-09-23T02:46:00Z">
              <w:rPr>
                <w:rFonts w:ascii="Times New Roman" w:hAnsi="Times New Roman" w:cs="B Nazanin"/>
                <w:sz w:val="24"/>
                <w:szCs w:val="28"/>
                <w:rtl/>
              </w:rPr>
            </w:rPrChange>
          </w:rPr>
          <w:delText>(</w:delText>
        </w:r>
        <w:r w:rsidRPr="00A47B4D" w:rsidDel="001E792F">
          <w:rPr>
            <w:rFonts w:ascii="Times New Roman" w:hAnsi="Times New Roman" w:cs="B Nazanin"/>
            <w:sz w:val="24"/>
            <w:szCs w:val="28"/>
            <w:u w:val="single"/>
            <w:rPrChange w:id="2509" w:author="Lenovo" w:date="2026-09-23T02:46:00Z">
              <w:rPr>
                <w:rFonts w:ascii="Times New Roman" w:hAnsi="Times New Roman" w:cs="B Nazanin"/>
                <w:sz w:val="24"/>
                <w:szCs w:val="28"/>
              </w:rPr>
            </w:rPrChange>
          </w:rPr>
          <w:delText xml:space="preserve">inclusion </w:delText>
        </w:r>
      </w:del>
      <w:ins w:id="2510" w:author="SALMANIAN MOHAMMADHASSAN" w:date="2026-09-11T11:39:00Z">
        <w:del w:id="2511" w:author="Lenovo" w:date="2026-09-23T01:44:00Z">
          <w:r w:rsidR="002045E1" w:rsidRPr="00A47B4D" w:rsidDel="001E792F">
            <w:rPr>
              <w:rFonts w:ascii="Times New Roman" w:hAnsi="Times New Roman" w:cs="B Nazanin"/>
              <w:sz w:val="24"/>
              <w:szCs w:val="28"/>
              <w:u w:val="single"/>
              <w:rPrChange w:id="2512" w:author="Lenovo" w:date="2026-09-23T02:46:00Z">
                <w:rPr>
                  <w:rFonts w:ascii="Times New Roman" w:hAnsi="Times New Roman" w:cs="B Nazanin"/>
                  <w:sz w:val="24"/>
                  <w:szCs w:val="28"/>
                </w:rPr>
              </w:rPrChange>
            </w:rPr>
            <w:delText xml:space="preserve">Inclusion </w:delText>
          </w:r>
        </w:del>
      </w:ins>
      <w:del w:id="2513" w:author="Lenovo" w:date="2026-09-23T01:44:00Z">
        <w:r w:rsidRPr="00A47B4D" w:rsidDel="001E792F">
          <w:rPr>
            <w:rFonts w:ascii="Times New Roman" w:hAnsi="Times New Roman" w:cs="B Nazanin"/>
            <w:sz w:val="24"/>
            <w:szCs w:val="28"/>
            <w:u w:val="single"/>
            <w:rPrChange w:id="2514" w:author="Lenovo" w:date="2026-09-23T02:46:00Z">
              <w:rPr>
                <w:rFonts w:ascii="Times New Roman" w:hAnsi="Times New Roman" w:cs="B Nazanin"/>
                <w:sz w:val="24"/>
                <w:szCs w:val="28"/>
              </w:rPr>
            </w:rPrChange>
          </w:rPr>
          <w:delText>bodies</w:delText>
        </w:r>
      </w:del>
      <w:ins w:id="2515" w:author="SALMANIAN MOHAMMADHASSAN" w:date="2026-09-11T11:39:00Z">
        <w:del w:id="2516" w:author="Lenovo" w:date="2026-09-23T01:44:00Z">
          <w:r w:rsidR="002045E1" w:rsidRPr="00A47B4D" w:rsidDel="001E792F">
            <w:rPr>
              <w:rFonts w:ascii="Times New Roman" w:hAnsi="Times New Roman" w:cs="B Nazanin"/>
              <w:sz w:val="24"/>
              <w:szCs w:val="28"/>
              <w:u w:val="single"/>
              <w:rPrChange w:id="2517" w:author="Lenovo" w:date="2026-09-23T02:46:00Z">
                <w:rPr>
                  <w:rFonts w:ascii="Times New Roman" w:hAnsi="Times New Roman" w:cs="B Nazanin"/>
                  <w:sz w:val="24"/>
                  <w:szCs w:val="28"/>
                </w:rPr>
              </w:rPrChange>
            </w:rPr>
            <w:delText>Bodies</w:delText>
          </w:r>
        </w:del>
      </w:ins>
      <w:del w:id="2518" w:author="Lenovo" w:date="2026-09-23T01:44:00Z">
        <w:r w:rsidRPr="00A47B4D" w:rsidDel="001E792F">
          <w:rPr>
            <w:rFonts w:ascii="Times New Roman" w:hAnsi="Times New Roman" w:cs="B Nazanin"/>
            <w:sz w:val="24"/>
            <w:szCs w:val="28"/>
            <w:u w:val="single"/>
            <w:rtl/>
            <w:rPrChange w:id="2519" w:author="Lenovo" w:date="2026-09-23T02:46:00Z">
              <w:rPr>
                <w:rFonts w:ascii="Times New Roman" w:hAnsi="Times New Roman" w:cs="B Nazanin"/>
                <w:sz w:val="24"/>
                <w:szCs w:val="28"/>
                <w:rtl/>
              </w:rPr>
            </w:rPrChange>
          </w:rPr>
          <w:delText>)</w:delText>
        </w:r>
      </w:del>
      <w:del w:id="2520" w:author="Lenovo" w:date="2026-09-23T02:40:00Z">
        <w:r w:rsidRPr="00A47B4D" w:rsidDel="00A47B4D">
          <w:rPr>
            <w:rFonts w:ascii="Times New Roman" w:hAnsi="Times New Roman" w:cs="B Nazanin"/>
            <w:sz w:val="24"/>
            <w:szCs w:val="28"/>
            <w:u w:val="single"/>
            <w:rtl/>
            <w:rPrChange w:id="252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22" w:author="Lenovo" w:date="2026-09-23T02:46:00Z">
              <w:rPr>
                <w:rFonts w:ascii="Times New Roman" w:hAnsi="Times New Roman" w:cs="B Nazanin" w:hint="cs"/>
                <w:sz w:val="24"/>
                <w:szCs w:val="28"/>
                <w:rtl/>
              </w:rPr>
            </w:rPrChange>
          </w:rPr>
          <w:delText>تولید</w:delText>
        </w:r>
        <w:r w:rsidRPr="00A47B4D" w:rsidDel="00A47B4D">
          <w:rPr>
            <w:rFonts w:ascii="Times New Roman" w:hAnsi="Times New Roman" w:cs="B Nazanin"/>
            <w:sz w:val="24"/>
            <w:szCs w:val="28"/>
            <w:u w:val="single"/>
            <w:rtl/>
            <w:rPrChange w:id="252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24" w:author="Lenovo" w:date="2026-09-23T02:46:00Z">
              <w:rPr>
                <w:rFonts w:ascii="Times New Roman" w:hAnsi="Times New Roman" w:cs="B Nazanin" w:hint="cs"/>
                <w:sz w:val="24"/>
                <w:szCs w:val="28"/>
                <w:rtl/>
              </w:rPr>
            </w:rPrChange>
          </w:rPr>
          <w:delText>شده</w:delText>
        </w:r>
        <w:r w:rsidRPr="00A47B4D" w:rsidDel="00A47B4D">
          <w:rPr>
            <w:rFonts w:ascii="Times New Roman" w:hAnsi="Times New Roman" w:cs="B Nazanin"/>
            <w:sz w:val="24"/>
            <w:szCs w:val="28"/>
            <w:u w:val="single"/>
            <w:rtl/>
            <w:rPrChange w:id="252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26" w:author="Lenovo" w:date="2026-09-23T02:46:00Z">
              <w:rPr>
                <w:rFonts w:ascii="Times New Roman" w:hAnsi="Times New Roman" w:cs="B Nazanin" w:hint="cs"/>
                <w:sz w:val="24"/>
                <w:szCs w:val="28"/>
                <w:rtl/>
              </w:rPr>
            </w:rPrChange>
          </w:rPr>
          <w:delText>است؛</w:delText>
        </w:r>
        <w:r w:rsidRPr="00A47B4D" w:rsidDel="00A47B4D">
          <w:rPr>
            <w:rFonts w:ascii="Times New Roman" w:hAnsi="Times New Roman" w:cs="B Nazanin"/>
            <w:sz w:val="24"/>
            <w:szCs w:val="28"/>
            <w:u w:val="single"/>
            <w:rtl/>
            <w:rPrChange w:id="252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28" w:author="Lenovo" w:date="2026-09-23T02:46:00Z">
              <w:rPr>
                <w:rFonts w:ascii="Times New Roman" w:hAnsi="Times New Roman" w:cs="B Nazanin" w:hint="cs"/>
                <w:sz w:val="24"/>
                <w:szCs w:val="28"/>
                <w:rtl/>
              </w:rPr>
            </w:rPrChange>
          </w:rPr>
          <w:delText>پدیده‌ای</w:delText>
        </w:r>
        <w:r w:rsidRPr="00A47B4D" w:rsidDel="00A47B4D">
          <w:rPr>
            <w:rFonts w:ascii="Times New Roman" w:hAnsi="Times New Roman" w:cs="B Nazanin"/>
            <w:sz w:val="24"/>
            <w:szCs w:val="28"/>
            <w:u w:val="single"/>
            <w:rtl/>
            <w:rPrChange w:id="252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30" w:author="Lenovo" w:date="2026-09-23T02:46:00Z">
              <w:rPr>
                <w:rFonts w:ascii="Times New Roman" w:hAnsi="Times New Roman" w:cs="B Nazanin" w:hint="cs"/>
                <w:sz w:val="24"/>
                <w:szCs w:val="28"/>
                <w:rtl/>
              </w:rPr>
            </w:rPrChange>
          </w:rPr>
          <w:delText>که</w:delText>
        </w:r>
        <w:r w:rsidRPr="00A47B4D" w:rsidDel="00A47B4D">
          <w:rPr>
            <w:rFonts w:ascii="Times New Roman" w:hAnsi="Times New Roman" w:cs="B Nazanin"/>
            <w:sz w:val="24"/>
            <w:szCs w:val="28"/>
            <w:u w:val="single"/>
            <w:rtl/>
            <w:rPrChange w:id="253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32"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53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34" w:author="Lenovo" w:date="2026-09-23T02:46:00Z">
              <w:rPr>
                <w:rFonts w:ascii="Times New Roman" w:hAnsi="Times New Roman" w:cs="B Nazanin" w:hint="cs"/>
                <w:sz w:val="24"/>
                <w:szCs w:val="28"/>
                <w:rtl/>
              </w:rPr>
            </w:rPrChange>
          </w:rPr>
          <w:delText>بیان</w:delText>
        </w:r>
        <w:r w:rsidRPr="00A47B4D" w:rsidDel="00A47B4D">
          <w:rPr>
            <w:rFonts w:ascii="Times New Roman" w:hAnsi="Times New Roman" w:cs="B Nazanin"/>
            <w:sz w:val="24"/>
            <w:szCs w:val="28"/>
            <w:u w:val="single"/>
            <w:rtl/>
            <w:rPrChange w:id="253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36" w:author="Lenovo" w:date="2026-09-23T02:46:00Z">
              <w:rPr>
                <w:rFonts w:ascii="Times New Roman" w:hAnsi="Times New Roman" w:cs="B Nazanin" w:hint="cs"/>
                <w:sz w:val="24"/>
                <w:szCs w:val="28"/>
                <w:rtl/>
              </w:rPr>
            </w:rPrChange>
          </w:rPr>
          <w:delText>پروتئین‌های</w:delText>
        </w:r>
        <w:r w:rsidRPr="00A47B4D" w:rsidDel="00A47B4D">
          <w:rPr>
            <w:rFonts w:ascii="Times New Roman" w:hAnsi="Times New Roman" w:cs="B Nazanin"/>
            <w:sz w:val="24"/>
            <w:szCs w:val="28"/>
            <w:u w:val="single"/>
            <w:rtl/>
            <w:rPrChange w:id="253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38" w:author="Lenovo" w:date="2026-09-23T02:46:00Z">
              <w:rPr>
                <w:rFonts w:ascii="Times New Roman" w:hAnsi="Times New Roman" w:cs="B Nazanin" w:hint="cs"/>
                <w:sz w:val="24"/>
                <w:szCs w:val="28"/>
                <w:rtl/>
              </w:rPr>
            </w:rPrChange>
          </w:rPr>
          <w:delText>نوترکیب</w:delText>
        </w:r>
        <w:r w:rsidRPr="00A47B4D" w:rsidDel="00A47B4D">
          <w:rPr>
            <w:rFonts w:ascii="Times New Roman" w:hAnsi="Times New Roman" w:cs="B Nazanin"/>
            <w:sz w:val="24"/>
            <w:szCs w:val="28"/>
            <w:u w:val="single"/>
            <w:rtl/>
            <w:rPrChange w:id="253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40" w:author="Lenovo" w:date="2026-09-23T02:46:00Z">
              <w:rPr>
                <w:rFonts w:ascii="Times New Roman" w:hAnsi="Times New Roman" w:cs="B Nazanin" w:hint="cs"/>
                <w:sz w:val="24"/>
                <w:szCs w:val="28"/>
                <w:rtl/>
              </w:rPr>
            </w:rPrChange>
          </w:rPr>
          <w:delText>چنددامنه‌ای</w:delText>
        </w:r>
        <w:r w:rsidRPr="00A47B4D" w:rsidDel="00A47B4D">
          <w:rPr>
            <w:rFonts w:ascii="Times New Roman" w:hAnsi="Times New Roman" w:cs="B Nazanin"/>
            <w:sz w:val="24"/>
            <w:szCs w:val="28"/>
            <w:u w:val="single"/>
            <w:rtl/>
            <w:rPrChange w:id="254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42" w:author="Lenovo" w:date="2026-09-23T02:46:00Z">
              <w:rPr>
                <w:rFonts w:ascii="Times New Roman" w:hAnsi="Times New Roman" w:cs="B Nazanin" w:hint="cs"/>
                <w:sz w:val="24"/>
                <w:szCs w:val="28"/>
                <w:rtl/>
              </w:rPr>
            </w:rPrChange>
          </w:rPr>
          <w:delText>و</w:delText>
        </w:r>
        <w:r w:rsidRPr="00A47B4D" w:rsidDel="00A47B4D">
          <w:rPr>
            <w:rFonts w:ascii="Times New Roman" w:hAnsi="Times New Roman" w:cs="B Nazanin"/>
            <w:sz w:val="24"/>
            <w:szCs w:val="28"/>
            <w:u w:val="single"/>
            <w:rtl/>
            <w:rPrChange w:id="254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44" w:author="Lenovo" w:date="2026-09-23T02:46:00Z">
              <w:rPr>
                <w:rFonts w:ascii="Times New Roman" w:hAnsi="Times New Roman" w:cs="B Nazanin" w:hint="cs"/>
                <w:sz w:val="24"/>
                <w:szCs w:val="28"/>
                <w:rtl/>
              </w:rPr>
            </w:rPrChange>
          </w:rPr>
          <w:delText>اپی‌توپی</w:delText>
        </w:r>
        <w:r w:rsidRPr="00A47B4D" w:rsidDel="00A47B4D">
          <w:rPr>
            <w:rFonts w:ascii="Times New Roman" w:hAnsi="Times New Roman" w:cs="B Nazanin"/>
            <w:sz w:val="24"/>
            <w:szCs w:val="28"/>
            <w:u w:val="single"/>
            <w:rtl/>
            <w:rPrChange w:id="254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46"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54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48" w:author="Lenovo" w:date="2026-09-23T02:46:00Z">
              <w:rPr>
                <w:rFonts w:ascii="Times New Roman" w:hAnsi="Times New Roman" w:cs="B Nazanin" w:hint="cs"/>
                <w:sz w:val="24"/>
                <w:szCs w:val="28"/>
                <w:rtl/>
              </w:rPr>
            </w:rPrChange>
          </w:rPr>
          <w:delText>سیستم‌های</w:delText>
        </w:r>
        <w:r w:rsidRPr="00A47B4D" w:rsidDel="00A47B4D">
          <w:rPr>
            <w:rFonts w:ascii="Times New Roman" w:hAnsi="Times New Roman" w:cs="B Nazanin"/>
            <w:sz w:val="24"/>
            <w:szCs w:val="28"/>
            <w:u w:val="single"/>
            <w:rtl/>
            <w:rPrChange w:id="254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50" w:author="Lenovo" w:date="2026-09-23T02:46:00Z">
              <w:rPr>
                <w:rFonts w:ascii="Times New Roman" w:hAnsi="Times New Roman" w:cs="B Nazanin" w:hint="cs"/>
                <w:sz w:val="24"/>
                <w:szCs w:val="28"/>
                <w:rtl/>
              </w:rPr>
            </w:rPrChange>
          </w:rPr>
          <w:delText>پروکاریوتی</w:delText>
        </w:r>
        <w:r w:rsidRPr="00A47B4D" w:rsidDel="00A47B4D">
          <w:rPr>
            <w:rFonts w:ascii="Times New Roman" w:hAnsi="Times New Roman" w:cs="B Nazanin"/>
            <w:sz w:val="24"/>
            <w:szCs w:val="28"/>
            <w:u w:val="single"/>
            <w:rtl/>
            <w:rPrChange w:id="255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52" w:author="Lenovo" w:date="2026-09-23T02:46:00Z">
              <w:rPr>
                <w:rFonts w:ascii="Times New Roman" w:hAnsi="Times New Roman" w:cs="B Nazanin" w:hint="cs"/>
                <w:sz w:val="24"/>
                <w:szCs w:val="28"/>
                <w:rtl/>
              </w:rPr>
            </w:rPrChange>
          </w:rPr>
          <w:delText>به‌طور</w:delText>
        </w:r>
        <w:r w:rsidRPr="00A47B4D" w:rsidDel="00A47B4D">
          <w:rPr>
            <w:rFonts w:ascii="Times New Roman" w:hAnsi="Times New Roman" w:cs="B Nazanin"/>
            <w:sz w:val="24"/>
            <w:szCs w:val="28"/>
            <w:u w:val="single"/>
            <w:rtl/>
            <w:rPrChange w:id="255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54" w:author="Lenovo" w:date="2026-09-23T02:46:00Z">
              <w:rPr>
                <w:rFonts w:ascii="Times New Roman" w:hAnsi="Times New Roman" w:cs="B Nazanin" w:hint="cs"/>
                <w:sz w:val="24"/>
                <w:szCs w:val="28"/>
                <w:rtl/>
              </w:rPr>
            </w:rPrChange>
          </w:rPr>
          <w:delText>گسترده</w:delText>
        </w:r>
        <w:r w:rsidRPr="00A47B4D" w:rsidDel="00A47B4D">
          <w:rPr>
            <w:rFonts w:ascii="Times New Roman" w:hAnsi="Times New Roman" w:cs="B Nazanin"/>
            <w:sz w:val="24"/>
            <w:szCs w:val="28"/>
            <w:u w:val="single"/>
            <w:rtl/>
            <w:rPrChange w:id="255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56" w:author="Lenovo" w:date="2026-09-23T02:46:00Z">
              <w:rPr>
                <w:rFonts w:ascii="Times New Roman" w:hAnsi="Times New Roman" w:cs="B Nazanin" w:hint="cs"/>
                <w:sz w:val="24"/>
                <w:szCs w:val="28"/>
                <w:rtl/>
              </w:rPr>
            </w:rPrChange>
          </w:rPr>
          <w:delText>گزارش</w:delText>
        </w:r>
        <w:r w:rsidRPr="00A47B4D" w:rsidDel="00A47B4D">
          <w:rPr>
            <w:rFonts w:ascii="Times New Roman" w:hAnsi="Times New Roman" w:cs="B Nazanin"/>
            <w:sz w:val="24"/>
            <w:szCs w:val="28"/>
            <w:u w:val="single"/>
            <w:rtl/>
            <w:rPrChange w:id="255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58" w:author="Lenovo" w:date="2026-09-23T02:46:00Z">
              <w:rPr>
                <w:rFonts w:ascii="Times New Roman" w:hAnsi="Times New Roman" w:cs="B Nazanin" w:hint="cs"/>
                <w:sz w:val="24"/>
                <w:szCs w:val="28"/>
                <w:rtl/>
              </w:rPr>
            </w:rPrChange>
          </w:rPr>
          <w:delText>شده</w:delText>
        </w:r>
        <w:r w:rsidRPr="00A47B4D" w:rsidDel="00A47B4D">
          <w:rPr>
            <w:rFonts w:ascii="Times New Roman" w:hAnsi="Times New Roman" w:cs="B Nazanin"/>
            <w:sz w:val="24"/>
            <w:szCs w:val="28"/>
            <w:u w:val="single"/>
            <w:rtl/>
            <w:rPrChange w:id="255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60" w:author="Lenovo" w:date="2026-09-23T02:46:00Z">
              <w:rPr>
                <w:rFonts w:ascii="Times New Roman" w:hAnsi="Times New Roman" w:cs="B Nazanin" w:hint="cs"/>
                <w:sz w:val="24"/>
                <w:szCs w:val="28"/>
                <w:rtl/>
              </w:rPr>
            </w:rPrChange>
          </w:rPr>
          <w:delText>است</w:delText>
        </w:r>
        <w:r w:rsidRPr="00A47B4D" w:rsidDel="00A47B4D">
          <w:rPr>
            <w:rFonts w:ascii="Times New Roman" w:hAnsi="Times New Roman" w:cs="B Nazanin"/>
            <w:sz w:val="24"/>
            <w:szCs w:val="28"/>
            <w:u w:val="single"/>
            <w:rtl/>
            <w:rPrChange w:id="2561" w:author="Lenovo" w:date="2026-09-23T02:46:00Z">
              <w:rPr>
                <w:rFonts w:ascii="Times New Roman" w:hAnsi="Times New Roman" w:cs="B Nazanin"/>
                <w:sz w:val="24"/>
                <w:szCs w:val="28"/>
                <w:rtl/>
              </w:rPr>
            </w:rPrChange>
          </w:rPr>
          <w:delText>.</w:delText>
        </w:r>
        <w:r w:rsidR="00A2596F" w:rsidRPr="00A47B4D" w:rsidDel="00A47B4D">
          <w:rPr>
            <w:rFonts w:ascii="Times New Roman" w:hAnsi="Times New Roman" w:cs="B Nazanin"/>
            <w:sz w:val="24"/>
            <w:szCs w:val="28"/>
            <w:u w:val="single"/>
            <w:rtl/>
            <w:rPrChange w:id="2562" w:author="Lenovo" w:date="2026-09-23T02:46:00Z">
              <w:rPr>
                <w:rFonts w:ascii="Times New Roman" w:hAnsi="Times New Roman" w:cs="B Nazanin"/>
                <w:sz w:val="24"/>
                <w:szCs w:val="28"/>
                <w:rtl/>
              </w:rPr>
            </w:rPrChange>
          </w:rPr>
          <w:delText>(منابع ق</w:delText>
        </w:r>
        <w:r w:rsidR="00A2596F" w:rsidRPr="00A47B4D" w:rsidDel="00A47B4D">
          <w:rPr>
            <w:rFonts w:ascii="Times New Roman" w:hAnsi="Times New Roman" w:cs="B Nazanin" w:hint="cs"/>
            <w:sz w:val="24"/>
            <w:szCs w:val="28"/>
            <w:u w:val="single"/>
            <w:rtl/>
            <w:rPrChange w:id="2563" w:author="Lenovo" w:date="2026-09-23T02:46:00Z">
              <w:rPr>
                <w:rFonts w:ascii="Times New Roman" w:hAnsi="Times New Roman" w:cs="B Nazanin" w:hint="cs"/>
                <w:sz w:val="24"/>
                <w:szCs w:val="28"/>
                <w:rtl/>
              </w:rPr>
            </w:rPrChange>
          </w:rPr>
          <w:delText>ید</w:delText>
        </w:r>
        <w:r w:rsidR="00A2596F" w:rsidRPr="00A47B4D" w:rsidDel="00A47B4D">
          <w:rPr>
            <w:rFonts w:ascii="Times New Roman" w:hAnsi="Times New Roman" w:cs="B Nazanin"/>
            <w:sz w:val="24"/>
            <w:szCs w:val="28"/>
            <w:u w:val="single"/>
            <w:rtl/>
            <w:rPrChange w:id="2564" w:author="Lenovo" w:date="2026-09-23T02:46:00Z">
              <w:rPr>
                <w:rFonts w:ascii="Times New Roman" w:hAnsi="Times New Roman" w:cs="B Nazanin"/>
                <w:sz w:val="24"/>
                <w:szCs w:val="28"/>
                <w:rtl/>
              </w:rPr>
            </w:rPrChange>
          </w:rPr>
          <w:delText xml:space="preserve"> خواهد شد) </w:delText>
        </w:r>
        <w:r w:rsidRPr="00A47B4D" w:rsidDel="00A47B4D">
          <w:rPr>
            <w:rFonts w:ascii="Times New Roman" w:hAnsi="Times New Roman" w:cs="B Nazanin"/>
            <w:sz w:val="24"/>
            <w:szCs w:val="28"/>
            <w:u w:val="single"/>
            <w:rtl/>
            <w:rPrChange w:id="256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66" w:author="Lenovo" w:date="2026-09-23T02:46:00Z">
              <w:rPr>
                <w:rFonts w:ascii="Times New Roman" w:hAnsi="Times New Roman" w:cs="B Nazanin" w:hint="cs"/>
                <w:sz w:val="24"/>
                <w:szCs w:val="28"/>
                <w:rtl/>
              </w:rPr>
            </w:rPrChange>
          </w:rPr>
          <w:delText>این</w:delText>
        </w:r>
        <w:r w:rsidRPr="00A47B4D" w:rsidDel="00A47B4D">
          <w:rPr>
            <w:rFonts w:ascii="Times New Roman" w:hAnsi="Times New Roman" w:cs="B Nazanin"/>
            <w:sz w:val="24"/>
            <w:szCs w:val="28"/>
            <w:u w:val="single"/>
            <w:rtl/>
            <w:rPrChange w:id="256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68" w:author="Lenovo" w:date="2026-09-23T02:46:00Z">
              <w:rPr>
                <w:rFonts w:ascii="Times New Roman" w:hAnsi="Times New Roman" w:cs="B Nazanin" w:hint="cs"/>
                <w:sz w:val="24"/>
                <w:szCs w:val="28"/>
                <w:rtl/>
              </w:rPr>
            </w:rPrChange>
          </w:rPr>
          <w:delText>موضوع</w:delText>
        </w:r>
        <w:r w:rsidRPr="00A47B4D" w:rsidDel="00A47B4D">
          <w:rPr>
            <w:rFonts w:ascii="Times New Roman" w:hAnsi="Times New Roman" w:cs="B Nazanin"/>
            <w:sz w:val="24"/>
            <w:szCs w:val="28"/>
            <w:u w:val="single"/>
            <w:rtl/>
            <w:rPrChange w:id="256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70" w:author="Lenovo" w:date="2026-09-23T02:46:00Z">
              <w:rPr>
                <w:rFonts w:ascii="Times New Roman" w:hAnsi="Times New Roman" w:cs="B Nazanin" w:hint="cs"/>
                <w:sz w:val="24"/>
                <w:szCs w:val="28"/>
                <w:rtl/>
              </w:rPr>
            </w:rPrChange>
          </w:rPr>
          <w:delText>می‌تواند</w:delText>
        </w:r>
        <w:r w:rsidRPr="00A47B4D" w:rsidDel="00A47B4D">
          <w:rPr>
            <w:rFonts w:ascii="Times New Roman" w:hAnsi="Times New Roman" w:cs="B Nazanin"/>
            <w:sz w:val="24"/>
            <w:szCs w:val="28"/>
            <w:u w:val="single"/>
            <w:rtl/>
            <w:rPrChange w:id="257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72" w:author="Lenovo" w:date="2026-09-23T02:46:00Z">
              <w:rPr>
                <w:rFonts w:ascii="Times New Roman" w:hAnsi="Times New Roman" w:cs="B Nazanin" w:hint="cs"/>
                <w:sz w:val="24"/>
                <w:szCs w:val="28"/>
                <w:rtl/>
              </w:rPr>
            </w:rPrChange>
          </w:rPr>
          <w:delText>ناشی</w:delText>
        </w:r>
        <w:r w:rsidRPr="00A47B4D" w:rsidDel="00A47B4D">
          <w:rPr>
            <w:rFonts w:ascii="Times New Roman" w:hAnsi="Times New Roman" w:cs="B Nazanin"/>
            <w:sz w:val="24"/>
            <w:szCs w:val="28"/>
            <w:u w:val="single"/>
            <w:rtl/>
            <w:rPrChange w:id="257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74" w:author="Lenovo" w:date="2026-09-23T02:46:00Z">
              <w:rPr>
                <w:rFonts w:ascii="Times New Roman" w:hAnsi="Times New Roman" w:cs="B Nazanin" w:hint="cs"/>
                <w:sz w:val="24"/>
                <w:szCs w:val="28"/>
                <w:rtl/>
              </w:rPr>
            </w:rPrChange>
          </w:rPr>
          <w:delText>از</w:delText>
        </w:r>
        <w:r w:rsidRPr="00A47B4D" w:rsidDel="00A47B4D">
          <w:rPr>
            <w:rFonts w:ascii="Times New Roman" w:hAnsi="Times New Roman" w:cs="B Nazanin"/>
            <w:sz w:val="24"/>
            <w:szCs w:val="28"/>
            <w:u w:val="single"/>
            <w:rtl/>
            <w:rPrChange w:id="257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76" w:author="Lenovo" w:date="2026-09-23T02:46:00Z">
              <w:rPr>
                <w:rFonts w:ascii="Times New Roman" w:hAnsi="Times New Roman" w:cs="B Nazanin" w:hint="cs"/>
                <w:sz w:val="24"/>
                <w:szCs w:val="28"/>
                <w:rtl/>
              </w:rPr>
            </w:rPrChange>
          </w:rPr>
          <w:delText>اندازه</w:delText>
        </w:r>
        <w:r w:rsidRPr="00A47B4D" w:rsidDel="00A47B4D">
          <w:rPr>
            <w:rFonts w:ascii="Times New Roman" w:hAnsi="Times New Roman" w:cs="B Nazanin"/>
            <w:sz w:val="24"/>
            <w:szCs w:val="28"/>
            <w:u w:val="single"/>
            <w:rtl/>
            <w:rPrChange w:id="257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78" w:author="Lenovo" w:date="2026-09-23T02:46:00Z">
              <w:rPr>
                <w:rFonts w:ascii="Times New Roman" w:hAnsi="Times New Roman" w:cs="B Nazanin" w:hint="cs"/>
                <w:sz w:val="24"/>
                <w:szCs w:val="28"/>
                <w:rtl/>
              </w:rPr>
            </w:rPrChange>
          </w:rPr>
          <w:delText>نسبتاً</w:delText>
        </w:r>
        <w:r w:rsidRPr="00A47B4D" w:rsidDel="00A47B4D">
          <w:rPr>
            <w:rFonts w:ascii="Times New Roman" w:hAnsi="Times New Roman" w:cs="B Nazanin"/>
            <w:sz w:val="24"/>
            <w:szCs w:val="28"/>
            <w:u w:val="single"/>
            <w:rtl/>
            <w:rPrChange w:id="257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80" w:author="Lenovo" w:date="2026-09-23T02:46:00Z">
              <w:rPr>
                <w:rFonts w:ascii="Times New Roman" w:hAnsi="Times New Roman" w:cs="B Nazanin" w:hint="cs"/>
                <w:sz w:val="24"/>
                <w:szCs w:val="28"/>
                <w:rtl/>
              </w:rPr>
            </w:rPrChange>
          </w:rPr>
          <w:delText>بزرگ</w:delText>
        </w:r>
        <w:r w:rsidRPr="00A47B4D" w:rsidDel="00A47B4D">
          <w:rPr>
            <w:rFonts w:ascii="Times New Roman" w:hAnsi="Times New Roman" w:cs="B Nazanin"/>
            <w:sz w:val="24"/>
            <w:szCs w:val="28"/>
            <w:u w:val="single"/>
            <w:rtl/>
            <w:rPrChange w:id="258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82" w:author="Lenovo" w:date="2026-09-23T02:46:00Z">
              <w:rPr>
                <w:rFonts w:ascii="Times New Roman" w:hAnsi="Times New Roman" w:cs="B Nazanin" w:hint="cs"/>
                <w:sz w:val="24"/>
                <w:szCs w:val="28"/>
                <w:rtl/>
              </w:rPr>
            </w:rPrChange>
          </w:rPr>
          <w:delText>سازه،</w:delText>
        </w:r>
        <w:r w:rsidRPr="00A47B4D" w:rsidDel="00A47B4D">
          <w:rPr>
            <w:rFonts w:ascii="Times New Roman" w:hAnsi="Times New Roman" w:cs="B Nazanin"/>
            <w:sz w:val="24"/>
            <w:szCs w:val="28"/>
            <w:u w:val="single"/>
            <w:rtl/>
            <w:rPrChange w:id="258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84" w:author="Lenovo" w:date="2026-09-23T02:46:00Z">
              <w:rPr>
                <w:rFonts w:ascii="Times New Roman" w:hAnsi="Times New Roman" w:cs="B Nazanin" w:hint="cs"/>
                <w:sz w:val="24"/>
                <w:szCs w:val="28"/>
                <w:rtl/>
              </w:rPr>
            </w:rPrChange>
          </w:rPr>
          <w:delText>ماهیت</w:delText>
        </w:r>
        <w:r w:rsidRPr="00A47B4D" w:rsidDel="00A47B4D">
          <w:rPr>
            <w:rFonts w:ascii="Times New Roman" w:hAnsi="Times New Roman" w:cs="B Nazanin"/>
            <w:sz w:val="24"/>
            <w:szCs w:val="28"/>
            <w:u w:val="single"/>
            <w:rtl/>
            <w:rPrChange w:id="258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86" w:author="Lenovo" w:date="2026-09-23T02:46:00Z">
              <w:rPr>
                <w:rFonts w:ascii="Times New Roman" w:hAnsi="Times New Roman" w:cs="B Nazanin" w:hint="cs"/>
                <w:sz w:val="24"/>
                <w:szCs w:val="28"/>
                <w:rtl/>
              </w:rPr>
            </w:rPrChange>
          </w:rPr>
          <w:delText>چندبخشی</w:delText>
        </w:r>
        <w:r w:rsidRPr="00A47B4D" w:rsidDel="00A47B4D">
          <w:rPr>
            <w:rFonts w:ascii="Times New Roman" w:hAnsi="Times New Roman" w:cs="B Nazanin"/>
            <w:sz w:val="24"/>
            <w:szCs w:val="28"/>
            <w:u w:val="single"/>
            <w:rtl/>
            <w:rPrChange w:id="258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88" w:author="Lenovo" w:date="2026-09-23T02:46:00Z">
              <w:rPr>
                <w:rFonts w:ascii="Times New Roman" w:hAnsi="Times New Roman" w:cs="B Nazanin" w:hint="cs"/>
                <w:sz w:val="24"/>
                <w:szCs w:val="28"/>
                <w:rtl/>
              </w:rPr>
            </w:rPrChange>
          </w:rPr>
          <w:delText>آن</w:delText>
        </w:r>
        <w:r w:rsidRPr="00A47B4D" w:rsidDel="00A47B4D">
          <w:rPr>
            <w:rFonts w:ascii="Times New Roman" w:hAnsi="Times New Roman" w:cs="B Nazanin"/>
            <w:sz w:val="24"/>
            <w:szCs w:val="28"/>
            <w:u w:val="single"/>
            <w:rtl/>
            <w:rPrChange w:id="258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90" w:author="Lenovo" w:date="2026-09-23T02:46:00Z">
              <w:rPr>
                <w:rFonts w:ascii="Times New Roman" w:hAnsi="Times New Roman" w:cs="B Nazanin" w:hint="cs"/>
                <w:sz w:val="24"/>
                <w:szCs w:val="28"/>
                <w:rtl/>
              </w:rPr>
            </w:rPrChange>
          </w:rPr>
          <w:delText>و</w:delText>
        </w:r>
        <w:r w:rsidRPr="00A47B4D" w:rsidDel="00A47B4D">
          <w:rPr>
            <w:rFonts w:ascii="Times New Roman" w:hAnsi="Times New Roman" w:cs="B Nazanin"/>
            <w:sz w:val="24"/>
            <w:szCs w:val="28"/>
            <w:u w:val="single"/>
            <w:rtl/>
            <w:rPrChange w:id="259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92" w:author="Lenovo" w:date="2026-09-23T02:46:00Z">
              <w:rPr>
                <w:rFonts w:ascii="Times New Roman" w:hAnsi="Times New Roman" w:cs="B Nazanin" w:hint="cs"/>
                <w:sz w:val="24"/>
                <w:szCs w:val="28"/>
                <w:rtl/>
              </w:rPr>
            </w:rPrChange>
          </w:rPr>
          <w:delText>همچنین</w:delText>
        </w:r>
        <w:r w:rsidRPr="00A47B4D" w:rsidDel="00A47B4D">
          <w:rPr>
            <w:rFonts w:ascii="Times New Roman" w:hAnsi="Times New Roman" w:cs="B Nazanin"/>
            <w:sz w:val="24"/>
            <w:szCs w:val="28"/>
            <w:u w:val="single"/>
            <w:rtl/>
            <w:rPrChange w:id="259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94" w:author="Lenovo" w:date="2026-09-23T02:46:00Z">
              <w:rPr>
                <w:rFonts w:ascii="Times New Roman" w:hAnsi="Times New Roman" w:cs="B Nazanin" w:hint="cs"/>
                <w:sz w:val="24"/>
                <w:szCs w:val="28"/>
                <w:rtl/>
              </w:rPr>
            </w:rPrChange>
          </w:rPr>
          <w:delText>سرعت</w:delText>
        </w:r>
        <w:r w:rsidRPr="00A47B4D" w:rsidDel="00A47B4D">
          <w:rPr>
            <w:rFonts w:ascii="Times New Roman" w:hAnsi="Times New Roman" w:cs="B Nazanin"/>
            <w:sz w:val="24"/>
            <w:szCs w:val="28"/>
            <w:u w:val="single"/>
            <w:rtl/>
            <w:rPrChange w:id="259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96" w:author="Lenovo" w:date="2026-09-23T02:46:00Z">
              <w:rPr>
                <w:rFonts w:ascii="Times New Roman" w:hAnsi="Times New Roman" w:cs="B Nazanin" w:hint="cs"/>
                <w:sz w:val="24"/>
                <w:szCs w:val="28"/>
                <w:rtl/>
              </w:rPr>
            </w:rPrChange>
          </w:rPr>
          <w:delText>بالای</w:delText>
        </w:r>
        <w:r w:rsidRPr="00A47B4D" w:rsidDel="00A47B4D">
          <w:rPr>
            <w:rFonts w:ascii="Times New Roman" w:hAnsi="Times New Roman" w:cs="B Nazanin"/>
            <w:sz w:val="24"/>
            <w:szCs w:val="28"/>
            <w:u w:val="single"/>
            <w:rtl/>
            <w:rPrChange w:id="259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598" w:author="Lenovo" w:date="2026-09-23T02:46:00Z">
              <w:rPr>
                <w:rFonts w:ascii="Times New Roman" w:hAnsi="Times New Roman" w:cs="B Nazanin" w:hint="cs"/>
                <w:sz w:val="24"/>
                <w:szCs w:val="28"/>
                <w:rtl/>
              </w:rPr>
            </w:rPrChange>
          </w:rPr>
          <w:delText>ترجمه</w:delText>
        </w:r>
      </w:del>
      <w:ins w:id="2599" w:author="SALMANIAN MOHAMMADHASSAN" w:date="2026-09-11T11:57:00Z">
        <w:del w:id="2600" w:author="Lenovo" w:date="2026-09-23T02:40:00Z">
          <w:r w:rsidR="008401D7" w:rsidRPr="00A47B4D" w:rsidDel="00A47B4D">
            <w:rPr>
              <w:rFonts w:ascii="Times New Roman" w:hAnsi="Times New Roman" w:cs="B Nazanin"/>
              <w:sz w:val="24"/>
              <w:szCs w:val="28"/>
              <w:u w:val="single"/>
              <w:rtl/>
              <w:rPrChange w:id="2601" w:author="Lenovo" w:date="2026-09-23T02:46:00Z">
                <w:rPr>
                  <w:rFonts w:ascii="Times New Roman" w:hAnsi="Times New Roman" w:cs="B Nazanin"/>
                  <w:sz w:val="24"/>
                  <w:szCs w:val="28"/>
                  <w:rtl/>
                </w:rPr>
              </w:rPrChange>
            </w:rPr>
            <w:delText xml:space="preserve"> ناش</w:delText>
          </w:r>
          <w:r w:rsidR="008401D7" w:rsidRPr="00A47B4D" w:rsidDel="00A47B4D">
            <w:rPr>
              <w:rFonts w:ascii="Times New Roman" w:hAnsi="Times New Roman" w:cs="B Nazanin" w:hint="cs"/>
              <w:sz w:val="24"/>
              <w:szCs w:val="28"/>
              <w:u w:val="single"/>
              <w:rtl/>
              <w:rPrChange w:id="2602" w:author="Lenovo" w:date="2026-09-23T02:46:00Z">
                <w:rPr>
                  <w:rFonts w:ascii="Times New Roman" w:hAnsi="Times New Roman" w:cs="B Nazanin" w:hint="cs"/>
                  <w:sz w:val="24"/>
                  <w:szCs w:val="28"/>
                  <w:rtl/>
                </w:rPr>
              </w:rPrChange>
            </w:rPr>
            <w:delText>ی</w:delText>
          </w:r>
        </w:del>
      </w:ins>
      <w:ins w:id="2603" w:author="SALMANIAN MOHAMMADHASSAN" w:date="2026-09-11T11:58:00Z">
        <w:del w:id="2604" w:author="Lenovo" w:date="2026-09-23T02:40:00Z">
          <w:r w:rsidR="008401D7" w:rsidRPr="00A47B4D" w:rsidDel="00A47B4D">
            <w:rPr>
              <w:rFonts w:ascii="Times New Roman" w:hAnsi="Times New Roman" w:cs="B Nazanin"/>
              <w:sz w:val="24"/>
              <w:szCs w:val="28"/>
              <w:u w:val="single"/>
              <w:rtl/>
              <w:rPrChange w:id="2605" w:author="Lenovo" w:date="2026-09-23T02:46:00Z">
                <w:rPr>
                  <w:rFonts w:ascii="Times New Roman" w:hAnsi="Times New Roman" w:cs="B Nazanin"/>
                  <w:sz w:val="24"/>
                  <w:szCs w:val="28"/>
                  <w:rtl/>
                </w:rPr>
              </w:rPrChange>
            </w:rPr>
            <w:delText xml:space="preserve"> از به</w:delText>
          </w:r>
          <w:r w:rsidR="008401D7" w:rsidRPr="00A47B4D" w:rsidDel="00A47B4D">
            <w:rPr>
              <w:rFonts w:ascii="Times New Roman" w:hAnsi="Times New Roman" w:cs="B Nazanin" w:hint="cs"/>
              <w:sz w:val="24"/>
              <w:szCs w:val="28"/>
              <w:u w:val="single"/>
              <w:rtl/>
              <w:rPrChange w:id="2606" w:author="Lenovo" w:date="2026-09-23T02:46:00Z">
                <w:rPr>
                  <w:rFonts w:ascii="Times New Roman" w:hAnsi="Times New Roman" w:cs="B Nazanin" w:hint="cs"/>
                  <w:sz w:val="24"/>
                  <w:szCs w:val="28"/>
                  <w:rtl/>
                </w:rPr>
              </w:rPrChange>
            </w:rPr>
            <w:delText>ینه</w:delText>
          </w:r>
          <w:r w:rsidR="008401D7" w:rsidRPr="00A47B4D" w:rsidDel="00A47B4D">
            <w:rPr>
              <w:rFonts w:ascii="Times New Roman" w:hAnsi="Times New Roman" w:cs="B Nazanin"/>
              <w:sz w:val="24"/>
              <w:szCs w:val="28"/>
              <w:u w:val="single"/>
              <w:rtl/>
              <w:rPrChange w:id="2607" w:author="Lenovo" w:date="2026-09-23T02:46:00Z">
                <w:rPr>
                  <w:rFonts w:ascii="Times New Roman" w:hAnsi="Times New Roman" w:cs="B Nazanin"/>
                  <w:sz w:val="24"/>
                  <w:szCs w:val="28"/>
                  <w:rtl/>
                </w:rPr>
              </w:rPrChange>
            </w:rPr>
            <w:delText xml:space="preserve"> بودن ژن و کدون ها</w:delText>
          </w:r>
          <w:r w:rsidR="008401D7" w:rsidRPr="00A47B4D" w:rsidDel="00A47B4D">
            <w:rPr>
              <w:rFonts w:ascii="Times New Roman" w:hAnsi="Times New Roman" w:cs="B Nazanin" w:hint="cs"/>
              <w:sz w:val="24"/>
              <w:szCs w:val="28"/>
              <w:u w:val="single"/>
              <w:rtl/>
              <w:rPrChange w:id="2608" w:author="Lenovo" w:date="2026-09-23T02:46:00Z">
                <w:rPr>
                  <w:rFonts w:ascii="Times New Roman" w:hAnsi="Times New Roman" w:cs="B Nazanin" w:hint="cs"/>
                  <w:sz w:val="24"/>
                  <w:szCs w:val="28"/>
                  <w:rtl/>
                </w:rPr>
              </w:rPrChange>
            </w:rPr>
            <w:delText>ی</w:delText>
          </w:r>
          <w:r w:rsidR="008401D7" w:rsidRPr="00A47B4D" w:rsidDel="00A47B4D">
            <w:rPr>
              <w:rFonts w:ascii="Times New Roman" w:hAnsi="Times New Roman" w:cs="B Nazanin"/>
              <w:sz w:val="24"/>
              <w:szCs w:val="28"/>
              <w:u w:val="single"/>
              <w:rtl/>
              <w:rPrChange w:id="2609" w:author="Lenovo" w:date="2026-09-23T02:46:00Z">
                <w:rPr>
                  <w:rFonts w:ascii="Times New Roman" w:hAnsi="Times New Roman" w:cs="B Nazanin"/>
                  <w:sz w:val="24"/>
                  <w:szCs w:val="28"/>
                  <w:rtl/>
                </w:rPr>
              </w:rPrChange>
            </w:rPr>
            <w:delText xml:space="preserve"> مورد استفاده ( به</w:delText>
          </w:r>
          <w:r w:rsidR="008401D7" w:rsidRPr="00A47B4D" w:rsidDel="00A47B4D">
            <w:rPr>
              <w:rFonts w:ascii="Times New Roman" w:hAnsi="Times New Roman" w:cs="B Nazanin" w:hint="cs"/>
              <w:sz w:val="24"/>
              <w:szCs w:val="28"/>
              <w:u w:val="single"/>
              <w:rtl/>
              <w:rPrChange w:id="2610" w:author="Lenovo" w:date="2026-09-23T02:46:00Z">
                <w:rPr>
                  <w:rFonts w:ascii="Times New Roman" w:hAnsi="Times New Roman" w:cs="B Nazanin" w:hint="cs"/>
                  <w:sz w:val="24"/>
                  <w:szCs w:val="28"/>
                  <w:rtl/>
                </w:rPr>
              </w:rPrChange>
            </w:rPr>
            <w:delText>ینه</w:delText>
          </w:r>
          <w:r w:rsidR="008401D7" w:rsidRPr="00A47B4D" w:rsidDel="00A47B4D">
            <w:rPr>
              <w:rFonts w:ascii="Times New Roman" w:hAnsi="Times New Roman" w:cs="B Nazanin"/>
              <w:sz w:val="24"/>
              <w:szCs w:val="28"/>
              <w:u w:val="single"/>
              <w:rtl/>
              <w:rPrChange w:id="2611" w:author="Lenovo" w:date="2026-09-23T02:46:00Z">
                <w:rPr>
                  <w:rFonts w:ascii="Times New Roman" w:hAnsi="Times New Roman" w:cs="B Nazanin"/>
                  <w:sz w:val="24"/>
                  <w:szCs w:val="28"/>
                  <w:rtl/>
                </w:rPr>
              </w:rPrChange>
            </w:rPr>
            <w:delText xml:space="preserve"> ساز</w:delText>
          </w:r>
          <w:r w:rsidR="008401D7" w:rsidRPr="00A47B4D" w:rsidDel="00A47B4D">
            <w:rPr>
              <w:rFonts w:ascii="Times New Roman" w:hAnsi="Times New Roman" w:cs="B Nazanin" w:hint="cs"/>
              <w:sz w:val="24"/>
              <w:szCs w:val="28"/>
              <w:u w:val="single"/>
              <w:rtl/>
              <w:rPrChange w:id="2612" w:author="Lenovo" w:date="2026-09-23T02:46:00Z">
                <w:rPr>
                  <w:rFonts w:ascii="Times New Roman" w:hAnsi="Times New Roman" w:cs="B Nazanin" w:hint="cs"/>
                  <w:sz w:val="24"/>
                  <w:szCs w:val="28"/>
                  <w:rtl/>
                </w:rPr>
              </w:rPrChange>
            </w:rPr>
            <w:delText>ی</w:delText>
          </w:r>
          <w:r w:rsidR="008401D7" w:rsidRPr="00A47B4D" w:rsidDel="00A47B4D">
            <w:rPr>
              <w:rFonts w:ascii="Times New Roman" w:hAnsi="Times New Roman" w:cs="B Nazanin"/>
              <w:sz w:val="24"/>
              <w:szCs w:val="28"/>
              <w:u w:val="single"/>
              <w:rtl/>
              <w:rPrChange w:id="2613" w:author="Lenovo" w:date="2026-09-23T02:46:00Z">
                <w:rPr>
                  <w:rFonts w:ascii="Times New Roman" w:hAnsi="Times New Roman" w:cs="B Nazanin"/>
                  <w:sz w:val="24"/>
                  <w:szCs w:val="28"/>
                  <w:rtl/>
                </w:rPr>
              </w:rPrChange>
            </w:rPr>
            <w:delText xml:space="preserve"> ژن)</w:delText>
          </w:r>
        </w:del>
      </w:ins>
      <w:del w:id="2614" w:author="Lenovo" w:date="2026-09-23T02:40:00Z">
        <w:r w:rsidRPr="00A47B4D" w:rsidDel="00A47B4D">
          <w:rPr>
            <w:rFonts w:ascii="Times New Roman" w:hAnsi="Times New Roman" w:cs="B Nazanin"/>
            <w:sz w:val="24"/>
            <w:szCs w:val="28"/>
            <w:u w:val="single"/>
            <w:rtl/>
            <w:rPrChange w:id="261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616"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61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i/>
            <w:iCs/>
            <w:sz w:val="24"/>
            <w:szCs w:val="28"/>
            <w:u w:val="single"/>
            <w:rPrChange w:id="2618" w:author="Lenovo" w:date="2026-09-23T02:46:00Z">
              <w:rPr>
                <w:rFonts w:ascii="Times New Roman" w:hAnsi="Times New Roman" w:cs="B Nazanin"/>
                <w:i/>
                <w:iCs/>
                <w:sz w:val="24"/>
                <w:szCs w:val="28"/>
              </w:rPr>
            </w:rPrChange>
          </w:rPr>
          <w:delText>E. coli</w:delText>
        </w:r>
        <w:r w:rsidRPr="00A47B4D" w:rsidDel="00A47B4D">
          <w:rPr>
            <w:rFonts w:ascii="Times New Roman" w:hAnsi="Times New Roman" w:cs="B Nazanin"/>
            <w:i/>
            <w:iCs/>
            <w:sz w:val="24"/>
            <w:szCs w:val="28"/>
            <w:u w:val="single"/>
            <w:rtl/>
            <w:rPrChange w:id="2619" w:author="Lenovo" w:date="2026-09-23T02:46:00Z">
              <w:rPr>
                <w:rFonts w:ascii="Times New Roman" w:hAnsi="Times New Roman" w:cs="B Nazanin"/>
                <w:i/>
                <w:iCs/>
                <w:sz w:val="24"/>
                <w:szCs w:val="28"/>
                <w:rtl/>
              </w:rPr>
            </w:rPrChange>
          </w:rPr>
          <w:delText xml:space="preserve"> </w:delText>
        </w:r>
        <w:r w:rsidRPr="00A47B4D" w:rsidDel="00A47B4D">
          <w:rPr>
            <w:rFonts w:ascii="Times New Roman" w:hAnsi="Times New Roman" w:cs="B Nazanin" w:hint="cs"/>
            <w:sz w:val="24"/>
            <w:szCs w:val="28"/>
            <w:u w:val="single"/>
            <w:rtl/>
            <w:rPrChange w:id="2620" w:author="Lenovo" w:date="2026-09-23T02:46:00Z">
              <w:rPr>
                <w:rFonts w:ascii="Times New Roman" w:hAnsi="Times New Roman" w:cs="B Nazanin" w:hint="cs"/>
                <w:sz w:val="24"/>
                <w:szCs w:val="28"/>
                <w:rtl/>
              </w:rPr>
            </w:rPrChange>
          </w:rPr>
          <w:delText>باشد</w:delText>
        </w:r>
        <w:r w:rsidRPr="00A47B4D" w:rsidDel="00A47B4D">
          <w:rPr>
            <w:rFonts w:ascii="Times New Roman" w:hAnsi="Times New Roman" w:cs="B Nazanin"/>
            <w:sz w:val="24"/>
            <w:szCs w:val="28"/>
            <w:u w:val="single"/>
            <w:rtl/>
            <w:rPrChange w:id="2621" w:author="Lenovo" w:date="2026-09-23T02:46:00Z">
              <w:rPr>
                <w:rFonts w:ascii="Times New Roman" w:hAnsi="Times New Roman" w:cs="B Nazanin"/>
                <w:sz w:val="24"/>
                <w:szCs w:val="28"/>
                <w:rtl/>
              </w:rPr>
            </w:rPrChange>
          </w:rPr>
          <w:delText xml:space="preserve">. </w:delText>
        </w:r>
      </w:del>
      <w:ins w:id="2622" w:author="SALMANIAN MOHAMMADHASSAN" w:date="2026-09-11T11:58:00Z">
        <w:del w:id="2623" w:author="Lenovo" w:date="2026-09-23T02:40:00Z">
          <w:r w:rsidR="003962D7" w:rsidRPr="00A47B4D" w:rsidDel="00A47B4D">
            <w:rPr>
              <w:rFonts w:ascii="Times New Roman" w:hAnsi="Times New Roman" w:cs="B Nazanin" w:hint="cs"/>
              <w:sz w:val="24"/>
              <w:szCs w:val="28"/>
              <w:u w:val="single"/>
              <w:rtl/>
              <w:rPrChange w:id="2624" w:author="Lenovo" w:date="2026-09-23T02:46:00Z">
                <w:rPr>
                  <w:rFonts w:ascii="Times New Roman" w:hAnsi="Times New Roman" w:cs="B Nazanin" w:hint="cs"/>
                  <w:sz w:val="24"/>
                  <w:szCs w:val="28"/>
                  <w:rtl/>
                </w:rPr>
              </w:rPrChange>
            </w:rPr>
            <w:delText>به</w:delText>
          </w:r>
          <w:r w:rsidR="003962D7" w:rsidRPr="00A47B4D" w:rsidDel="00A47B4D">
            <w:rPr>
              <w:rFonts w:ascii="Times New Roman" w:hAnsi="Times New Roman" w:cs="B Nazanin"/>
              <w:sz w:val="24"/>
              <w:szCs w:val="28"/>
              <w:u w:val="single"/>
              <w:rtl/>
              <w:rPrChange w:id="2625"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26" w:author="Lenovo" w:date="2026-09-23T02:46:00Z">
                <w:rPr>
                  <w:rFonts w:ascii="Times New Roman" w:hAnsi="Times New Roman" w:cs="B Nazanin" w:hint="cs"/>
                  <w:sz w:val="24"/>
                  <w:szCs w:val="28"/>
                  <w:rtl/>
                </w:rPr>
              </w:rPrChange>
            </w:rPr>
            <w:delText>عبارت</w:delText>
          </w:r>
          <w:r w:rsidR="003962D7" w:rsidRPr="00A47B4D" w:rsidDel="00A47B4D">
            <w:rPr>
              <w:rFonts w:ascii="Times New Roman" w:hAnsi="Times New Roman" w:cs="B Nazanin"/>
              <w:sz w:val="24"/>
              <w:szCs w:val="28"/>
              <w:u w:val="single"/>
              <w:rtl/>
              <w:rPrChange w:id="2627"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28" w:author="Lenovo" w:date="2026-09-23T02:46:00Z">
                <w:rPr>
                  <w:rFonts w:ascii="Times New Roman" w:hAnsi="Times New Roman" w:cs="B Nazanin" w:hint="cs"/>
                  <w:sz w:val="24"/>
                  <w:szCs w:val="28"/>
                  <w:rtl/>
                </w:rPr>
              </w:rPrChange>
            </w:rPr>
            <w:delText>دیگر</w:delText>
          </w:r>
          <w:r w:rsidR="003962D7" w:rsidRPr="00A47B4D" w:rsidDel="00A47B4D">
            <w:rPr>
              <w:rFonts w:ascii="Times New Roman" w:hAnsi="Times New Roman" w:cs="B Nazanin"/>
              <w:sz w:val="24"/>
              <w:szCs w:val="28"/>
              <w:u w:val="single"/>
              <w:rtl/>
              <w:rPrChange w:id="2629"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30" w:author="Lenovo" w:date="2026-09-23T02:46:00Z">
                <w:rPr>
                  <w:rFonts w:ascii="Times New Roman" w:hAnsi="Times New Roman" w:cs="B Nazanin" w:hint="cs"/>
                  <w:sz w:val="24"/>
                  <w:szCs w:val="28"/>
                  <w:rtl/>
                </w:rPr>
              </w:rPrChange>
            </w:rPr>
            <w:delText>گرچه</w:delText>
          </w:r>
          <w:r w:rsidR="003962D7" w:rsidRPr="00A47B4D" w:rsidDel="00A47B4D">
            <w:rPr>
              <w:rFonts w:ascii="Times New Roman" w:hAnsi="Times New Roman" w:cs="B Nazanin"/>
              <w:sz w:val="24"/>
              <w:szCs w:val="28"/>
              <w:u w:val="single"/>
              <w:rtl/>
              <w:rPrChange w:id="2631"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32" w:author="Lenovo" w:date="2026-09-23T02:46:00Z">
                <w:rPr>
                  <w:rFonts w:ascii="Times New Roman" w:hAnsi="Times New Roman" w:cs="B Nazanin" w:hint="cs"/>
                  <w:sz w:val="24"/>
                  <w:szCs w:val="28"/>
                  <w:rtl/>
                </w:rPr>
              </w:rPrChange>
            </w:rPr>
            <w:delText>بهینه</w:delText>
          </w:r>
          <w:r w:rsidR="003962D7" w:rsidRPr="00A47B4D" w:rsidDel="00A47B4D">
            <w:rPr>
              <w:rFonts w:ascii="Times New Roman" w:hAnsi="Times New Roman" w:cs="B Nazanin"/>
              <w:sz w:val="24"/>
              <w:szCs w:val="28"/>
              <w:u w:val="single"/>
              <w:rtl/>
              <w:rPrChange w:id="2633"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34" w:author="Lenovo" w:date="2026-09-23T02:46:00Z">
                <w:rPr>
                  <w:rFonts w:ascii="Times New Roman" w:hAnsi="Times New Roman" w:cs="B Nazanin" w:hint="cs"/>
                  <w:sz w:val="24"/>
                  <w:szCs w:val="28"/>
                  <w:rtl/>
                </w:rPr>
              </w:rPrChange>
            </w:rPr>
            <w:delText>سازی</w:delText>
          </w:r>
          <w:r w:rsidR="003962D7" w:rsidRPr="00A47B4D" w:rsidDel="00A47B4D">
            <w:rPr>
              <w:rFonts w:ascii="Times New Roman" w:hAnsi="Times New Roman" w:cs="B Nazanin"/>
              <w:sz w:val="24"/>
              <w:szCs w:val="28"/>
              <w:u w:val="single"/>
              <w:rtl/>
              <w:rPrChange w:id="2635"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36" w:author="Lenovo" w:date="2026-09-23T02:46:00Z">
                <w:rPr>
                  <w:rFonts w:ascii="Times New Roman" w:hAnsi="Times New Roman" w:cs="B Nazanin" w:hint="cs"/>
                  <w:sz w:val="24"/>
                  <w:szCs w:val="28"/>
                  <w:rtl/>
                </w:rPr>
              </w:rPrChange>
            </w:rPr>
            <w:delText>ژن</w:delText>
          </w:r>
          <w:r w:rsidR="003962D7" w:rsidRPr="00A47B4D" w:rsidDel="00A47B4D">
            <w:rPr>
              <w:rFonts w:ascii="Times New Roman" w:hAnsi="Times New Roman" w:cs="B Nazanin"/>
              <w:sz w:val="24"/>
              <w:szCs w:val="28"/>
              <w:u w:val="single"/>
              <w:rtl/>
              <w:rPrChange w:id="2637"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38" w:author="Lenovo" w:date="2026-09-23T02:46:00Z">
                <w:rPr>
                  <w:rFonts w:ascii="Times New Roman" w:hAnsi="Times New Roman" w:cs="B Nazanin" w:hint="cs"/>
                  <w:sz w:val="24"/>
                  <w:szCs w:val="28"/>
                  <w:rtl/>
                </w:rPr>
              </w:rPrChange>
            </w:rPr>
            <w:delText>اجازه</w:delText>
          </w:r>
          <w:r w:rsidR="003962D7" w:rsidRPr="00A47B4D" w:rsidDel="00A47B4D">
            <w:rPr>
              <w:rFonts w:ascii="Times New Roman" w:hAnsi="Times New Roman" w:cs="B Nazanin"/>
              <w:sz w:val="24"/>
              <w:szCs w:val="28"/>
              <w:u w:val="single"/>
              <w:rtl/>
              <w:rPrChange w:id="2639"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40" w:author="Lenovo" w:date="2026-09-23T02:46:00Z">
                <w:rPr>
                  <w:rFonts w:ascii="Times New Roman" w:hAnsi="Times New Roman" w:cs="B Nazanin" w:hint="cs"/>
                  <w:sz w:val="24"/>
                  <w:szCs w:val="28"/>
                  <w:rtl/>
                </w:rPr>
              </w:rPrChange>
            </w:rPr>
            <w:delText>تولید</w:delText>
          </w:r>
          <w:r w:rsidR="003962D7" w:rsidRPr="00A47B4D" w:rsidDel="00A47B4D">
            <w:rPr>
              <w:rFonts w:ascii="Times New Roman" w:hAnsi="Times New Roman" w:cs="B Nazanin"/>
              <w:sz w:val="24"/>
              <w:szCs w:val="28"/>
              <w:u w:val="single"/>
              <w:rtl/>
              <w:rPrChange w:id="2641" w:author="Lenovo" w:date="2026-09-23T02:46:00Z">
                <w:rPr>
                  <w:rFonts w:ascii="Times New Roman" w:hAnsi="Times New Roman" w:cs="B Nazanin"/>
                  <w:sz w:val="24"/>
                  <w:szCs w:val="28"/>
                  <w:rtl/>
                </w:rPr>
              </w:rPrChange>
            </w:rPr>
            <w:delText xml:space="preserve"> </w:delText>
          </w:r>
          <w:r w:rsidR="003962D7" w:rsidRPr="00A47B4D" w:rsidDel="00A47B4D">
            <w:rPr>
              <w:rFonts w:ascii="Times New Roman" w:hAnsi="Times New Roman" w:cs="B Nazanin" w:hint="cs"/>
              <w:sz w:val="24"/>
              <w:szCs w:val="28"/>
              <w:u w:val="single"/>
              <w:rtl/>
              <w:rPrChange w:id="2642" w:author="Lenovo" w:date="2026-09-23T02:46:00Z">
                <w:rPr>
                  <w:rFonts w:ascii="Times New Roman" w:hAnsi="Times New Roman" w:cs="B Nazanin" w:hint="cs"/>
                  <w:sz w:val="24"/>
                  <w:szCs w:val="28"/>
                  <w:rtl/>
                </w:rPr>
              </w:rPrChange>
            </w:rPr>
            <w:delText>بیشتر</w:delText>
          </w:r>
        </w:del>
      </w:ins>
      <w:ins w:id="2643" w:author="SALMANIAN MOHAMMADHASSAN" w:date="2026-09-11T11:59:00Z">
        <w:del w:id="2644" w:author="Lenovo" w:date="2026-09-23T02:40:00Z">
          <w:r w:rsidR="003962D7" w:rsidRPr="00A47B4D" w:rsidDel="00A47B4D">
            <w:rPr>
              <w:rFonts w:ascii="Times New Roman" w:hAnsi="Times New Roman" w:cs="B Nazanin"/>
              <w:sz w:val="24"/>
              <w:szCs w:val="28"/>
              <w:u w:val="single"/>
              <w:rtl/>
              <w:rPrChange w:id="2645" w:author="Lenovo" w:date="2026-09-23T02:46:00Z">
                <w:rPr>
                  <w:rFonts w:ascii="Times New Roman" w:hAnsi="Times New Roman" w:cs="B Nazanin"/>
                  <w:sz w:val="24"/>
                  <w:szCs w:val="28"/>
                  <w:rtl/>
                </w:rPr>
              </w:rPrChange>
            </w:rPr>
            <w:delText xml:space="preserve"> در س</w:delText>
          </w:r>
          <w:r w:rsidR="003962D7" w:rsidRPr="00A47B4D" w:rsidDel="00A47B4D">
            <w:rPr>
              <w:rFonts w:ascii="Times New Roman" w:hAnsi="Times New Roman" w:cs="B Nazanin" w:hint="cs"/>
              <w:sz w:val="24"/>
              <w:szCs w:val="28"/>
              <w:u w:val="single"/>
              <w:rtl/>
              <w:rPrChange w:id="2646" w:author="Lenovo" w:date="2026-09-23T02:46:00Z">
                <w:rPr>
                  <w:rFonts w:ascii="Times New Roman" w:hAnsi="Times New Roman" w:cs="B Nazanin" w:hint="cs"/>
                  <w:sz w:val="24"/>
                  <w:szCs w:val="28"/>
                  <w:rtl/>
                </w:rPr>
              </w:rPrChange>
            </w:rPr>
            <w:delText>یستم</w:delText>
          </w:r>
          <w:r w:rsidR="003962D7" w:rsidRPr="00A47B4D" w:rsidDel="00A47B4D">
            <w:rPr>
              <w:rFonts w:ascii="Times New Roman" w:hAnsi="Times New Roman" w:cs="B Nazanin"/>
              <w:sz w:val="24"/>
              <w:szCs w:val="28"/>
              <w:u w:val="single"/>
              <w:rtl/>
              <w:rPrChange w:id="2647" w:author="Lenovo" w:date="2026-09-23T02:46:00Z">
                <w:rPr>
                  <w:rFonts w:ascii="Times New Roman" w:hAnsi="Times New Roman" w:cs="B Nazanin"/>
                  <w:sz w:val="24"/>
                  <w:szCs w:val="28"/>
                  <w:rtl/>
                </w:rPr>
              </w:rPrChange>
            </w:rPr>
            <w:delText xml:space="preserve"> م</w:delText>
          </w:r>
          <w:r w:rsidR="003962D7" w:rsidRPr="00A47B4D" w:rsidDel="00A47B4D">
            <w:rPr>
              <w:rFonts w:ascii="Times New Roman" w:hAnsi="Times New Roman" w:cs="B Nazanin" w:hint="cs"/>
              <w:sz w:val="24"/>
              <w:szCs w:val="28"/>
              <w:u w:val="single"/>
              <w:rtl/>
              <w:rPrChange w:id="2648" w:author="Lenovo" w:date="2026-09-23T02:46:00Z">
                <w:rPr>
                  <w:rFonts w:ascii="Times New Roman" w:hAnsi="Times New Roman" w:cs="B Nazanin" w:hint="cs"/>
                  <w:sz w:val="24"/>
                  <w:szCs w:val="28"/>
                  <w:rtl/>
                </w:rPr>
              </w:rPrChange>
            </w:rPr>
            <w:delText>یزبانی</w:delText>
          </w:r>
          <w:r w:rsidR="003962D7" w:rsidRPr="00A47B4D" w:rsidDel="00A47B4D">
            <w:rPr>
              <w:rFonts w:ascii="Times New Roman" w:hAnsi="Times New Roman" w:cs="B Nazanin"/>
              <w:sz w:val="24"/>
              <w:szCs w:val="28"/>
              <w:u w:val="single"/>
              <w:rtl/>
              <w:rPrChange w:id="2649" w:author="Lenovo" w:date="2026-09-23T02:46:00Z">
                <w:rPr>
                  <w:rFonts w:ascii="Times New Roman" w:hAnsi="Times New Roman" w:cs="B Nazanin"/>
                  <w:sz w:val="24"/>
                  <w:szCs w:val="28"/>
                  <w:rtl/>
                </w:rPr>
              </w:rPrChange>
            </w:rPr>
            <w:delText xml:space="preserve"> را م</w:delText>
          </w:r>
          <w:r w:rsidR="003962D7" w:rsidRPr="00A47B4D" w:rsidDel="00A47B4D">
            <w:rPr>
              <w:rFonts w:ascii="Times New Roman" w:hAnsi="Times New Roman" w:cs="B Nazanin" w:hint="cs"/>
              <w:sz w:val="24"/>
              <w:szCs w:val="28"/>
              <w:u w:val="single"/>
              <w:rtl/>
              <w:rPrChange w:id="2650" w:author="Lenovo" w:date="2026-09-23T02:46:00Z">
                <w:rPr>
                  <w:rFonts w:ascii="Times New Roman" w:hAnsi="Times New Roman" w:cs="B Nazanin" w:hint="cs"/>
                  <w:sz w:val="24"/>
                  <w:szCs w:val="28"/>
                  <w:rtl/>
                </w:rPr>
              </w:rPrChange>
            </w:rPr>
            <w:delText>ی</w:delText>
          </w:r>
          <w:r w:rsidR="003962D7" w:rsidRPr="00A47B4D" w:rsidDel="00A47B4D">
            <w:rPr>
              <w:rFonts w:ascii="Times New Roman" w:hAnsi="Times New Roman" w:cs="B Nazanin"/>
              <w:sz w:val="24"/>
              <w:szCs w:val="28"/>
              <w:u w:val="single"/>
              <w:rtl/>
              <w:rPrChange w:id="2651" w:author="Lenovo" w:date="2026-09-23T02:46:00Z">
                <w:rPr>
                  <w:rFonts w:ascii="Times New Roman" w:hAnsi="Times New Roman" w:cs="B Nazanin"/>
                  <w:sz w:val="24"/>
                  <w:szCs w:val="28"/>
                  <w:rtl/>
                </w:rPr>
              </w:rPrChange>
            </w:rPr>
            <w:delText xml:space="preserve"> دهد، در ع</w:delText>
          </w:r>
          <w:r w:rsidR="003962D7" w:rsidRPr="00A47B4D" w:rsidDel="00A47B4D">
            <w:rPr>
              <w:rFonts w:ascii="Times New Roman" w:hAnsi="Times New Roman" w:cs="B Nazanin" w:hint="cs"/>
              <w:sz w:val="24"/>
              <w:szCs w:val="28"/>
              <w:u w:val="single"/>
              <w:rtl/>
              <w:rPrChange w:id="2652" w:author="Lenovo" w:date="2026-09-23T02:46:00Z">
                <w:rPr>
                  <w:rFonts w:ascii="Times New Roman" w:hAnsi="Times New Roman" w:cs="B Nazanin" w:hint="cs"/>
                  <w:sz w:val="24"/>
                  <w:szCs w:val="28"/>
                  <w:rtl/>
                </w:rPr>
              </w:rPrChange>
            </w:rPr>
            <w:delText>ین</w:delText>
          </w:r>
          <w:r w:rsidR="003962D7" w:rsidRPr="00A47B4D" w:rsidDel="00A47B4D">
            <w:rPr>
              <w:rFonts w:ascii="Times New Roman" w:hAnsi="Times New Roman" w:cs="B Nazanin"/>
              <w:sz w:val="24"/>
              <w:szCs w:val="28"/>
              <w:u w:val="single"/>
              <w:rtl/>
              <w:rPrChange w:id="2653" w:author="Lenovo" w:date="2026-09-23T02:46:00Z">
                <w:rPr>
                  <w:rFonts w:ascii="Times New Roman" w:hAnsi="Times New Roman" w:cs="B Nazanin"/>
                  <w:sz w:val="24"/>
                  <w:szCs w:val="28"/>
                  <w:rtl/>
                </w:rPr>
              </w:rPrChange>
            </w:rPr>
            <w:delText xml:space="preserve"> حال به دل</w:delText>
          </w:r>
          <w:r w:rsidR="003962D7" w:rsidRPr="00A47B4D" w:rsidDel="00A47B4D">
            <w:rPr>
              <w:rFonts w:ascii="Times New Roman" w:hAnsi="Times New Roman" w:cs="B Nazanin" w:hint="cs"/>
              <w:sz w:val="24"/>
              <w:szCs w:val="28"/>
              <w:u w:val="single"/>
              <w:rtl/>
              <w:rPrChange w:id="2654" w:author="Lenovo" w:date="2026-09-23T02:46:00Z">
                <w:rPr>
                  <w:rFonts w:ascii="Times New Roman" w:hAnsi="Times New Roman" w:cs="B Nazanin" w:hint="cs"/>
                  <w:sz w:val="24"/>
                  <w:szCs w:val="28"/>
                  <w:rtl/>
                </w:rPr>
              </w:rPrChange>
            </w:rPr>
            <w:delText>یل</w:delText>
          </w:r>
          <w:r w:rsidR="003962D7" w:rsidRPr="00A47B4D" w:rsidDel="00A47B4D">
            <w:rPr>
              <w:rFonts w:ascii="Times New Roman" w:hAnsi="Times New Roman" w:cs="B Nazanin"/>
              <w:sz w:val="24"/>
              <w:szCs w:val="28"/>
              <w:u w:val="single"/>
              <w:rtl/>
              <w:rPrChange w:id="2655" w:author="Lenovo" w:date="2026-09-23T02:46:00Z">
                <w:rPr>
                  <w:rFonts w:ascii="Times New Roman" w:hAnsi="Times New Roman" w:cs="B Nazanin"/>
                  <w:sz w:val="24"/>
                  <w:szCs w:val="28"/>
                  <w:rtl/>
                </w:rPr>
              </w:rPrChange>
            </w:rPr>
            <w:delText xml:space="preserve"> </w:delText>
          </w:r>
          <w:r w:rsidR="004E791E" w:rsidRPr="00A47B4D" w:rsidDel="00A47B4D">
            <w:rPr>
              <w:rFonts w:ascii="Times New Roman" w:hAnsi="Times New Roman" w:cs="B Nazanin" w:hint="cs"/>
              <w:sz w:val="24"/>
              <w:szCs w:val="28"/>
              <w:u w:val="single"/>
              <w:rtl/>
              <w:rPrChange w:id="2656" w:author="Lenovo" w:date="2026-09-23T02:46:00Z">
                <w:rPr>
                  <w:rFonts w:ascii="Times New Roman" w:hAnsi="Times New Roman" w:cs="B Nazanin" w:hint="cs"/>
                  <w:sz w:val="24"/>
                  <w:szCs w:val="28"/>
                  <w:rtl/>
                </w:rPr>
              </w:rPrChange>
            </w:rPr>
            <w:delText>فشار</w:delText>
          </w:r>
          <w:r w:rsidR="004E791E" w:rsidRPr="00A47B4D" w:rsidDel="00A47B4D">
            <w:rPr>
              <w:rFonts w:ascii="Times New Roman" w:hAnsi="Times New Roman" w:cs="B Nazanin"/>
              <w:sz w:val="24"/>
              <w:szCs w:val="28"/>
              <w:u w:val="single"/>
              <w:rtl/>
              <w:rPrChange w:id="2657" w:author="Lenovo" w:date="2026-09-23T02:46:00Z">
                <w:rPr>
                  <w:rFonts w:ascii="Times New Roman" w:hAnsi="Times New Roman" w:cs="B Nazanin"/>
                  <w:sz w:val="24"/>
                  <w:szCs w:val="28"/>
                  <w:rtl/>
                </w:rPr>
              </w:rPrChange>
            </w:rPr>
            <w:delText xml:space="preserve"> </w:delText>
          </w:r>
          <w:r w:rsidR="004E791E" w:rsidRPr="00A47B4D" w:rsidDel="00A47B4D">
            <w:rPr>
              <w:rFonts w:ascii="Times New Roman" w:hAnsi="Times New Roman" w:cs="B Nazanin" w:hint="cs"/>
              <w:sz w:val="24"/>
              <w:szCs w:val="28"/>
              <w:u w:val="single"/>
              <w:rtl/>
              <w:rPrChange w:id="2658" w:author="Lenovo" w:date="2026-09-23T02:46:00Z">
                <w:rPr>
                  <w:rFonts w:ascii="Times New Roman" w:hAnsi="Times New Roman" w:cs="B Nazanin" w:hint="cs"/>
                  <w:sz w:val="24"/>
                  <w:szCs w:val="28"/>
                  <w:rtl/>
                </w:rPr>
              </w:rPrChange>
            </w:rPr>
            <w:delText>بیشتر</w:delText>
          </w:r>
          <w:r w:rsidR="004E791E" w:rsidRPr="00A47B4D" w:rsidDel="00A47B4D">
            <w:rPr>
              <w:rFonts w:ascii="Times New Roman" w:hAnsi="Times New Roman" w:cs="B Nazanin"/>
              <w:sz w:val="24"/>
              <w:szCs w:val="28"/>
              <w:u w:val="single"/>
              <w:rtl/>
              <w:rPrChange w:id="2659" w:author="Lenovo" w:date="2026-09-23T02:46:00Z">
                <w:rPr>
                  <w:rFonts w:ascii="Times New Roman" w:hAnsi="Times New Roman" w:cs="B Nazanin"/>
                  <w:sz w:val="24"/>
                  <w:szCs w:val="28"/>
                  <w:rtl/>
                </w:rPr>
              </w:rPrChange>
            </w:rPr>
            <w:delText xml:space="preserve"> </w:delText>
          </w:r>
          <w:r w:rsidR="004E791E" w:rsidRPr="00A47B4D" w:rsidDel="00A47B4D">
            <w:rPr>
              <w:rFonts w:ascii="Times New Roman" w:hAnsi="Times New Roman" w:cs="B Nazanin" w:hint="cs"/>
              <w:sz w:val="24"/>
              <w:szCs w:val="28"/>
              <w:u w:val="single"/>
              <w:rtl/>
              <w:rPrChange w:id="2660" w:author="Lenovo" w:date="2026-09-23T02:46:00Z">
                <w:rPr>
                  <w:rFonts w:ascii="Times New Roman" w:hAnsi="Times New Roman" w:cs="B Nazanin" w:hint="cs"/>
                  <w:sz w:val="24"/>
                  <w:szCs w:val="28"/>
                  <w:rtl/>
                </w:rPr>
              </w:rPrChange>
            </w:rPr>
            <w:delText>بر</w:delText>
          </w:r>
          <w:r w:rsidR="004E791E" w:rsidRPr="00A47B4D" w:rsidDel="00A47B4D">
            <w:rPr>
              <w:rFonts w:ascii="Times New Roman" w:hAnsi="Times New Roman" w:cs="B Nazanin"/>
              <w:sz w:val="24"/>
              <w:szCs w:val="28"/>
              <w:u w:val="single"/>
              <w:rtl/>
              <w:rPrChange w:id="2661" w:author="Lenovo" w:date="2026-09-23T02:46:00Z">
                <w:rPr>
                  <w:rFonts w:ascii="Times New Roman" w:hAnsi="Times New Roman" w:cs="B Nazanin"/>
                  <w:sz w:val="24"/>
                  <w:szCs w:val="28"/>
                  <w:rtl/>
                </w:rPr>
              </w:rPrChange>
            </w:rPr>
            <w:delText xml:space="preserve"> </w:delText>
          </w:r>
          <w:r w:rsidR="004E791E" w:rsidRPr="00A47B4D" w:rsidDel="00A47B4D">
            <w:rPr>
              <w:rFonts w:ascii="Times New Roman" w:hAnsi="Times New Roman" w:cs="B Nazanin" w:hint="cs"/>
              <w:sz w:val="24"/>
              <w:szCs w:val="28"/>
              <w:u w:val="single"/>
              <w:rtl/>
              <w:rPrChange w:id="2662" w:author="Lenovo" w:date="2026-09-23T02:46:00Z">
                <w:rPr>
                  <w:rFonts w:ascii="Times New Roman" w:hAnsi="Times New Roman" w:cs="B Nazanin" w:hint="cs"/>
                  <w:sz w:val="24"/>
                  <w:szCs w:val="28"/>
                  <w:rtl/>
                </w:rPr>
              </w:rPrChange>
            </w:rPr>
            <w:delText>سیستم</w:delText>
          </w:r>
          <w:r w:rsidR="004E791E" w:rsidRPr="00A47B4D" w:rsidDel="00A47B4D">
            <w:rPr>
              <w:rFonts w:ascii="Times New Roman" w:hAnsi="Times New Roman" w:cs="B Nazanin"/>
              <w:sz w:val="24"/>
              <w:szCs w:val="28"/>
              <w:u w:val="single"/>
              <w:rtl/>
              <w:rPrChange w:id="2663" w:author="Lenovo" w:date="2026-09-23T02:46:00Z">
                <w:rPr>
                  <w:rFonts w:ascii="Times New Roman" w:hAnsi="Times New Roman" w:cs="B Nazanin"/>
                  <w:sz w:val="24"/>
                  <w:szCs w:val="28"/>
                  <w:rtl/>
                </w:rPr>
              </w:rPrChange>
            </w:rPr>
            <w:delText xml:space="preserve"> </w:delText>
          </w:r>
          <w:r w:rsidR="004E791E" w:rsidRPr="00A47B4D" w:rsidDel="00A47B4D">
            <w:rPr>
              <w:rFonts w:ascii="Times New Roman" w:hAnsi="Times New Roman" w:cs="B Nazanin" w:hint="cs"/>
              <w:sz w:val="24"/>
              <w:szCs w:val="28"/>
              <w:u w:val="single"/>
              <w:rtl/>
              <w:rPrChange w:id="2664" w:author="Lenovo" w:date="2026-09-23T02:46:00Z">
                <w:rPr>
                  <w:rFonts w:ascii="Times New Roman" w:hAnsi="Times New Roman" w:cs="B Nazanin" w:hint="cs"/>
                  <w:sz w:val="24"/>
                  <w:szCs w:val="28"/>
                  <w:rtl/>
                </w:rPr>
              </w:rPrChange>
            </w:rPr>
            <w:delText>تولیدی</w:delText>
          </w:r>
        </w:del>
      </w:ins>
      <w:ins w:id="2665" w:author="SALMANIAN MOHAMMADHASSAN" w:date="2026-09-11T12:00:00Z">
        <w:del w:id="2666" w:author="Lenovo" w:date="2026-09-23T02:40:00Z">
          <w:r w:rsidR="004E791E" w:rsidRPr="00A47B4D" w:rsidDel="00A47B4D">
            <w:rPr>
              <w:rFonts w:ascii="Times New Roman" w:hAnsi="Times New Roman" w:cs="B Nazanin"/>
              <w:sz w:val="24"/>
              <w:szCs w:val="28"/>
              <w:u w:val="single"/>
              <w:rtl/>
              <w:rPrChange w:id="2667" w:author="Lenovo" w:date="2026-09-23T02:46:00Z">
                <w:rPr>
                  <w:rFonts w:ascii="Times New Roman" w:hAnsi="Times New Roman" w:cs="B Nazanin"/>
                  <w:sz w:val="24"/>
                  <w:szCs w:val="28"/>
                  <w:rtl/>
                </w:rPr>
              </w:rPrChange>
            </w:rPr>
            <w:delText>( ب</w:delText>
          </w:r>
          <w:r w:rsidR="004E791E" w:rsidRPr="00A47B4D" w:rsidDel="00A47B4D">
            <w:rPr>
              <w:rFonts w:ascii="Times New Roman" w:hAnsi="Times New Roman" w:cs="B Nazanin" w:hint="cs"/>
              <w:sz w:val="24"/>
              <w:szCs w:val="28"/>
              <w:u w:val="single"/>
              <w:rtl/>
              <w:rPrChange w:id="2668" w:author="Lenovo" w:date="2026-09-23T02:46:00Z">
                <w:rPr>
                  <w:rFonts w:ascii="Times New Roman" w:hAnsi="Times New Roman" w:cs="B Nazanin" w:hint="cs"/>
                  <w:sz w:val="24"/>
                  <w:szCs w:val="28"/>
                  <w:rtl/>
                </w:rPr>
              </w:rPrChange>
            </w:rPr>
            <w:delText>یان</w:delText>
          </w:r>
          <w:r w:rsidR="004E791E" w:rsidRPr="00A47B4D" w:rsidDel="00A47B4D">
            <w:rPr>
              <w:rFonts w:ascii="Times New Roman" w:hAnsi="Times New Roman" w:cs="B Nazanin"/>
              <w:sz w:val="24"/>
              <w:szCs w:val="28"/>
              <w:u w:val="single"/>
              <w:rtl/>
              <w:rPrChange w:id="2669" w:author="Lenovo" w:date="2026-09-23T02:46:00Z">
                <w:rPr>
                  <w:rFonts w:ascii="Times New Roman" w:hAnsi="Times New Roman" w:cs="B Nazanin"/>
                  <w:sz w:val="24"/>
                  <w:szCs w:val="28"/>
                  <w:rtl/>
                </w:rPr>
              </w:rPrChange>
            </w:rPr>
            <w:delText xml:space="preserve"> </w:delText>
          </w:r>
          <w:r w:rsidR="004E791E" w:rsidRPr="00A47B4D" w:rsidDel="00A47B4D">
            <w:rPr>
              <w:rFonts w:ascii="Times New Roman" w:hAnsi="Times New Roman" w:cs="B Nazanin" w:hint="cs"/>
              <w:sz w:val="24"/>
              <w:szCs w:val="28"/>
              <w:u w:val="single"/>
              <w:rtl/>
              <w:rPrChange w:id="2670" w:author="Lenovo" w:date="2026-09-23T02:46:00Z">
                <w:rPr>
                  <w:rFonts w:ascii="Times New Roman" w:hAnsi="Times New Roman" w:cs="B Nazanin" w:hint="cs"/>
                  <w:sz w:val="24"/>
                  <w:szCs w:val="28"/>
                  <w:rtl/>
                </w:rPr>
              </w:rPrChange>
            </w:rPr>
            <w:delText>ی</w:delText>
          </w:r>
          <w:r w:rsidR="004E791E" w:rsidRPr="00A47B4D" w:rsidDel="00A47B4D">
            <w:rPr>
              <w:rFonts w:ascii="Times New Roman" w:hAnsi="Times New Roman" w:cs="B Nazanin"/>
              <w:sz w:val="24"/>
              <w:szCs w:val="28"/>
              <w:u w:val="single"/>
              <w:rtl/>
              <w:rPrChange w:id="2671" w:author="Lenovo" w:date="2026-09-23T02:46:00Z">
                <w:rPr>
                  <w:rFonts w:ascii="Times New Roman" w:hAnsi="Times New Roman" w:cs="B Nazanin"/>
                  <w:sz w:val="24"/>
                  <w:szCs w:val="28"/>
                  <w:rtl/>
                </w:rPr>
              </w:rPrChange>
            </w:rPr>
            <w:delText xml:space="preserve">) </w:delText>
          </w:r>
        </w:del>
      </w:ins>
      <w:ins w:id="2672" w:author="SALMANIAN MOHAMMADHASSAN" w:date="2026-09-11T11:59:00Z">
        <w:del w:id="2673" w:author="Lenovo" w:date="2026-09-23T02:40:00Z">
          <w:r w:rsidR="004E791E" w:rsidRPr="00A47B4D" w:rsidDel="00A47B4D">
            <w:rPr>
              <w:rFonts w:ascii="Times New Roman" w:hAnsi="Times New Roman" w:cs="B Nazanin"/>
              <w:sz w:val="24"/>
              <w:szCs w:val="28"/>
              <w:u w:val="single"/>
              <w:rtl/>
              <w:rPrChange w:id="2674" w:author="Lenovo" w:date="2026-09-23T02:46:00Z">
                <w:rPr>
                  <w:rFonts w:ascii="Times New Roman" w:hAnsi="Times New Roman" w:cs="B Nazanin"/>
                  <w:sz w:val="24"/>
                  <w:szCs w:val="28"/>
                  <w:rtl/>
                </w:rPr>
              </w:rPrChange>
            </w:rPr>
            <w:delText xml:space="preserve"> و عدم توازن </w:delText>
          </w:r>
        </w:del>
      </w:ins>
      <w:ins w:id="2675" w:author="SALMANIAN MOHAMMADHASSAN" w:date="2026-09-11T12:00:00Z">
        <w:del w:id="2676" w:author="Lenovo" w:date="2026-09-23T02:40:00Z">
          <w:r w:rsidR="004E791E" w:rsidRPr="00A47B4D" w:rsidDel="00A47B4D">
            <w:rPr>
              <w:rFonts w:ascii="Times New Roman" w:hAnsi="Times New Roman" w:cs="B Nazanin" w:hint="cs"/>
              <w:sz w:val="24"/>
              <w:szCs w:val="28"/>
              <w:u w:val="single"/>
              <w:rtl/>
              <w:rPrChange w:id="2677" w:author="Lenovo" w:date="2026-09-23T02:46:00Z">
                <w:rPr>
                  <w:rFonts w:ascii="Times New Roman" w:hAnsi="Times New Roman" w:cs="B Nazanin" w:hint="cs"/>
                  <w:sz w:val="24"/>
                  <w:szCs w:val="28"/>
                  <w:rtl/>
                </w:rPr>
              </w:rPrChange>
            </w:rPr>
            <w:delText>با</w:delText>
          </w:r>
          <w:r w:rsidR="004E791E" w:rsidRPr="00A47B4D" w:rsidDel="00A47B4D">
            <w:rPr>
              <w:rFonts w:ascii="Times New Roman" w:hAnsi="Times New Roman" w:cs="B Nazanin"/>
              <w:sz w:val="24"/>
              <w:szCs w:val="28"/>
              <w:u w:val="single"/>
              <w:rtl/>
              <w:rPrChange w:id="2678" w:author="Lenovo" w:date="2026-09-23T02:46:00Z">
                <w:rPr>
                  <w:rFonts w:ascii="Times New Roman" w:hAnsi="Times New Roman" w:cs="B Nazanin"/>
                  <w:sz w:val="24"/>
                  <w:szCs w:val="28"/>
                  <w:rtl/>
                </w:rPr>
              </w:rPrChange>
            </w:rPr>
            <w:delText xml:space="preserve"> غلظت </w:delText>
          </w:r>
          <w:r w:rsidR="004E791E" w:rsidRPr="00A47B4D" w:rsidDel="00A47B4D">
            <w:rPr>
              <w:rFonts w:ascii="Times New Roman" w:hAnsi="Times New Roman" w:cs="B Nazanin" w:hint="cs"/>
              <w:sz w:val="24"/>
              <w:szCs w:val="28"/>
              <w:u w:val="single"/>
              <w:rtl/>
              <w:rPrChange w:id="2679" w:author="Lenovo" w:date="2026-09-23T02:46:00Z">
                <w:rPr>
                  <w:rFonts w:ascii="Times New Roman" w:hAnsi="Times New Roman" w:cs="B Nazanin" w:hint="cs"/>
                  <w:sz w:val="24"/>
                  <w:szCs w:val="28"/>
                  <w:rtl/>
                </w:rPr>
              </w:rPrChange>
            </w:rPr>
            <w:delText>یا</w:delText>
          </w:r>
          <w:r w:rsidR="004E791E" w:rsidRPr="00A47B4D" w:rsidDel="00A47B4D">
            <w:rPr>
              <w:rFonts w:ascii="Times New Roman" w:hAnsi="Times New Roman" w:cs="B Nazanin"/>
              <w:sz w:val="24"/>
              <w:szCs w:val="28"/>
              <w:u w:val="single"/>
              <w:rtl/>
              <w:rPrChange w:id="2680" w:author="Lenovo" w:date="2026-09-23T02:46:00Z">
                <w:rPr>
                  <w:rFonts w:ascii="Times New Roman" w:hAnsi="Times New Roman" w:cs="B Nazanin"/>
                  <w:sz w:val="24"/>
                  <w:szCs w:val="28"/>
                  <w:rtl/>
                </w:rPr>
              </w:rPrChange>
            </w:rPr>
            <w:delText xml:space="preserve"> </w:delText>
          </w:r>
        </w:del>
      </w:ins>
      <w:ins w:id="2681" w:author="SALMANIAN MOHAMMADHASSAN" w:date="2026-09-11T11:59:00Z">
        <w:del w:id="2682" w:author="Lenovo" w:date="2026-09-23T02:40:00Z">
          <w:r w:rsidR="004E791E" w:rsidRPr="00A47B4D" w:rsidDel="00A47B4D">
            <w:rPr>
              <w:rFonts w:ascii="Times New Roman" w:hAnsi="Times New Roman" w:cs="B Nazanin"/>
              <w:sz w:val="24"/>
              <w:szCs w:val="28"/>
              <w:u w:val="single"/>
              <w:rtl/>
              <w:rPrChange w:id="2683" w:author="Lenovo" w:date="2026-09-23T02:46:00Z">
                <w:rPr>
                  <w:rFonts w:ascii="Times New Roman" w:hAnsi="Times New Roman" w:cs="B Nazanin"/>
                  <w:sz w:val="24"/>
                  <w:szCs w:val="28"/>
                  <w:rtl/>
                </w:rPr>
              </w:rPrChange>
            </w:rPr>
            <w:delText xml:space="preserve"> م</w:delText>
          </w:r>
          <w:r w:rsidR="004E791E" w:rsidRPr="00A47B4D" w:rsidDel="00A47B4D">
            <w:rPr>
              <w:rFonts w:ascii="Times New Roman" w:hAnsi="Times New Roman" w:cs="B Nazanin" w:hint="cs"/>
              <w:sz w:val="24"/>
              <w:szCs w:val="28"/>
              <w:u w:val="single"/>
              <w:rtl/>
              <w:rPrChange w:id="2684" w:author="Lenovo" w:date="2026-09-23T02:46:00Z">
                <w:rPr>
                  <w:rFonts w:ascii="Times New Roman" w:hAnsi="Times New Roman" w:cs="B Nazanin" w:hint="cs"/>
                  <w:sz w:val="24"/>
                  <w:szCs w:val="28"/>
                  <w:rtl/>
                </w:rPr>
              </w:rPrChange>
            </w:rPr>
            <w:delText>یزان</w:delText>
          </w:r>
          <w:r w:rsidR="004E791E" w:rsidRPr="00A47B4D" w:rsidDel="00A47B4D">
            <w:rPr>
              <w:rFonts w:ascii="Times New Roman" w:hAnsi="Times New Roman" w:cs="B Nazanin"/>
              <w:sz w:val="24"/>
              <w:szCs w:val="28"/>
              <w:u w:val="single"/>
              <w:rtl/>
              <w:rPrChange w:id="2685" w:author="Lenovo" w:date="2026-09-23T02:46:00Z">
                <w:rPr>
                  <w:rFonts w:ascii="Times New Roman" w:hAnsi="Times New Roman" w:cs="B Nazanin"/>
                  <w:sz w:val="24"/>
                  <w:szCs w:val="28"/>
                  <w:rtl/>
                </w:rPr>
              </w:rPrChange>
            </w:rPr>
            <w:delText xml:space="preserve"> چپرونها ( که موجب تاخوردگ</w:delText>
          </w:r>
          <w:r w:rsidR="004E791E" w:rsidRPr="00A47B4D" w:rsidDel="00A47B4D">
            <w:rPr>
              <w:rFonts w:ascii="Times New Roman" w:hAnsi="Times New Roman" w:cs="B Nazanin" w:hint="cs"/>
              <w:sz w:val="24"/>
              <w:szCs w:val="28"/>
              <w:u w:val="single"/>
              <w:rtl/>
              <w:rPrChange w:id="2686" w:author="Lenovo" w:date="2026-09-23T02:46:00Z">
                <w:rPr>
                  <w:rFonts w:ascii="Times New Roman" w:hAnsi="Times New Roman" w:cs="B Nazanin" w:hint="cs"/>
                  <w:sz w:val="24"/>
                  <w:szCs w:val="28"/>
                  <w:rtl/>
                </w:rPr>
              </w:rPrChange>
            </w:rPr>
            <w:delText>ی</w:delText>
          </w:r>
          <w:r w:rsidR="004E791E" w:rsidRPr="00A47B4D" w:rsidDel="00A47B4D">
            <w:rPr>
              <w:rFonts w:ascii="Times New Roman" w:hAnsi="Times New Roman" w:cs="B Nazanin"/>
              <w:sz w:val="24"/>
              <w:szCs w:val="28"/>
              <w:u w:val="single"/>
              <w:rtl/>
              <w:rPrChange w:id="2687" w:author="Lenovo" w:date="2026-09-23T02:46:00Z">
                <w:rPr>
                  <w:rFonts w:ascii="Times New Roman" w:hAnsi="Times New Roman" w:cs="B Nazanin"/>
                  <w:sz w:val="24"/>
                  <w:szCs w:val="28"/>
                  <w:rtl/>
                </w:rPr>
              </w:rPrChange>
            </w:rPr>
            <w:delText xml:space="preserve"> صح</w:delText>
          </w:r>
          <w:r w:rsidR="004E791E" w:rsidRPr="00A47B4D" w:rsidDel="00A47B4D">
            <w:rPr>
              <w:rFonts w:ascii="Times New Roman" w:hAnsi="Times New Roman" w:cs="B Nazanin" w:hint="cs"/>
              <w:sz w:val="24"/>
              <w:szCs w:val="28"/>
              <w:u w:val="single"/>
              <w:rtl/>
              <w:rPrChange w:id="2688" w:author="Lenovo" w:date="2026-09-23T02:46:00Z">
                <w:rPr>
                  <w:rFonts w:ascii="Times New Roman" w:hAnsi="Times New Roman" w:cs="B Nazanin" w:hint="cs"/>
                  <w:sz w:val="24"/>
                  <w:szCs w:val="28"/>
                  <w:rtl/>
                </w:rPr>
              </w:rPrChange>
            </w:rPr>
            <w:delText>یح</w:delText>
          </w:r>
          <w:r w:rsidR="004E791E" w:rsidRPr="00A47B4D" w:rsidDel="00A47B4D">
            <w:rPr>
              <w:rFonts w:ascii="Times New Roman" w:hAnsi="Times New Roman" w:cs="B Nazanin"/>
              <w:sz w:val="24"/>
              <w:szCs w:val="28"/>
              <w:u w:val="single"/>
              <w:rtl/>
              <w:rPrChange w:id="2689" w:author="Lenovo" w:date="2026-09-23T02:46:00Z">
                <w:rPr>
                  <w:rFonts w:ascii="Times New Roman" w:hAnsi="Times New Roman" w:cs="B Nazanin"/>
                  <w:sz w:val="24"/>
                  <w:szCs w:val="28"/>
                  <w:rtl/>
                </w:rPr>
              </w:rPrChange>
            </w:rPr>
            <w:delText xml:space="preserve"> و حلال</w:delText>
          </w:r>
          <w:r w:rsidR="004E791E" w:rsidRPr="00A47B4D" w:rsidDel="00A47B4D">
            <w:rPr>
              <w:rFonts w:ascii="Times New Roman" w:hAnsi="Times New Roman" w:cs="B Nazanin" w:hint="cs"/>
              <w:sz w:val="24"/>
              <w:szCs w:val="28"/>
              <w:u w:val="single"/>
              <w:rtl/>
              <w:rPrChange w:id="2690" w:author="Lenovo" w:date="2026-09-23T02:46:00Z">
                <w:rPr>
                  <w:rFonts w:ascii="Times New Roman" w:hAnsi="Times New Roman" w:cs="B Nazanin" w:hint="cs"/>
                  <w:sz w:val="24"/>
                  <w:szCs w:val="28"/>
                  <w:rtl/>
                </w:rPr>
              </w:rPrChange>
            </w:rPr>
            <w:delText>یت</w:delText>
          </w:r>
          <w:r w:rsidR="004E791E" w:rsidRPr="00A47B4D" w:rsidDel="00A47B4D">
            <w:rPr>
              <w:rFonts w:ascii="Times New Roman" w:hAnsi="Times New Roman" w:cs="B Nazanin"/>
              <w:sz w:val="24"/>
              <w:szCs w:val="28"/>
              <w:u w:val="single"/>
              <w:rtl/>
              <w:rPrChange w:id="2691" w:author="Lenovo" w:date="2026-09-23T02:46:00Z">
                <w:rPr>
                  <w:rFonts w:ascii="Times New Roman" w:hAnsi="Times New Roman" w:cs="B Nazanin"/>
                  <w:sz w:val="24"/>
                  <w:szCs w:val="28"/>
                  <w:rtl/>
                </w:rPr>
              </w:rPrChange>
            </w:rPr>
            <w:delText xml:space="preserve"> پروتئ</w:delText>
          </w:r>
          <w:r w:rsidR="004E791E" w:rsidRPr="00A47B4D" w:rsidDel="00A47B4D">
            <w:rPr>
              <w:rFonts w:ascii="Times New Roman" w:hAnsi="Times New Roman" w:cs="B Nazanin" w:hint="cs"/>
              <w:sz w:val="24"/>
              <w:szCs w:val="28"/>
              <w:u w:val="single"/>
              <w:rtl/>
              <w:rPrChange w:id="2692" w:author="Lenovo" w:date="2026-09-23T02:46:00Z">
                <w:rPr>
                  <w:rFonts w:ascii="Times New Roman" w:hAnsi="Times New Roman" w:cs="B Nazanin" w:hint="cs"/>
                  <w:sz w:val="24"/>
                  <w:szCs w:val="28"/>
                  <w:rtl/>
                </w:rPr>
              </w:rPrChange>
            </w:rPr>
            <w:delText>ین</w:delText>
          </w:r>
          <w:r w:rsidR="004E791E" w:rsidRPr="00A47B4D" w:rsidDel="00A47B4D">
            <w:rPr>
              <w:rFonts w:ascii="Times New Roman" w:hAnsi="Times New Roman" w:cs="B Nazanin"/>
              <w:sz w:val="24"/>
              <w:szCs w:val="28"/>
              <w:u w:val="single"/>
              <w:rtl/>
              <w:rPrChange w:id="2693" w:author="Lenovo" w:date="2026-09-23T02:46:00Z">
                <w:rPr>
                  <w:rFonts w:ascii="Times New Roman" w:hAnsi="Times New Roman" w:cs="B Nazanin"/>
                  <w:sz w:val="24"/>
                  <w:szCs w:val="28"/>
                  <w:rtl/>
                </w:rPr>
              </w:rPrChange>
            </w:rPr>
            <w:delText xml:space="preserve"> م</w:delText>
          </w:r>
          <w:r w:rsidR="004E791E" w:rsidRPr="00A47B4D" w:rsidDel="00A47B4D">
            <w:rPr>
              <w:rFonts w:ascii="Times New Roman" w:hAnsi="Times New Roman" w:cs="B Nazanin" w:hint="cs"/>
              <w:sz w:val="24"/>
              <w:szCs w:val="28"/>
              <w:u w:val="single"/>
              <w:rtl/>
              <w:rPrChange w:id="2694" w:author="Lenovo" w:date="2026-09-23T02:46:00Z">
                <w:rPr>
                  <w:rFonts w:ascii="Times New Roman" w:hAnsi="Times New Roman" w:cs="B Nazanin" w:hint="cs"/>
                  <w:sz w:val="24"/>
                  <w:szCs w:val="28"/>
                  <w:rtl/>
                </w:rPr>
              </w:rPrChange>
            </w:rPr>
            <w:delText>ی</w:delText>
          </w:r>
          <w:r w:rsidR="004E791E" w:rsidRPr="00A47B4D" w:rsidDel="00A47B4D">
            <w:rPr>
              <w:rFonts w:ascii="Times New Roman" w:hAnsi="Times New Roman" w:cs="B Nazanin"/>
              <w:sz w:val="24"/>
              <w:szCs w:val="28"/>
              <w:u w:val="single"/>
              <w:rtl/>
              <w:rPrChange w:id="2695" w:author="Lenovo" w:date="2026-09-23T02:46:00Z">
                <w:rPr>
                  <w:rFonts w:ascii="Times New Roman" w:hAnsi="Times New Roman" w:cs="B Nazanin"/>
                  <w:sz w:val="24"/>
                  <w:szCs w:val="28"/>
                  <w:rtl/>
                </w:rPr>
              </w:rPrChange>
            </w:rPr>
            <w:delText xml:space="preserve"> شوند)</w:delText>
          </w:r>
        </w:del>
      </w:ins>
      <w:ins w:id="2696" w:author="SALMANIAN MOHAMMADHASSAN" w:date="2026-09-11T12:00:00Z">
        <w:del w:id="2697" w:author="Lenovo" w:date="2026-09-23T02:40:00Z">
          <w:r w:rsidR="004E791E" w:rsidRPr="00A47B4D" w:rsidDel="00A47B4D">
            <w:rPr>
              <w:rFonts w:ascii="Times New Roman" w:hAnsi="Times New Roman" w:cs="B Nazanin" w:hint="cs"/>
              <w:sz w:val="24"/>
              <w:szCs w:val="28"/>
              <w:u w:val="single"/>
              <w:rtl/>
              <w:rPrChange w:id="2698" w:author="Lenovo" w:date="2026-09-23T02:46:00Z">
                <w:rPr>
                  <w:rFonts w:ascii="Times New Roman" w:hAnsi="Times New Roman" w:cs="B Nazanin" w:hint="cs"/>
                  <w:sz w:val="24"/>
                  <w:szCs w:val="28"/>
                  <w:rtl/>
                </w:rPr>
              </w:rPrChange>
            </w:rPr>
            <w:delText>،</w:delText>
          </w:r>
          <w:r w:rsidR="004E791E" w:rsidRPr="00A47B4D" w:rsidDel="00A47B4D">
            <w:rPr>
              <w:rFonts w:ascii="Times New Roman" w:hAnsi="Times New Roman" w:cs="B Nazanin"/>
              <w:sz w:val="24"/>
              <w:szCs w:val="28"/>
              <w:u w:val="single"/>
              <w:rtl/>
              <w:rPrChange w:id="2699" w:author="Lenovo" w:date="2026-09-23T02:46:00Z">
                <w:rPr>
                  <w:rFonts w:ascii="Times New Roman" w:hAnsi="Times New Roman" w:cs="B Nazanin"/>
                  <w:sz w:val="24"/>
                  <w:szCs w:val="28"/>
                  <w:rtl/>
                </w:rPr>
              </w:rPrChange>
            </w:rPr>
            <w:delText xml:space="preserve"> مولکول تول</w:delText>
          </w:r>
          <w:r w:rsidR="004E791E" w:rsidRPr="00A47B4D" w:rsidDel="00A47B4D">
            <w:rPr>
              <w:rFonts w:ascii="Times New Roman" w:hAnsi="Times New Roman" w:cs="B Nazanin" w:hint="cs"/>
              <w:sz w:val="24"/>
              <w:szCs w:val="28"/>
              <w:u w:val="single"/>
              <w:rtl/>
              <w:rPrChange w:id="2700" w:author="Lenovo" w:date="2026-09-23T02:46:00Z">
                <w:rPr>
                  <w:rFonts w:ascii="Times New Roman" w:hAnsi="Times New Roman" w:cs="B Nazanin" w:hint="cs"/>
                  <w:sz w:val="24"/>
                  <w:szCs w:val="28"/>
                  <w:rtl/>
                </w:rPr>
              </w:rPrChange>
            </w:rPr>
            <w:delText>یدی</w:delText>
          </w:r>
          <w:r w:rsidR="004E791E" w:rsidRPr="00A47B4D" w:rsidDel="00A47B4D">
            <w:rPr>
              <w:rFonts w:ascii="Times New Roman" w:hAnsi="Times New Roman" w:cs="B Nazanin"/>
              <w:sz w:val="24"/>
              <w:szCs w:val="28"/>
              <w:u w:val="single"/>
              <w:rtl/>
              <w:rPrChange w:id="2701" w:author="Lenovo" w:date="2026-09-23T02:46:00Z">
                <w:rPr>
                  <w:rFonts w:ascii="Times New Roman" w:hAnsi="Times New Roman" w:cs="B Nazanin"/>
                  <w:sz w:val="24"/>
                  <w:szCs w:val="28"/>
                  <w:rtl/>
                </w:rPr>
              </w:rPrChange>
            </w:rPr>
            <w:delText xml:space="preserve"> به سمت </w:delText>
          </w:r>
          <w:r w:rsidR="00E27576" w:rsidRPr="00A47B4D" w:rsidDel="00A47B4D">
            <w:rPr>
              <w:rFonts w:ascii="Times New Roman" w:hAnsi="Times New Roman" w:cs="B Nazanin" w:hint="cs"/>
              <w:sz w:val="24"/>
              <w:szCs w:val="28"/>
              <w:u w:val="single"/>
              <w:rtl/>
              <w:rPrChange w:id="2702" w:author="Lenovo" w:date="2026-09-23T02:46:00Z">
                <w:rPr>
                  <w:rFonts w:ascii="Times New Roman" w:hAnsi="Times New Roman" w:cs="B Nazanin" w:hint="cs"/>
                  <w:sz w:val="24"/>
                  <w:szCs w:val="28"/>
                  <w:rtl/>
                </w:rPr>
              </w:rPrChange>
            </w:rPr>
            <w:delText>ذرات</w:delText>
          </w:r>
          <w:r w:rsidR="00E27576" w:rsidRPr="00A47B4D" w:rsidDel="00A47B4D">
            <w:rPr>
              <w:rFonts w:ascii="Times New Roman" w:hAnsi="Times New Roman" w:cs="B Nazanin"/>
              <w:sz w:val="24"/>
              <w:szCs w:val="28"/>
              <w:u w:val="single"/>
              <w:rtl/>
              <w:rPrChange w:id="2703"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04" w:author="Lenovo" w:date="2026-09-23T02:46:00Z">
                <w:rPr>
                  <w:rFonts w:ascii="Times New Roman" w:hAnsi="Times New Roman" w:cs="B Nazanin" w:hint="cs"/>
                  <w:sz w:val="24"/>
                  <w:szCs w:val="28"/>
                  <w:rtl/>
                </w:rPr>
              </w:rPrChange>
            </w:rPr>
            <w:delText>مجتمع</w:delText>
          </w:r>
          <w:r w:rsidR="00E27576" w:rsidRPr="00A47B4D" w:rsidDel="00A47B4D">
            <w:rPr>
              <w:rFonts w:ascii="Times New Roman" w:hAnsi="Times New Roman" w:cs="B Nazanin"/>
              <w:sz w:val="24"/>
              <w:szCs w:val="28"/>
              <w:u w:val="single"/>
              <w:rtl/>
              <w:rPrChange w:id="2705"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06" w:author="Lenovo" w:date="2026-09-23T02:46:00Z">
                <w:rPr>
                  <w:rFonts w:ascii="Times New Roman" w:hAnsi="Times New Roman" w:cs="B Nazanin" w:hint="cs"/>
                  <w:sz w:val="24"/>
                  <w:szCs w:val="28"/>
                  <w:rtl/>
                </w:rPr>
              </w:rPrChange>
            </w:rPr>
            <w:delText>و</w:delText>
          </w:r>
          <w:r w:rsidR="00E27576" w:rsidRPr="00A47B4D" w:rsidDel="00A47B4D">
            <w:rPr>
              <w:rFonts w:ascii="Times New Roman" w:hAnsi="Times New Roman" w:cs="B Nazanin"/>
              <w:sz w:val="24"/>
              <w:szCs w:val="28"/>
              <w:u w:val="single"/>
              <w:rtl/>
              <w:rPrChange w:id="2707"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08" w:author="Lenovo" w:date="2026-09-23T02:46:00Z">
                <w:rPr>
                  <w:rFonts w:ascii="Times New Roman" w:hAnsi="Times New Roman" w:cs="B Nazanin" w:hint="cs"/>
                  <w:sz w:val="24"/>
                  <w:szCs w:val="28"/>
                  <w:rtl/>
                </w:rPr>
              </w:rPrChange>
            </w:rPr>
            <w:delText>رسوب</w:delText>
          </w:r>
          <w:r w:rsidR="00E27576" w:rsidRPr="00A47B4D" w:rsidDel="00A47B4D">
            <w:rPr>
              <w:rFonts w:ascii="Times New Roman" w:hAnsi="Times New Roman" w:cs="B Nazanin"/>
              <w:sz w:val="24"/>
              <w:szCs w:val="28"/>
              <w:u w:val="single"/>
              <w:rtl/>
              <w:rPrChange w:id="2709"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10" w:author="Lenovo" w:date="2026-09-23T02:46:00Z">
                <w:rPr>
                  <w:rFonts w:ascii="Times New Roman" w:hAnsi="Times New Roman" w:cs="B Nazanin" w:hint="cs"/>
                  <w:sz w:val="24"/>
                  <w:szCs w:val="28"/>
                  <w:rtl/>
                </w:rPr>
              </w:rPrChange>
            </w:rPr>
            <w:delText>سوق</w:delText>
          </w:r>
          <w:r w:rsidR="00E27576" w:rsidRPr="00A47B4D" w:rsidDel="00A47B4D">
            <w:rPr>
              <w:rFonts w:ascii="Times New Roman" w:hAnsi="Times New Roman" w:cs="B Nazanin"/>
              <w:sz w:val="24"/>
              <w:szCs w:val="28"/>
              <w:u w:val="single"/>
              <w:rtl/>
              <w:rPrChange w:id="2711"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12" w:author="Lenovo" w:date="2026-09-23T02:46:00Z">
                <w:rPr>
                  <w:rFonts w:ascii="Times New Roman" w:hAnsi="Times New Roman" w:cs="B Nazanin" w:hint="cs"/>
                  <w:sz w:val="24"/>
                  <w:szCs w:val="28"/>
                  <w:rtl/>
                </w:rPr>
              </w:rPrChange>
            </w:rPr>
            <w:delText>داده</w:delText>
          </w:r>
          <w:r w:rsidR="00E27576" w:rsidRPr="00A47B4D" w:rsidDel="00A47B4D">
            <w:rPr>
              <w:rFonts w:ascii="Times New Roman" w:hAnsi="Times New Roman" w:cs="B Nazanin"/>
              <w:sz w:val="24"/>
              <w:szCs w:val="28"/>
              <w:u w:val="single"/>
              <w:rtl/>
              <w:rPrChange w:id="2713"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14" w:author="Lenovo" w:date="2026-09-23T02:46:00Z">
                <w:rPr>
                  <w:rFonts w:ascii="Times New Roman" w:hAnsi="Times New Roman" w:cs="B Nazanin" w:hint="cs"/>
                  <w:sz w:val="24"/>
                  <w:szCs w:val="28"/>
                  <w:rtl/>
                </w:rPr>
              </w:rPrChange>
            </w:rPr>
            <w:delText>می</w:delText>
          </w:r>
          <w:r w:rsidR="00E27576" w:rsidRPr="00A47B4D" w:rsidDel="00A47B4D">
            <w:rPr>
              <w:rFonts w:ascii="Times New Roman" w:hAnsi="Times New Roman" w:cs="B Nazanin"/>
              <w:sz w:val="24"/>
              <w:szCs w:val="28"/>
              <w:u w:val="single"/>
              <w:rtl/>
              <w:rPrChange w:id="2715"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16" w:author="Lenovo" w:date="2026-09-23T02:46:00Z">
                <w:rPr>
                  <w:rFonts w:ascii="Times New Roman" w:hAnsi="Times New Roman" w:cs="B Nazanin" w:hint="cs"/>
                  <w:sz w:val="24"/>
                  <w:szCs w:val="28"/>
                  <w:rtl/>
                </w:rPr>
              </w:rPrChange>
            </w:rPr>
            <w:delText>شود</w:delText>
          </w:r>
          <w:r w:rsidR="00E27576" w:rsidRPr="00A47B4D" w:rsidDel="00A47B4D">
            <w:rPr>
              <w:rFonts w:ascii="Times New Roman" w:hAnsi="Times New Roman" w:cs="B Nazanin"/>
              <w:sz w:val="24"/>
              <w:szCs w:val="28"/>
              <w:u w:val="single"/>
              <w:rtl/>
              <w:rPrChange w:id="2717"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18" w:author="Lenovo" w:date="2026-09-23T02:46:00Z">
                <w:rPr>
                  <w:rFonts w:ascii="Times New Roman" w:hAnsi="Times New Roman" w:cs="B Nazanin" w:hint="cs"/>
                  <w:sz w:val="24"/>
                  <w:szCs w:val="28"/>
                  <w:rtl/>
                </w:rPr>
              </w:rPrChange>
            </w:rPr>
            <w:delText>به</w:delText>
          </w:r>
          <w:r w:rsidR="00E27576" w:rsidRPr="00A47B4D" w:rsidDel="00A47B4D">
            <w:rPr>
              <w:rFonts w:ascii="Times New Roman" w:hAnsi="Times New Roman" w:cs="B Nazanin"/>
              <w:sz w:val="24"/>
              <w:szCs w:val="28"/>
              <w:u w:val="single"/>
              <w:rtl/>
              <w:rPrChange w:id="2719"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20" w:author="Lenovo" w:date="2026-09-23T02:46:00Z">
                <w:rPr>
                  <w:rFonts w:ascii="Times New Roman" w:hAnsi="Times New Roman" w:cs="B Nazanin" w:hint="cs"/>
                  <w:sz w:val="24"/>
                  <w:szCs w:val="28"/>
                  <w:rtl/>
                </w:rPr>
              </w:rPrChange>
            </w:rPr>
            <w:delText>عبارت</w:delText>
          </w:r>
          <w:r w:rsidR="00E27576" w:rsidRPr="00A47B4D" w:rsidDel="00A47B4D">
            <w:rPr>
              <w:rFonts w:ascii="Times New Roman" w:hAnsi="Times New Roman" w:cs="B Nazanin"/>
              <w:sz w:val="24"/>
              <w:szCs w:val="28"/>
              <w:u w:val="single"/>
              <w:rtl/>
              <w:rPrChange w:id="2721"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22" w:author="Lenovo" w:date="2026-09-23T02:46:00Z">
                <w:rPr>
                  <w:rFonts w:ascii="Times New Roman" w:hAnsi="Times New Roman" w:cs="B Nazanin" w:hint="cs"/>
                  <w:sz w:val="24"/>
                  <w:szCs w:val="28"/>
                  <w:rtl/>
                </w:rPr>
              </w:rPrChange>
            </w:rPr>
            <w:delText>دیگر</w:delText>
          </w:r>
          <w:r w:rsidR="00E27576" w:rsidRPr="00A47B4D" w:rsidDel="00A47B4D">
            <w:rPr>
              <w:rFonts w:ascii="Times New Roman" w:hAnsi="Times New Roman" w:cs="B Nazanin"/>
              <w:sz w:val="24"/>
              <w:szCs w:val="28"/>
              <w:u w:val="single"/>
              <w:rtl/>
              <w:rPrChange w:id="2723"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24" w:author="Lenovo" w:date="2026-09-23T02:46:00Z">
                <w:rPr>
                  <w:rFonts w:ascii="Times New Roman" w:hAnsi="Times New Roman" w:cs="B Nazanin" w:hint="cs"/>
                  <w:sz w:val="24"/>
                  <w:szCs w:val="28"/>
                  <w:rtl/>
                </w:rPr>
              </w:rPrChange>
            </w:rPr>
            <w:delText>مشاهده</w:delText>
          </w:r>
          <w:r w:rsidR="00E27576" w:rsidRPr="00A47B4D" w:rsidDel="00A47B4D">
            <w:rPr>
              <w:rFonts w:ascii="Times New Roman" w:hAnsi="Times New Roman" w:cs="B Nazanin"/>
              <w:sz w:val="24"/>
              <w:szCs w:val="28"/>
              <w:u w:val="single"/>
              <w:rtl/>
              <w:rPrChange w:id="2725" w:author="Lenovo" w:date="2026-09-23T02:46:00Z">
                <w:rPr>
                  <w:rFonts w:ascii="Times New Roman" w:hAnsi="Times New Roman" w:cs="B Nazanin"/>
                  <w:sz w:val="24"/>
                  <w:szCs w:val="28"/>
                  <w:rtl/>
                </w:rPr>
              </w:rPrChange>
            </w:rPr>
            <w:delText xml:space="preserve"> </w:delText>
          </w:r>
          <w:r w:rsidR="00E27576" w:rsidRPr="00A47B4D" w:rsidDel="00A47B4D">
            <w:rPr>
              <w:rFonts w:ascii="Times New Roman" w:hAnsi="Times New Roman" w:cs="B Nazanin" w:hint="cs"/>
              <w:sz w:val="24"/>
              <w:szCs w:val="28"/>
              <w:u w:val="single"/>
              <w:rtl/>
              <w:rPrChange w:id="2726" w:author="Lenovo" w:date="2026-09-23T02:46:00Z">
                <w:rPr>
                  <w:rFonts w:ascii="Times New Roman" w:hAnsi="Times New Roman" w:cs="B Nazanin" w:hint="cs"/>
                  <w:sz w:val="24"/>
                  <w:szCs w:val="28"/>
                  <w:rtl/>
                </w:rPr>
              </w:rPrChange>
            </w:rPr>
            <w:delText>پ</w:delText>
          </w:r>
        </w:del>
      </w:ins>
      <w:ins w:id="2727" w:author="SALMANIAN MOHAMMADHASSAN" w:date="2026-09-11T12:01:00Z">
        <w:del w:id="2728" w:author="Lenovo" w:date="2026-09-23T02:40:00Z">
          <w:r w:rsidR="00E27576" w:rsidRPr="00A47B4D" w:rsidDel="00A47B4D">
            <w:rPr>
              <w:rFonts w:ascii="Times New Roman" w:hAnsi="Times New Roman" w:cs="B Nazanin" w:hint="cs"/>
              <w:sz w:val="24"/>
              <w:szCs w:val="28"/>
              <w:u w:val="single"/>
              <w:rtl/>
              <w:rPrChange w:id="2729" w:author="Lenovo" w:date="2026-09-23T02:46:00Z">
                <w:rPr>
                  <w:rFonts w:ascii="Times New Roman" w:hAnsi="Times New Roman" w:cs="B Nazanin" w:hint="cs"/>
                  <w:sz w:val="24"/>
                  <w:szCs w:val="28"/>
                  <w:rtl/>
                </w:rPr>
              </w:rPrChange>
            </w:rPr>
            <w:delText>روتئین</w:delText>
          </w:r>
          <w:r w:rsidR="00E27576" w:rsidRPr="00A47B4D" w:rsidDel="00A47B4D">
            <w:rPr>
              <w:rFonts w:ascii="Times New Roman" w:hAnsi="Times New Roman" w:cs="B Nazanin"/>
              <w:sz w:val="24"/>
              <w:szCs w:val="28"/>
              <w:u w:val="single"/>
              <w:rtl/>
              <w:rPrChange w:id="2730" w:author="Lenovo" w:date="2026-09-23T02:46:00Z">
                <w:rPr>
                  <w:rFonts w:ascii="Times New Roman" w:hAnsi="Times New Roman" w:cs="B Nazanin"/>
                  <w:sz w:val="24"/>
                  <w:szCs w:val="28"/>
                  <w:rtl/>
                </w:rPr>
              </w:rPrChange>
            </w:rPr>
            <w:delText xml:space="preserve"> نوترک</w:delText>
          </w:r>
          <w:r w:rsidR="00E27576" w:rsidRPr="00A47B4D" w:rsidDel="00A47B4D">
            <w:rPr>
              <w:rFonts w:ascii="Times New Roman" w:hAnsi="Times New Roman" w:cs="B Nazanin" w:hint="cs"/>
              <w:sz w:val="24"/>
              <w:szCs w:val="28"/>
              <w:u w:val="single"/>
              <w:rtl/>
              <w:rPrChange w:id="2731" w:author="Lenovo" w:date="2026-09-23T02:46:00Z">
                <w:rPr>
                  <w:rFonts w:ascii="Times New Roman" w:hAnsi="Times New Roman" w:cs="B Nazanin" w:hint="cs"/>
                  <w:sz w:val="24"/>
                  <w:szCs w:val="28"/>
                  <w:rtl/>
                </w:rPr>
              </w:rPrChange>
            </w:rPr>
            <w:delText>یب</w:delText>
          </w:r>
          <w:r w:rsidR="00E27576" w:rsidRPr="00A47B4D" w:rsidDel="00A47B4D">
            <w:rPr>
              <w:rFonts w:ascii="Times New Roman" w:hAnsi="Times New Roman" w:cs="B Nazanin"/>
              <w:sz w:val="24"/>
              <w:szCs w:val="28"/>
              <w:u w:val="single"/>
              <w:rtl/>
              <w:rPrChange w:id="2732" w:author="Lenovo" w:date="2026-09-23T02:46:00Z">
                <w:rPr>
                  <w:rFonts w:ascii="Times New Roman" w:hAnsi="Times New Roman" w:cs="B Nazanin"/>
                  <w:sz w:val="24"/>
                  <w:szCs w:val="28"/>
                  <w:rtl/>
                </w:rPr>
              </w:rPrChange>
            </w:rPr>
            <w:delText xml:space="preserve"> در قسمت </w:delText>
          </w:r>
          <w:r w:rsidR="00F91D7B" w:rsidRPr="00A47B4D" w:rsidDel="00A47B4D">
            <w:rPr>
              <w:rFonts w:ascii="Times New Roman" w:hAnsi="Times New Roman" w:cs="B Nazanin" w:hint="cs"/>
              <w:sz w:val="24"/>
              <w:szCs w:val="28"/>
              <w:u w:val="single"/>
              <w:rtl/>
              <w:rPrChange w:id="2733" w:author="Lenovo" w:date="2026-09-23T02:46:00Z">
                <w:rPr>
                  <w:rFonts w:ascii="Times New Roman" w:hAnsi="Times New Roman" w:cs="B Nazanin" w:hint="cs"/>
                  <w:sz w:val="24"/>
                  <w:szCs w:val="28"/>
                  <w:rtl/>
                </w:rPr>
              </w:rPrChange>
            </w:rPr>
            <w:delText>تجمع</w:delText>
          </w:r>
          <w:r w:rsidR="00F91D7B" w:rsidRPr="00A47B4D" w:rsidDel="00A47B4D">
            <w:rPr>
              <w:rFonts w:ascii="Times New Roman" w:hAnsi="Times New Roman" w:cs="B Nazanin"/>
              <w:sz w:val="24"/>
              <w:szCs w:val="28"/>
              <w:u w:val="single"/>
              <w:rtl/>
              <w:rPrChange w:id="2734"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35" w:author="Lenovo" w:date="2026-09-23T02:46:00Z">
                <w:rPr>
                  <w:rFonts w:ascii="Times New Roman" w:hAnsi="Times New Roman" w:cs="B Nazanin" w:hint="cs"/>
                  <w:sz w:val="24"/>
                  <w:szCs w:val="28"/>
                  <w:rtl/>
                </w:rPr>
              </w:rPrChange>
            </w:rPr>
            <w:delText>یافته،</w:delText>
          </w:r>
          <w:r w:rsidR="00F91D7B" w:rsidRPr="00A47B4D" w:rsidDel="00A47B4D">
            <w:rPr>
              <w:rFonts w:ascii="Times New Roman" w:hAnsi="Times New Roman" w:cs="B Nazanin"/>
              <w:sz w:val="24"/>
              <w:szCs w:val="28"/>
              <w:u w:val="single"/>
              <w:rtl/>
              <w:rPrChange w:id="2736"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37" w:author="Lenovo" w:date="2026-09-23T02:46:00Z">
                <w:rPr>
                  <w:rFonts w:ascii="Times New Roman" w:hAnsi="Times New Roman" w:cs="B Nazanin" w:hint="cs"/>
                  <w:sz w:val="24"/>
                  <w:szCs w:val="28"/>
                  <w:rtl/>
                </w:rPr>
              </w:rPrChange>
            </w:rPr>
            <w:delText>نشانه</w:delText>
          </w:r>
          <w:r w:rsidR="00F91D7B" w:rsidRPr="00A47B4D" w:rsidDel="00A47B4D">
            <w:rPr>
              <w:rFonts w:ascii="Times New Roman" w:hAnsi="Times New Roman" w:cs="B Nazanin"/>
              <w:sz w:val="24"/>
              <w:szCs w:val="28"/>
              <w:u w:val="single"/>
              <w:rtl/>
              <w:rPrChange w:id="2738"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39" w:author="Lenovo" w:date="2026-09-23T02:46:00Z">
                <w:rPr>
                  <w:rFonts w:ascii="Times New Roman" w:hAnsi="Times New Roman" w:cs="B Nazanin" w:hint="cs"/>
                  <w:sz w:val="24"/>
                  <w:szCs w:val="28"/>
                  <w:rtl/>
                </w:rPr>
              </w:rPrChange>
            </w:rPr>
            <w:delText>ای</w:delText>
          </w:r>
          <w:r w:rsidR="00F91D7B" w:rsidRPr="00A47B4D" w:rsidDel="00A47B4D">
            <w:rPr>
              <w:rFonts w:ascii="Times New Roman" w:hAnsi="Times New Roman" w:cs="B Nazanin"/>
              <w:sz w:val="24"/>
              <w:szCs w:val="28"/>
              <w:u w:val="single"/>
              <w:rtl/>
              <w:rPrChange w:id="2740"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41" w:author="Lenovo" w:date="2026-09-23T02:46:00Z">
                <w:rPr>
                  <w:rFonts w:ascii="Times New Roman" w:hAnsi="Times New Roman" w:cs="B Nazanin" w:hint="cs"/>
                  <w:sz w:val="24"/>
                  <w:szCs w:val="28"/>
                  <w:rtl/>
                </w:rPr>
              </w:rPrChange>
            </w:rPr>
            <w:delText>از</w:delText>
          </w:r>
          <w:r w:rsidR="00F91D7B" w:rsidRPr="00A47B4D" w:rsidDel="00A47B4D">
            <w:rPr>
              <w:rFonts w:ascii="Times New Roman" w:hAnsi="Times New Roman" w:cs="B Nazanin"/>
              <w:sz w:val="24"/>
              <w:szCs w:val="28"/>
              <w:u w:val="single"/>
              <w:rtl/>
              <w:rPrChange w:id="2742"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43" w:author="Lenovo" w:date="2026-09-23T02:46:00Z">
                <w:rPr>
                  <w:rFonts w:ascii="Times New Roman" w:hAnsi="Times New Roman" w:cs="B Nazanin" w:hint="cs"/>
                  <w:sz w:val="24"/>
                  <w:szCs w:val="28"/>
                  <w:rtl/>
                </w:rPr>
              </w:rPrChange>
            </w:rPr>
            <w:delText>طراحی</w:delText>
          </w:r>
          <w:r w:rsidR="00F91D7B" w:rsidRPr="00A47B4D" w:rsidDel="00A47B4D">
            <w:rPr>
              <w:rFonts w:ascii="Times New Roman" w:hAnsi="Times New Roman" w:cs="B Nazanin"/>
              <w:sz w:val="24"/>
              <w:szCs w:val="28"/>
              <w:u w:val="single"/>
              <w:rtl/>
              <w:rPrChange w:id="2744"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45" w:author="Lenovo" w:date="2026-09-23T02:46:00Z">
                <w:rPr>
                  <w:rFonts w:ascii="Times New Roman" w:hAnsi="Times New Roman" w:cs="B Nazanin" w:hint="cs"/>
                  <w:sz w:val="24"/>
                  <w:szCs w:val="28"/>
                  <w:rtl/>
                </w:rPr>
              </w:rPrChange>
            </w:rPr>
            <w:delText>ژن</w:delText>
          </w:r>
          <w:r w:rsidR="00F91D7B" w:rsidRPr="00A47B4D" w:rsidDel="00A47B4D">
            <w:rPr>
              <w:rFonts w:ascii="Times New Roman" w:hAnsi="Times New Roman" w:cs="B Nazanin"/>
              <w:sz w:val="24"/>
              <w:szCs w:val="28"/>
              <w:u w:val="single"/>
              <w:rtl/>
              <w:rPrChange w:id="2746"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47" w:author="Lenovo" w:date="2026-09-23T02:46:00Z">
                <w:rPr>
                  <w:rFonts w:ascii="Times New Roman" w:hAnsi="Times New Roman" w:cs="B Nazanin" w:hint="cs"/>
                  <w:sz w:val="24"/>
                  <w:szCs w:val="28"/>
                  <w:rtl/>
                </w:rPr>
              </w:rPrChange>
            </w:rPr>
            <w:delText>به</w:delText>
          </w:r>
          <w:r w:rsidR="00F91D7B" w:rsidRPr="00A47B4D" w:rsidDel="00A47B4D">
            <w:rPr>
              <w:rFonts w:ascii="Times New Roman" w:hAnsi="Times New Roman" w:cs="B Nazanin"/>
              <w:sz w:val="24"/>
              <w:szCs w:val="28"/>
              <w:u w:val="single"/>
              <w:rtl/>
              <w:rPrChange w:id="2748"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49" w:author="Lenovo" w:date="2026-09-23T02:46:00Z">
                <w:rPr>
                  <w:rFonts w:ascii="Times New Roman" w:hAnsi="Times New Roman" w:cs="B Nazanin" w:hint="cs"/>
                  <w:sz w:val="24"/>
                  <w:szCs w:val="28"/>
                  <w:rtl/>
                </w:rPr>
              </w:rPrChange>
            </w:rPr>
            <w:delText>صورت</w:delText>
          </w:r>
          <w:r w:rsidR="00F91D7B" w:rsidRPr="00A47B4D" w:rsidDel="00A47B4D">
            <w:rPr>
              <w:rFonts w:ascii="Times New Roman" w:hAnsi="Times New Roman" w:cs="B Nazanin"/>
              <w:sz w:val="24"/>
              <w:szCs w:val="28"/>
              <w:u w:val="single"/>
              <w:rtl/>
              <w:rPrChange w:id="2750"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51" w:author="Lenovo" w:date="2026-09-23T02:46:00Z">
                <w:rPr>
                  <w:rFonts w:ascii="Times New Roman" w:hAnsi="Times New Roman" w:cs="B Nazanin" w:hint="cs"/>
                  <w:sz w:val="24"/>
                  <w:szCs w:val="28"/>
                  <w:rtl/>
                </w:rPr>
              </w:rPrChange>
            </w:rPr>
            <w:delText>بهینه</w:delText>
          </w:r>
          <w:r w:rsidR="00F91D7B" w:rsidRPr="00A47B4D" w:rsidDel="00A47B4D">
            <w:rPr>
              <w:rFonts w:ascii="Times New Roman" w:hAnsi="Times New Roman" w:cs="B Nazanin"/>
              <w:sz w:val="24"/>
              <w:szCs w:val="28"/>
              <w:u w:val="single"/>
              <w:rtl/>
              <w:rPrChange w:id="2752" w:author="Lenovo" w:date="2026-09-23T02:46:00Z">
                <w:rPr>
                  <w:rFonts w:ascii="Times New Roman" w:hAnsi="Times New Roman" w:cs="B Nazanin"/>
                  <w:sz w:val="24"/>
                  <w:szCs w:val="28"/>
                  <w:rtl/>
                </w:rPr>
              </w:rPrChange>
            </w:rPr>
            <w:delText xml:space="preserve"> </w:delText>
          </w:r>
          <w:r w:rsidR="00F91D7B" w:rsidRPr="00A47B4D" w:rsidDel="00A47B4D">
            <w:rPr>
              <w:rFonts w:ascii="Times New Roman" w:hAnsi="Times New Roman" w:cs="B Nazanin" w:hint="cs"/>
              <w:sz w:val="24"/>
              <w:szCs w:val="28"/>
              <w:u w:val="single"/>
              <w:rtl/>
              <w:rPrChange w:id="2753" w:author="Lenovo" w:date="2026-09-23T02:46:00Z">
                <w:rPr>
                  <w:rFonts w:ascii="Times New Roman" w:hAnsi="Times New Roman" w:cs="B Nazanin" w:hint="cs"/>
                  <w:sz w:val="24"/>
                  <w:szCs w:val="28"/>
                  <w:rtl/>
                </w:rPr>
              </w:rPrChange>
            </w:rPr>
            <w:delText>است</w:delText>
          </w:r>
          <w:r w:rsidR="00F91D7B" w:rsidRPr="00A47B4D" w:rsidDel="00A47B4D">
            <w:rPr>
              <w:rFonts w:ascii="Times New Roman" w:hAnsi="Times New Roman" w:cs="B Nazanin"/>
              <w:sz w:val="24"/>
              <w:szCs w:val="28"/>
              <w:u w:val="single"/>
              <w:rtl/>
              <w:rPrChange w:id="2754" w:author="Lenovo" w:date="2026-09-23T02:46:00Z">
                <w:rPr>
                  <w:rFonts w:ascii="Times New Roman" w:hAnsi="Times New Roman" w:cs="B Nazanin"/>
                  <w:sz w:val="24"/>
                  <w:szCs w:val="28"/>
                  <w:rtl/>
                </w:rPr>
              </w:rPrChange>
            </w:rPr>
            <w:delText>.</w:delText>
          </w:r>
        </w:del>
      </w:ins>
      <w:ins w:id="2755" w:author="SALMANIAN MOHAMMADHASSAN" w:date="2026-09-11T12:00:00Z">
        <w:del w:id="2756" w:author="Lenovo" w:date="2026-09-23T02:40:00Z">
          <w:r w:rsidR="004E791E" w:rsidRPr="00A47B4D" w:rsidDel="00A47B4D">
            <w:rPr>
              <w:rFonts w:ascii="Times New Roman" w:hAnsi="Times New Roman" w:cs="B Nazanin"/>
              <w:sz w:val="24"/>
              <w:szCs w:val="28"/>
              <w:u w:val="single"/>
              <w:rtl/>
              <w:rPrChange w:id="2757" w:author="Lenovo" w:date="2026-09-23T02:46:00Z">
                <w:rPr>
                  <w:rFonts w:ascii="Times New Roman" w:hAnsi="Times New Roman" w:cs="B Nazanin"/>
                  <w:sz w:val="24"/>
                  <w:szCs w:val="28"/>
                  <w:rtl/>
                </w:rPr>
              </w:rPrChange>
            </w:rPr>
            <w:delText xml:space="preserve"> </w:delText>
          </w:r>
        </w:del>
      </w:ins>
      <w:ins w:id="2758" w:author="SALMANIAN MOHAMMADHASSAN" w:date="2026-09-11T11:56:00Z">
        <w:del w:id="2759" w:author="Lenovo" w:date="2026-09-23T02:40:00Z">
          <w:r w:rsidR="00515776" w:rsidRPr="00A47B4D" w:rsidDel="00A47B4D">
            <w:rPr>
              <w:rFonts w:ascii="Times New Roman" w:hAnsi="Times New Roman" w:cs="B Nazanin"/>
              <w:sz w:val="24"/>
              <w:szCs w:val="28"/>
              <w:u w:val="single"/>
              <w:rtl/>
              <w:rPrChange w:id="2760" w:author="Lenovo" w:date="2026-09-23T02:46:00Z">
                <w:rPr>
                  <w:rFonts w:ascii="Times New Roman" w:hAnsi="Times New Roman" w:cs="B Nazanin"/>
                  <w:sz w:val="24"/>
                  <w:szCs w:val="28"/>
                  <w:rtl/>
                </w:rPr>
              </w:rPrChange>
            </w:rPr>
            <w:delText xml:space="preserve"> </w:delText>
          </w:r>
        </w:del>
      </w:ins>
      <w:del w:id="2761" w:author="Lenovo" w:date="2026-09-23T02:40:00Z">
        <w:r w:rsidRPr="00A47B4D" w:rsidDel="00A47B4D">
          <w:rPr>
            <w:rFonts w:ascii="Times New Roman" w:hAnsi="Times New Roman" w:cs="B Nazanin" w:hint="cs"/>
            <w:sz w:val="24"/>
            <w:szCs w:val="28"/>
            <w:u w:val="single"/>
            <w:rtl/>
            <w:rPrChange w:id="2762" w:author="Lenovo" w:date="2026-09-23T02:46:00Z">
              <w:rPr>
                <w:rFonts w:ascii="Times New Roman" w:hAnsi="Times New Roman" w:cs="B Nazanin" w:hint="cs"/>
                <w:sz w:val="24"/>
                <w:szCs w:val="28"/>
                <w:rtl/>
              </w:rPr>
            </w:rPrChange>
          </w:rPr>
          <w:delText>با</w:delText>
        </w:r>
        <w:r w:rsidRPr="00A47B4D" w:rsidDel="00A47B4D">
          <w:rPr>
            <w:rFonts w:ascii="Times New Roman" w:hAnsi="Times New Roman" w:cs="B Nazanin"/>
            <w:sz w:val="24"/>
            <w:szCs w:val="28"/>
            <w:u w:val="single"/>
            <w:rtl/>
            <w:rPrChange w:id="276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64" w:author="Lenovo" w:date="2026-09-23T02:46:00Z">
              <w:rPr>
                <w:rFonts w:ascii="Times New Roman" w:hAnsi="Times New Roman" w:cs="B Nazanin" w:hint="cs"/>
                <w:sz w:val="24"/>
                <w:szCs w:val="28"/>
                <w:rtl/>
              </w:rPr>
            </w:rPrChange>
          </w:rPr>
          <w:delText>وجود</w:delText>
        </w:r>
        <w:r w:rsidRPr="00A47B4D" w:rsidDel="00A47B4D">
          <w:rPr>
            <w:rFonts w:ascii="Times New Roman" w:hAnsi="Times New Roman" w:cs="B Nazanin"/>
            <w:sz w:val="24"/>
            <w:szCs w:val="28"/>
            <w:u w:val="single"/>
            <w:rtl/>
            <w:rPrChange w:id="276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66" w:author="Lenovo" w:date="2026-09-23T02:46:00Z">
              <w:rPr>
                <w:rFonts w:ascii="Times New Roman" w:hAnsi="Times New Roman" w:cs="B Nazanin" w:hint="cs"/>
                <w:sz w:val="24"/>
                <w:szCs w:val="28"/>
                <w:rtl/>
              </w:rPr>
            </w:rPrChange>
          </w:rPr>
          <w:delText>این،</w:delText>
        </w:r>
        <w:r w:rsidRPr="00A47B4D" w:rsidDel="00A47B4D">
          <w:rPr>
            <w:rFonts w:ascii="Times New Roman" w:hAnsi="Times New Roman" w:cs="B Nazanin"/>
            <w:sz w:val="24"/>
            <w:szCs w:val="28"/>
            <w:u w:val="single"/>
            <w:rtl/>
            <w:rPrChange w:id="276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68" w:author="Lenovo" w:date="2026-09-23T02:46:00Z">
              <w:rPr>
                <w:rFonts w:ascii="Times New Roman" w:hAnsi="Times New Roman" w:cs="B Nazanin" w:hint="cs"/>
                <w:sz w:val="24"/>
                <w:szCs w:val="28"/>
                <w:rtl/>
              </w:rPr>
            </w:rPrChange>
          </w:rPr>
          <w:delText>تولید</w:delText>
        </w:r>
        <w:r w:rsidRPr="00A47B4D" w:rsidDel="00A47B4D">
          <w:rPr>
            <w:rFonts w:ascii="Times New Roman" w:hAnsi="Times New Roman" w:cs="B Nazanin"/>
            <w:sz w:val="24"/>
            <w:szCs w:val="28"/>
            <w:u w:val="single"/>
            <w:rtl/>
            <w:rPrChange w:id="276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70" w:author="Lenovo" w:date="2026-09-23T02:46:00Z">
              <w:rPr>
                <w:rFonts w:ascii="Times New Roman" w:hAnsi="Times New Roman" w:cs="B Nazanin" w:hint="cs"/>
                <w:sz w:val="24"/>
                <w:szCs w:val="28"/>
                <w:rtl/>
              </w:rPr>
            </w:rPrChange>
          </w:rPr>
          <w:delText>پروتئین</w:delText>
        </w:r>
        <w:r w:rsidRPr="00A47B4D" w:rsidDel="00A47B4D">
          <w:rPr>
            <w:rFonts w:ascii="Times New Roman" w:hAnsi="Times New Roman" w:cs="B Nazanin"/>
            <w:sz w:val="24"/>
            <w:szCs w:val="28"/>
            <w:u w:val="single"/>
            <w:rtl/>
            <w:rPrChange w:id="277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72" w:author="Lenovo" w:date="2026-09-23T02:46:00Z">
              <w:rPr>
                <w:rFonts w:ascii="Times New Roman" w:hAnsi="Times New Roman" w:cs="B Nazanin" w:hint="cs"/>
                <w:sz w:val="24"/>
                <w:szCs w:val="28"/>
                <w:rtl/>
              </w:rPr>
            </w:rPrChange>
          </w:rPr>
          <w:delText>به‌صورت</w:delText>
        </w:r>
        <w:r w:rsidRPr="00A47B4D" w:rsidDel="00A47B4D">
          <w:rPr>
            <w:rFonts w:ascii="Times New Roman" w:hAnsi="Times New Roman" w:cs="B Nazanin"/>
            <w:sz w:val="24"/>
            <w:szCs w:val="28"/>
            <w:u w:val="single"/>
            <w:rtl/>
            <w:rPrChange w:id="277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74" w:author="Lenovo" w:date="2026-09-23T02:46:00Z">
              <w:rPr>
                <w:rFonts w:ascii="Times New Roman" w:hAnsi="Times New Roman" w:cs="B Nazanin" w:hint="cs"/>
                <w:sz w:val="24"/>
                <w:szCs w:val="28"/>
                <w:rtl/>
              </w:rPr>
            </w:rPrChange>
          </w:rPr>
          <w:delText>نامحلول</w:delText>
        </w:r>
        <w:r w:rsidRPr="00A47B4D" w:rsidDel="00A47B4D">
          <w:rPr>
            <w:rFonts w:ascii="Times New Roman" w:hAnsi="Times New Roman" w:cs="B Nazanin"/>
            <w:sz w:val="24"/>
            <w:szCs w:val="28"/>
            <w:u w:val="single"/>
            <w:rtl/>
            <w:rPrChange w:id="277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76" w:author="Lenovo" w:date="2026-09-23T02:46:00Z">
              <w:rPr>
                <w:rFonts w:ascii="Times New Roman" w:hAnsi="Times New Roman" w:cs="B Nazanin" w:hint="cs"/>
                <w:sz w:val="24"/>
                <w:szCs w:val="28"/>
                <w:rtl/>
              </w:rPr>
            </w:rPrChange>
          </w:rPr>
          <w:delText>لزوماً</w:delText>
        </w:r>
        <w:r w:rsidRPr="00A47B4D" w:rsidDel="00A47B4D">
          <w:rPr>
            <w:rFonts w:ascii="Times New Roman" w:hAnsi="Times New Roman" w:cs="B Nazanin"/>
            <w:sz w:val="24"/>
            <w:szCs w:val="28"/>
            <w:u w:val="single"/>
            <w:rtl/>
            <w:rPrChange w:id="277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78" w:author="Lenovo" w:date="2026-09-23T02:46:00Z">
              <w:rPr>
                <w:rFonts w:ascii="Times New Roman" w:hAnsi="Times New Roman" w:cs="B Nazanin" w:hint="cs"/>
                <w:sz w:val="24"/>
                <w:szCs w:val="28"/>
                <w:rtl/>
              </w:rPr>
            </w:rPrChange>
          </w:rPr>
          <w:delText>یک</w:delText>
        </w:r>
        <w:r w:rsidRPr="00A47B4D" w:rsidDel="00A47B4D">
          <w:rPr>
            <w:rFonts w:ascii="Times New Roman" w:hAnsi="Times New Roman" w:cs="B Nazanin"/>
            <w:sz w:val="24"/>
            <w:szCs w:val="28"/>
            <w:u w:val="single"/>
            <w:rtl/>
            <w:rPrChange w:id="277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80" w:author="Lenovo" w:date="2026-09-23T02:46:00Z">
              <w:rPr>
                <w:rFonts w:ascii="Times New Roman" w:hAnsi="Times New Roman" w:cs="B Nazanin" w:hint="cs"/>
                <w:sz w:val="24"/>
                <w:szCs w:val="28"/>
                <w:rtl/>
              </w:rPr>
            </w:rPrChange>
          </w:rPr>
          <w:delText>محدودیت</w:delText>
        </w:r>
        <w:r w:rsidRPr="00A47B4D" w:rsidDel="00A47B4D">
          <w:rPr>
            <w:rFonts w:ascii="Times New Roman" w:hAnsi="Times New Roman" w:cs="B Nazanin"/>
            <w:sz w:val="24"/>
            <w:szCs w:val="28"/>
            <w:u w:val="single"/>
            <w:rtl/>
            <w:rPrChange w:id="278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82" w:author="Lenovo" w:date="2026-09-23T02:46:00Z">
              <w:rPr>
                <w:rFonts w:ascii="Times New Roman" w:hAnsi="Times New Roman" w:cs="B Nazanin" w:hint="cs"/>
                <w:sz w:val="24"/>
                <w:szCs w:val="28"/>
                <w:rtl/>
              </w:rPr>
            </w:rPrChange>
          </w:rPr>
          <w:delText>جدی</w:delText>
        </w:r>
        <w:r w:rsidRPr="00A47B4D" w:rsidDel="00A47B4D">
          <w:rPr>
            <w:rFonts w:ascii="Times New Roman" w:hAnsi="Times New Roman" w:cs="B Nazanin"/>
            <w:sz w:val="24"/>
            <w:szCs w:val="28"/>
            <w:u w:val="single"/>
            <w:rtl/>
            <w:rPrChange w:id="278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84" w:author="Lenovo" w:date="2026-09-23T02:46:00Z">
              <w:rPr>
                <w:rFonts w:ascii="Times New Roman" w:hAnsi="Times New Roman" w:cs="B Nazanin" w:hint="cs"/>
                <w:sz w:val="24"/>
                <w:szCs w:val="28"/>
                <w:rtl/>
              </w:rPr>
            </w:rPrChange>
          </w:rPr>
          <w:delText>محسوب</w:delText>
        </w:r>
        <w:r w:rsidRPr="00A47B4D" w:rsidDel="00A47B4D">
          <w:rPr>
            <w:rFonts w:ascii="Times New Roman" w:hAnsi="Times New Roman" w:cs="B Nazanin"/>
            <w:sz w:val="24"/>
            <w:szCs w:val="28"/>
            <w:u w:val="single"/>
            <w:rtl/>
            <w:rPrChange w:id="278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86" w:author="Lenovo" w:date="2026-09-23T02:46:00Z">
              <w:rPr>
                <w:rFonts w:ascii="Times New Roman" w:hAnsi="Times New Roman" w:cs="B Nazanin" w:hint="cs"/>
                <w:sz w:val="24"/>
                <w:szCs w:val="28"/>
                <w:rtl/>
              </w:rPr>
            </w:rPrChange>
          </w:rPr>
          <w:delText>نمی‌شود،</w:delText>
        </w:r>
        <w:r w:rsidRPr="00A47B4D" w:rsidDel="00A47B4D">
          <w:rPr>
            <w:rFonts w:ascii="Times New Roman" w:hAnsi="Times New Roman" w:cs="B Nazanin"/>
            <w:sz w:val="24"/>
            <w:szCs w:val="28"/>
            <w:u w:val="single"/>
            <w:rtl/>
            <w:rPrChange w:id="278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88" w:author="Lenovo" w:date="2026-09-23T02:46:00Z">
              <w:rPr>
                <w:rFonts w:ascii="Times New Roman" w:hAnsi="Times New Roman" w:cs="B Nazanin" w:hint="cs"/>
                <w:sz w:val="24"/>
                <w:szCs w:val="28"/>
                <w:rtl/>
              </w:rPr>
            </w:rPrChange>
          </w:rPr>
          <w:delText>زیرا</w:delText>
        </w:r>
        <w:r w:rsidRPr="00A47B4D" w:rsidDel="00A47B4D">
          <w:rPr>
            <w:rFonts w:ascii="Times New Roman" w:hAnsi="Times New Roman" w:cs="B Nazanin"/>
            <w:sz w:val="24"/>
            <w:szCs w:val="28"/>
            <w:u w:val="single"/>
            <w:rtl/>
            <w:rPrChange w:id="278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90" w:author="Lenovo" w:date="2026-09-23T02:46:00Z">
              <w:rPr>
                <w:rFonts w:ascii="Times New Roman" w:hAnsi="Times New Roman" w:cs="B Nazanin" w:hint="cs"/>
                <w:sz w:val="24"/>
                <w:szCs w:val="28"/>
                <w:rtl/>
              </w:rPr>
            </w:rPrChange>
          </w:rPr>
          <w:delText>امکان</w:delText>
        </w:r>
        <w:r w:rsidRPr="00A47B4D" w:rsidDel="00A47B4D">
          <w:rPr>
            <w:rFonts w:ascii="Times New Roman" w:hAnsi="Times New Roman" w:cs="B Nazanin"/>
            <w:sz w:val="24"/>
            <w:szCs w:val="28"/>
            <w:u w:val="single"/>
            <w:rtl/>
            <w:rPrChange w:id="279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92" w:author="Lenovo" w:date="2026-09-23T02:46:00Z">
              <w:rPr>
                <w:rFonts w:ascii="Times New Roman" w:hAnsi="Times New Roman" w:cs="B Nazanin" w:hint="cs"/>
                <w:sz w:val="24"/>
                <w:szCs w:val="28"/>
                <w:rtl/>
              </w:rPr>
            </w:rPrChange>
          </w:rPr>
          <w:delText>تخلیص</w:delText>
        </w:r>
        <w:r w:rsidRPr="00A47B4D" w:rsidDel="00A47B4D">
          <w:rPr>
            <w:rFonts w:ascii="Times New Roman" w:hAnsi="Times New Roman" w:cs="B Nazanin"/>
            <w:sz w:val="24"/>
            <w:szCs w:val="28"/>
            <w:u w:val="single"/>
            <w:rtl/>
            <w:rPrChange w:id="279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94" w:author="Lenovo" w:date="2026-09-23T02:46:00Z">
              <w:rPr>
                <w:rFonts w:ascii="Times New Roman" w:hAnsi="Times New Roman" w:cs="B Nazanin" w:hint="cs"/>
                <w:sz w:val="24"/>
                <w:szCs w:val="28"/>
                <w:rtl/>
              </w:rPr>
            </w:rPrChange>
          </w:rPr>
          <w:delText>پروتئین</w:delText>
        </w:r>
        <w:r w:rsidRPr="00A47B4D" w:rsidDel="00A47B4D">
          <w:rPr>
            <w:rFonts w:ascii="Times New Roman" w:hAnsi="Times New Roman" w:cs="B Nazanin"/>
            <w:sz w:val="24"/>
            <w:szCs w:val="28"/>
            <w:u w:val="single"/>
            <w:rtl/>
            <w:rPrChange w:id="279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96" w:author="Lenovo" w:date="2026-09-23T02:46:00Z">
              <w:rPr>
                <w:rFonts w:ascii="Times New Roman" w:hAnsi="Times New Roman" w:cs="B Nazanin" w:hint="cs"/>
                <w:sz w:val="24"/>
                <w:szCs w:val="28"/>
                <w:rtl/>
              </w:rPr>
            </w:rPrChange>
          </w:rPr>
          <w:delText>تحت</w:delText>
        </w:r>
        <w:r w:rsidRPr="00A47B4D" w:rsidDel="00A47B4D">
          <w:rPr>
            <w:rFonts w:ascii="Times New Roman" w:hAnsi="Times New Roman" w:cs="B Nazanin"/>
            <w:sz w:val="24"/>
            <w:szCs w:val="28"/>
            <w:u w:val="single"/>
            <w:rtl/>
            <w:rPrChange w:id="279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798" w:author="Lenovo" w:date="2026-09-23T02:46:00Z">
              <w:rPr>
                <w:rFonts w:ascii="Times New Roman" w:hAnsi="Times New Roman" w:cs="B Nazanin" w:hint="cs"/>
                <w:sz w:val="24"/>
                <w:szCs w:val="28"/>
                <w:rtl/>
              </w:rPr>
            </w:rPrChange>
          </w:rPr>
          <w:delText>شرایط</w:delText>
        </w:r>
        <w:r w:rsidRPr="00A47B4D" w:rsidDel="00A47B4D">
          <w:rPr>
            <w:rFonts w:ascii="Times New Roman" w:hAnsi="Times New Roman" w:cs="B Nazanin"/>
            <w:sz w:val="24"/>
            <w:szCs w:val="28"/>
            <w:u w:val="single"/>
            <w:rtl/>
            <w:rPrChange w:id="279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00" w:author="Lenovo" w:date="2026-09-23T02:46:00Z">
              <w:rPr>
                <w:rFonts w:ascii="Times New Roman" w:hAnsi="Times New Roman" w:cs="B Nazanin" w:hint="cs"/>
                <w:sz w:val="24"/>
                <w:szCs w:val="28"/>
                <w:rtl/>
              </w:rPr>
            </w:rPrChange>
          </w:rPr>
          <w:delText>دناتوره</w:delText>
        </w:r>
        <w:r w:rsidRPr="00A47B4D" w:rsidDel="00A47B4D">
          <w:rPr>
            <w:rFonts w:ascii="Times New Roman" w:hAnsi="Times New Roman" w:cs="B Nazanin"/>
            <w:sz w:val="24"/>
            <w:szCs w:val="28"/>
            <w:u w:val="single"/>
            <w:rtl/>
            <w:rPrChange w:id="280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02" w:author="Lenovo" w:date="2026-09-23T02:46:00Z">
              <w:rPr>
                <w:rFonts w:ascii="Times New Roman" w:hAnsi="Times New Roman" w:cs="B Nazanin" w:hint="cs"/>
                <w:sz w:val="24"/>
                <w:szCs w:val="28"/>
                <w:rtl/>
              </w:rPr>
            </w:rPrChange>
          </w:rPr>
          <w:delText>و</w:delText>
        </w:r>
        <w:r w:rsidRPr="00A47B4D" w:rsidDel="00A47B4D">
          <w:rPr>
            <w:rFonts w:ascii="Times New Roman" w:hAnsi="Times New Roman" w:cs="B Nazanin"/>
            <w:sz w:val="24"/>
            <w:szCs w:val="28"/>
            <w:u w:val="single"/>
            <w:rtl/>
            <w:rPrChange w:id="280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04" w:author="Lenovo" w:date="2026-09-23T02:46:00Z">
              <w:rPr>
                <w:rFonts w:ascii="Times New Roman" w:hAnsi="Times New Roman" w:cs="B Nazanin" w:hint="cs"/>
                <w:sz w:val="24"/>
                <w:szCs w:val="28"/>
                <w:rtl/>
              </w:rPr>
            </w:rPrChange>
          </w:rPr>
          <w:delText>استفاده</w:delText>
        </w:r>
        <w:r w:rsidRPr="00A47B4D" w:rsidDel="00A47B4D">
          <w:rPr>
            <w:rFonts w:ascii="Times New Roman" w:hAnsi="Times New Roman" w:cs="B Nazanin"/>
            <w:sz w:val="24"/>
            <w:szCs w:val="28"/>
            <w:u w:val="single"/>
            <w:rtl/>
            <w:rPrChange w:id="280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06" w:author="Lenovo" w:date="2026-09-23T02:46:00Z">
              <w:rPr>
                <w:rFonts w:ascii="Times New Roman" w:hAnsi="Times New Roman" w:cs="B Nazanin" w:hint="cs"/>
                <w:sz w:val="24"/>
                <w:szCs w:val="28"/>
                <w:rtl/>
              </w:rPr>
            </w:rPrChange>
          </w:rPr>
          <w:delText>از</w:delText>
        </w:r>
        <w:r w:rsidRPr="00A47B4D" w:rsidDel="00A47B4D">
          <w:rPr>
            <w:rFonts w:ascii="Times New Roman" w:hAnsi="Times New Roman" w:cs="B Nazanin"/>
            <w:sz w:val="24"/>
            <w:szCs w:val="28"/>
            <w:u w:val="single"/>
            <w:rtl/>
            <w:rPrChange w:id="280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08" w:author="Lenovo" w:date="2026-09-23T02:46:00Z">
              <w:rPr>
                <w:rFonts w:ascii="Times New Roman" w:hAnsi="Times New Roman" w:cs="B Nazanin" w:hint="cs"/>
                <w:sz w:val="24"/>
                <w:szCs w:val="28"/>
                <w:rtl/>
              </w:rPr>
            </w:rPrChange>
          </w:rPr>
          <w:delText>آن</w:delText>
        </w:r>
        <w:r w:rsidRPr="00A47B4D" w:rsidDel="00A47B4D">
          <w:rPr>
            <w:rFonts w:ascii="Times New Roman" w:hAnsi="Times New Roman" w:cs="B Nazanin"/>
            <w:sz w:val="24"/>
            <w:szCs w:val="28"/>
            <w:u w:val="single"/>
            <w:rtl/>
            <w:rPrChange w:id="280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10" w:author="Lenovo" w:date="2026-09-23T02:46:00Z">
              <w:rPr>
                <w:rFonts w:ascii="Times New Roman" w:hAnsi="Times New Roman" w:cs="B Nazanin" w:hint="cs"/>
                <w:sz w:val="24"/>
                <w:szCs w:val="28"/>
                <w:rtl/>
              </w:rPr>
            </w:rPrChange>
          </w:rPr>
          <w:delText>در</w:delText>
        </w:r>
        <w:r w:rsidRPr="00A47B4D" w:rsidDel="00A47B4D">
          <w:rPr>
            <w:rFonts w:ascii="Times New Roman" w:hAnsi="Times New Roman" w:cs="B Nazanin"/>
            <w:sz w:val="24"/>
            <w:szCs w:val="28"/>
            <w:u w:val="single"/>
            <w:rtl/>
            <w:rPrChange w:id="2811"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12" w:author="Lenovo" w:date="2026-09-23T02:46:00Z">
              <w:rPr>
                <w:rFonts w:ascii="Times New Roman" w:hAnsi="Times New Roman" w:cs="B Nazanin" w:hint="cs"/>
                <w:sz w:val="24"/>
                <w:szCs w:val="28"/>
                <w:rtl/>
              </w:rPr>
            </w:rPrChange>
          </w:rPr>
          <w:delText>مطالعات</w:delText>
        </w:r>
        <w:r w:rsidRPr="00A47B4D" w:rsidDel="00A47B4D">
          <w:rPr>
            <w:rFonts w:ascii="Times New Roman" w:hAnsi="Times New Roman" w:cs="B Nazanin"/>
            <w:sz w:val="24"/>
            <w:szCs w:val="28"/>
            <w:u w:val="single"/>
            <w:rtl/>
            <w:rPrChange w:id="2813"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14" w:author="Lenovo" w:date="2026-09-23T02:46:00Z">
              <w:rPr>
                <w:rFonts w:ascii="Times New Roman" w:hAnsi="Times New Roman" w:cs="B Nazanin" w:hint="cs"/>
                <w:sz w:val="24"/>
                <w:szCs w:val="28"/>
                <w:rtl/>
              </w:rPr>
            </w:rPrChange>
          </w:rPr>
          <w:delText>ایمنی‌زایی</w:delText>
        </w:r>
        <w:r w:rsidRPr="00A47B4D" w:rsidDel="00A47B4D">
          <w:rPr>
            <w:rFonts w:ascii="Times New Roman" w:hAnsi="Times New Roman" w:cs="B Nazanin"/>
            <w:sz w:val="24"/>
            <w:szCs w:val="28"/>
            <w:u w:val="single"/>
            <w:rtl/>
            <w:rPrChange w:id="2815"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16" w:author="Lenovo" w:date="2026-09-23T02:46:00Z">
              <w:rPr>
                <w:rFonts w:ascii="Times New Roman" w:hAnsi="Times New Roman" w:cs="B Nazanin" w:hint="cs"/>
                <w:sz w:val="24"/>
                <w:szCs w:val="28"/>
                <w:rtl/>
              </w:rPr>
            </w:rPrChange>
          </w:rPr>
          <w:delText>همچنان</w:delText>
        </w:r>
        <w:r w:rsidRPr="00A47B4D" w:rsidDel="00A47B4D">
          <w:rPr>
            <w:rFonts w:ascii="Times New Roman" w:hAnsi="Times New Roman" w:cs="B Nazanin"/>
            <w:sz w:val="24"/>
            <w:szCs w:val="28"/>
            <w:u w:val="single"/>
            <w:rtl/>
            <w:rPrChange w:id="2817"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18" w:author="Lenovo" w:date="2026-09-23T02:46:00Z">
              <w:rPr>
                <w:rFonts w:ascii="Times New Roman" w:hAnsi="Times New Roman" w:cs="B Nazanin" w:hint="cs"/>
                <w:sz w:val="24"/>
                <w:szCs w:val="28"/>
                <w:rtl/>
              </w:rPr>
            </w:rPrChange>
          </w:rPr>
          <w:delText>فراهم</w:delText>
        </w:r>
        <w:r w:rsidRPr="00A47B4D" w:rsidDel="00A47B4D">
          <w:rPr>
            <w:rFonts w:ascii="Times New Roman" w:hAnsi="Times New Roman" w:cs="B Nazanin"/>
            <w:sz w:val="24"/>
            <w:szCs w:val="28"/>
            <w:u w:val="single"/>
            <w:rtl/>
            <w:rPrChange w:id="2819" w:author="Lenovo" w:date="2026-09-23T02:46:00Z">
              <w:rPr>
                <w:rFonts w:ascii="Times New Roman" w:hAnsi="Times New Roman" w:cs="B Nazanin"/>
                <w:sz w:val="24"/>
                <w:szCs w:val="28"/>
                <w:rtl/>
              </w:rPr>
            </w:rPrChange>
          </w:rPr>
          <w:delText xml:space="preserve"> </w:delText>
        </w:r>
        <w:r w:rsidRPr="00A47B4D" w:rsidDel="00A47B4D">
          <w:rPr>
            <w:rFonts w:ascii="Times New Roman" w:hAnsi="Times New Roman" w:cs="B Nazanin" w:hint="cs"/>
            <w:sz w:val="24"/>
            <w:szCs w:val="28"/>
            <w:u w:val="single"/>
            <w:rtl/>
            <w:rPrChange w:id="2820" w:author="Lenovo" w:date="2026-09-23T02:46:00Z">
              <w:rPr>
                <w:rFonts w:ascii="Times New Roman" w:hAnsi="Times New Roman" w:cs="B Nazanin" w:hint="cs"/>
                <w:sz w:val="24"/>
                <w:szCs w:val="28"/>
                <w:rtl/>
              </w:rPr>
            </w:rPrChange>
          </w:rPr>
          <w:delText>است</w:delText>
        </w:r>
        <w:r w:rsidRPr="00A47B4D" w:rsidDel="00A47B4D">
          <w:rPr>
            <w:rFonts w:ascii="Times New Roman" w:hAnsi="Times New Roman" w:cs="B Nazanin"/>
            <w:sz w:val="24"/>
            <w:szCs w:val="28"/>
            <w:u w:val="single"/>
            <w:rtl/>
            <w:rPrChange w:id="2821" w:author="Lenovo" w:date="2026-09-23T02:46:00Z">
              <w:rPr>
                <w:rFonts w:ascii="Times New Roman" w:hAnsi="Times New Roman" w:cs="B Nazanin"/>
                <w:sz w:val="24"/>
                <w:szCs w:val="28"/>
                <w:rtl/>
              </w:rPr>
            </w:rPrChange>
          </w:rPr>
          <w:delText>.</w:delText>
        </w:r>
      </w:del>
    </w:p>
    <w:p w14:paraId="5F7ED18A" w14:textId="53653F6C" w:rsidR="001F056E" w:rsidRPr="00A47B4D" w:rsidDel="008F50E8" w:rsidRDefault="001F056E" w:rsidP="006D332E">
      <w:pPr>
        <w:spacing w:line="360" w:lineRule="auto"/>
        <w:jc w:val="both"/>
        <w:rPr>
          <w:del w:id="2822" w:author="Lenovo" w:date="2026-09-23T02:46:00Z"/>
          <w:rFonts w:ascii="Times New Roman" w:hAnsi="Times New Roman" w:cs="B Nazanin"/>
          <w:sz w:val="24"/>
          <w:szCs w:val="28"/>
          <w:u w:val="single"/>
          <w:rtl/>
          <w:rPrChange w:id="2823" w:author="Lenovo" w:date="2026-09-23T02:46:00Z">
            <w:rPr>
              <w:del w:id="2824" w:author="Lenovo" w:date="2026-09-23T02:46:00Z"/>
              <w:rFonts w:ascii="Times New Roman" w:hAnsi="Times New Roman" w:cs="B Nazanin"/>
              <w:sz w:val="24"/>
              <w:szCs w:val="28"/>
              <w:rtl/>
            </w:rPr>
          </w:rPrChange>
        </w:rPr>
      </w:pPr>
      <w:del w:id="2825" w:author="Lenovo" w:date="2026-09-23T02:46:00Z">
        <w:r w:rsidRPr="00A47B4D" w:rsidDel="008F50E8">
          <w:rPr>
            <w:rFonts w:ascii="Times New Roman" w:hAnsi="Times New Roman" w:cs="B Nazanin" w:hint="cs"/>
            <w:sz w:val="24"/>
            <w:szCs w:val="28"/>
            <w:u w:val="single"/>
            <w:rtl/>
            <w:rPrChange w:id="2826"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282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28" w:author="Lenovo" w:date="2026-09-23T02:46:00Z">
              <w:rPr>
                <w:rFonts w:ascii="Times New Roman" w:hAnsi="Times New Roman" w:cs="B Nazanin" w:hint="cs"/>
                <w:sz w:val="24"/>
                <w:szCs w:val="28"/>
                <w:rtl/>
              </w:rPr>
            </w:rPrChange>
          </w:rPr>
          <w:delText>این</w:delText>
        </w:r>
        <w:r w:rsidRPr="00A47B4D" w:rsidDel="008F50E8">
          <w:rPr>
            <w:rFonts w:ascii="Times New Roman" w:hAnsi="Times New Roman" w:cs="B Nazanin"/>
            <w:sz w:val="24"/>
            <w:szCs w:val="28"/>
            <w:u w:val="single"/>
            <w:rtl/>
            <w:rPrChange w:id="282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30" w:author="Lenovo" w:date="2026-09-23T02:46:00Z">
              <w:rPr>
                <w:rFonts w:ascii="Times New Roman" w:hAnsi="Times New Roman" w:cs="B Nazanin" w:hint="cs"/>
                <w:sz w:val="24"/>
                <w:szCs w:val="28"/>
                <w:rtl/>
              </w:rPr>
            </w:rPrChange>
          </w:rPr>
          <w:delText>پژوهش</w:delText>
        </w:r>
        <w:r w:rsidRPr="00A47B4D" w:rsidDel="008F50E8">
          <w:rPr>
            <w:rFonts w:ascii="Times New Roman" w:hAnsi="Times New Roman" w:cs="B Nazanin"/>
            <w:sz w:val="24"/>
            <w:szCs w:val="28"/>
            <w:u w:val="single"/>
            <w:rtl/>
            <w:rPrChange w:id="283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32" w:author="Lenovo" w:date="2026-09-23T02:46:00Z">
              <w:rPr>
                <w:rFonts w:ascii="Times New Roman" w:hAnsi="Times New Roman" w:cs="B Nazanin" w:hint="cs"/>
                <w:sz w:val="24"/>
                <w:szCs w:val="28"/>
                <w:rtl/>
              </w:rPr>
            </w:rPrChange>
          </w:rPr>
          <w:delText>،</w:delText>
        </w:r>
        <w:r w:rsidRPr="00A47B4D" w:rsidDel="008F50E8">
          <w:rPr>
            <w:rFonts w:ascii="Times New Roman" w:hAnsi="Times New Roman" w:cs="B Nazanin"/>
            <w:sz w:val="24"/>
            <w:szCs w:val="28"/>
            <w:u w:val="single"/>
            <w:rtl/>
            <w:rPrChange w:id="283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34" w:author="Lenovo" w:date="2026-09-23T02:46:00Z">
              <w:rPr>
                <w:rFonts w:ascii="Times New Roman" w:hAnsi="Times New Roman" w:cs="B Nazanin" w:hint="cs"/>
                <w:sz w:val="24"/>
                <w:szCs w:val="28"/>
                <w:rtl/>
              </w:rPr>
            </w:rPrChange>
          </w:rPr>
          <w:delText>تخلیص</w:delText>
        </w:r>
        <w:r w:rsidRPr="00A47B4D" w:rsidDel="008F50E8">
          <w:rPr>
            <w:rFonts w:ascii="Times New Roman" w:hAnsi="Times New Roman" w:cs="B Nazanin"/>
            <w:sz w:val="24"/>
            <w:szCs w:val="28"/>
            <w:u w:val="single"/>
            <w:rtl/>
            <w:rPrChange w:id="283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36" w:author="Lenovo" w:date="2026-09-23T02:46:00Z">
              <w:rPr>
                <w:rFonts w:ascii="Times New Roman" w:hAnsi="Times New Roman" w:cs="B Nazanin" w:hint="cs"/>
                <w:sz w:val="24"/>
                <w:szCs w:val="28"/>
                <w:rtl/>
              </w:rPr>
            </w:rPrChange>
          </w:rPr>
          <w:delText>موفق</w:delText>
        </w:r>
        <w:r w:rsidRPr="00A47B4D" w:rsidDel="008F50E8">
          <w:rPr>
            <w:rFonts w:ascii="Times New Roman" w:hAnsi="Times New Roman" w:cs="B Nazanin"/>
            <w:sz w:val="24"/>
            <w:szCs w:val="28"/>
            <w:u w:val="single"/>
            <w:rtl/>
            <w:rPrChange w:id="283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38" w:author="Lenovo" w:date="2026-09-23T02:46:00Z">
              <w:rPr>
                <w:rFonts w:ascii="Times New Roman" w:hAnsi="Times New Roman" w:cs="B Nazanin" w:hint="cs"/>
                <w:sz w:val="24"/>
                <w:szCs w:val="28"/>
                <w:rtl/>
              </w:rPr>
            </w:rPrChange>
          </w:rPr>
          <w:delText>پروتئین</w:delText>
        </w:r>
        <w:r w:rsidRPr="00A47B4D" w:rsidDel="008F50E8">
          <w:rPr>
            <w:rFonts w:ascii="Times New Roman" w:hAnsi="Times New Roman" w:cs="B Nazanin"/>
            <w:sz w:val="24"/>
            <w:szCs w:val="28"/>
            <w:u w:val="single"/>
            <w:rtl/>
            <w:rPrChange w:id="283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40" w:author="Lenovo" w:date="2026-09-23T02:46:00Z">
              <w:rPr>
                <w:rFonts w:ascii="Times New Roman" w:hAnsi="Times New Roman" w:cs="B Nazanin" w:hint="cs"/>
                <w:sz w:val="24"/>
                <w:szCs w:val="28"/>
                <w:rtl/>
              </w:rPr>
            </w:rPrChange>
          </w:rPr>
          <w:delText>کایمری</w:delText>
        </w:r>
        <w:r w:rsidRPr="00A47B4D" w:rsidDel="008F50E8">
          <w:rPr>
            <w:rFonts w:ascii="Times New Roman" w:hAnsi="Times New Roman" w:cs="B Nazanin"/>
            <w:sz w:val="24"/>
            <w:szCs w:val="28"/>
            <w:u w:val="single"/>
            <w:rtl/>
            <w:rPrChange w:id="284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42" w:author="Lenovo" w:date="2026-09-23T02:46:00Z">
              <w:rPr>
                <w:rFonts w:ascii="Times New Roman" w:hAnsi="Times New Roman" w:cs="B Nazanin" w:hint="cs"/>
                <w:sz w:val="24"/>
                <w:szCs w:val="28"/>
                <w:rtl/>
              </w:rPr>
            </w:rPrChange>
          </w:rPr>
          <w:delText>با</w:delText>
        </w:r>
        <w:r w:rsidRPr="00A47B4D" w:rsidDel="008F50E8">
          <w:rPr>
            <w:rFonts w:ascii="Times New Roman" w:hAnsi="Times New Roman" w:cs="B Nazanin"/>
            <w:sz w:val="24"/>
            <w:szCs w:val="28"/>
            <w:u w:val="single"/>
            <w:rtl/>
            <w:rPrChange w:id="284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44" w:author="Lenovo" w:date="2026-09-23T02:46:00Z">
              <w:rPr>
                <w:rFonts w:ascii="Times New Roman" w:hAnsi="Times New Roman" w:cs="B Nazanin" w:hint="cs"/>
                <w:sz w:val="24"/>
                <w:szCs w:val="28"/>
                <w:rtl/>
              </w:rPr>
            </w:rPrChange>
          </w:rPr>
          <w:delText>استفاده</w:delText>
        </w:r>
        <w:r w:rsidRPr="00A47B4D" w:rsidDel="008F50E8">
          <w:rPr>
            <w:rFonts w:ascii="Times New Roman" w:hAnsi="Times New Roman" w:cs="B Nazanin"/>
            <w:sz w:val="24"/>
            <w:szCs w:val="28"/>
            <w:u w:val="single"/>
            <w:rtl/>
            <w:rPrChange w:id="284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46" w:author="Lenovo" w:date="2026-09-23T02:46:00Z">
              <w:rPr>
                <w:rFonts w:ascii="Times New Roman" w:hAnsi="Times New Roman" w:cs="B Nazanin" w:hint="cs"/>
                <w:sz w:val="24"/>
                <w:szCs w:val="28"/>
                <w:rtl/>
              </w:rPr>
            </w:rPrChange>
          </w:rPr>
          <w:delText>از</w:delText>
        </w:r>
        <w:r w:rsidRPr="00A47B4D" w:rsidDel="008F50E8">
          <w:rPr>
            <w:rFonts w:ascii="Times New Roman" w:hAnsi="Times New Roman" w:cs="B Nazanin"/>
            <w:sz w:val="24"/>
            <w:szCs w:val="28"/>
            <w:u w:val="single"/>
            <w:rtl/>
            <w:rPrChange w:id="284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48" w:author="Lenovo" w:date="2026-09-23T02:46:00Z">
              <w:rPr>
                <w:rFonts w:ascii="Times New Roman" w:hAnsi="Times New Roman" w:cs="B Nazanin" w:hint="cs"/>
                <w:sz w:val="24"/>
                <w:szCs w:val="28"/>
                <w:rtl/>
              </w:rPr>
            </w:rPrChange>
          </w:rPr>
          <w:delText>کروماتوگرافی</w:delText>
        </w:r>
        <w:r w:rsidRPr="00A47B4D" w:rsidDel="008F50E8">
          <w:rPr>
            <w:rFonts w:ascii="Times New Roman" w:hAnsi="Times New Roman" w:cs="B Nazanin"/>
            <w:sz w:val="24"/>
            <w:szCs w:val="28"/>
            <w:u w:val="single"/>
            <w:rtl/>
            <w:rPrChange w:id="284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50" w:author="Lenovo" w:date="2026-09-23T02:46:00Z">
              <w:rPr>
                <w:rFonts w:ascii="Times New Roman" w:hAnsi="Times New Roman" w:cs="B Nazanin" w:hint="cs"/>
                <w:sz w:val="24"/>
                <w:szCs w:val="28"/>
                <w:rtl/>
              </w:rPr>
            </w:rPrChange>
          </w:rPr>
          <w:delText>تمایلی</w:delText>
        </w:r>
        <w:r w:rsidRPr="00A47B4D" w:rsidDel="008F50E8">
          <w:rPr>
            <w:rFonts w:ascii="Times New Roman" w:hAnsi="Times New Roman" w:cs="B Nazanin"/>
            <w:sz w:val="24"/>
            <w:szCs w:val="28"/>
            <w:u w:val="single"/>
            <w:rtl/>
            <w:rPrChange w:id="285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52" w:author="Lenovo" w:date="2026-09-23T02:46:00Z">
              <w:rPr>
                <w:rFonts w:ascii="Times New Roman" w:hAnsi="Times New Roman" w:cs="B Nazanin" w:hint="cs"/>
                <w:sz w:val="24"/>
                <w:szCs w:val="28"/>
                <w:rtl/>
              </w:rPr>
            </w:rPrChange>
          </w:rPr>
          <w:delText>نیکل</w:delText>
        </w:r>
        <w:r w:rsidRPr="00A47B4D" w:rsidDel="008F50E8">
          <w:rPr>
            <w:rFonts w:ascii="Times New Roman" w:hAnsi="Times New Roman" w:cs="B Nazanin"/>
            <w:sz w:val="24"/>
            <w:szCs w:val="28"/>
            <w:u w:val="single"/>
            <w:rtl/>
            <w:rPrChange w:id="285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54" w:author="Lenovo" w:date="2026-09-23T02:46:00Z">
              <w:rPr>
                <w:rFonts w:ascii="Times New Roman" w:hAnsi="Times New Roman" w:cs="B Nazanin" w:hint="cs"/>
                <w:sz w:val="24"/>
                <w:szCs w:val="28"/>
                <w:rtl/>
              </w:rPr>
            </w:rPrChange>
          </w:rPr>
          <w:delText>تحت</w:delText>
        </w:r>
        <w:r w:rsidRPr="00A47B4D" w:rsidDel="008F50E8">
          <w:rPr>
            <w:rFonts w:ascii="Times New Roman" w:hAnsi="Times New Roman" w:cs="B Nazanin"/>
            <w:sz w:val="24"/>
            <w:szCs w:val="28"/>
            <w:u w:val="single"/>
            <w:rtl/>
            <w:rPrChange w:id="285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56" w:author="Lenovo" w:date="2026-09-23T02:46:00Z">
              <w:rPr>
                <w:rFonts w:ascii="Times New Roman" w:hAnsi="Times New Roman" w:cs="B Nazanin" w:hint="cs"/>
                <w:sz w:val="24"/>
                <w:szCs w:val="28"/>
                <w:rtl/>
              </w:rPr>
            </w:rPrChange>
          </w:rPr>
          <w:delText>شرایط</w:delText>
        </w:r>
        <w:r w:rsidRPr="00A47B4D" w:rsidDel="008F50E8">
          <w:rPr>
            <w:rFonts w:ascii="Times New Roman" w:hAnsi="Times New Roman" w:cs="B Nazanin"/>
            <w:sz w:val="24"/>
            <w:szCs w:val="28"/>
            <w:u w:val="single"/>
            <w:rtl/>
            <w:rPrChange w:id="285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58" w:author="Lenovo" w:date="2026-09-23T02:46:00Z">
              <w:rPr>
                <w:rFonts w:ascii="Times New Roman" w:hAnsi="Times New Roman" w:cs="B Nazanin" w:hint="cs"/>
                <w:sz w:val="24"/>
                <w:szCs w:val="28"/>
                <w:rtl/>
              </w:rPr>
            </w:rPrChange>
          </w:rPr>
          <w:delText>دناتوره</w:delText>
        </w:r>
        <w:r w:rsidRPr="00A47B4D" w:rsidDel="008F50E8">
          <w:rPr>
            <w:rFonts w:ascii="Times New Roman" w:hAnsi="Times New Roman" w:cs="B Nazanin"/>
            <w:sz w:val="24"/>
            <w:szCs w:val="28"/>
            <w:u w:val="single"/>
            <w:rtl/>
            <w:rPrChange w:id="285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60" w:author="Lenovo" w:date="2026-09-23T02:46:00Z">
              <w:rPr>
                <w:rFonts w:ascii="Times New Roman" w:hAnsi="Times New Roman" w:cs="B Nazanin" w:hint="cs"/>
                <w:sz w:val="24"/>
                <w:szCs w:val="28"/>
                <w:rtl/>
              </w:rPr>
            </w:rPrChange>
          </w:rPr>
          <w:delText>و</w:delText>
        </w:r>
        <w:r w:rsidRPr="00A47B4D" w:rsidDel="008F50E8">
          <w:rPr>
            <w:rFonts w:ascii="Times New Roman" w:hAnsi="Times New Roman" w:cs="B Nazanin"/>
            <w:sz w:val="24"/>
            <w:szCs w:val="28"/>
            <w:u w:val="single"/>
            <w:rtl/>
            <w:rPrChange w:id="286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62" w:author="Lenovo" w:date="2026-09-23T02:46:00Z">
              <w:rPr>
                <w:rFonts w:ascii="Times New Roman" w:hAnsi="Times New Roman" w:cs="B Nazanin" w:hint="cs"/>
                <w:sz w:val="24"/>
                <w:szCs w:val="28"/>
                <w:rtl/>
              </w:rPr>
            </w:rPrChange>
          </w:rPr>
          <w:delText>مشاهده</w:delText>
        </w:r>
        <w:r w:rsidRPr="00A47B4D" w:rsidDel="008F50E8">
          <w:rPr>
            <w:rFonts w:ascii="Times New Roman" w:hAnsi="Times New Roman" w:cs="B Nazanin"/>
            <w:sz w:val="24"/>
            <w:szCs w:val="28"/>
            <w:u w:val="single"/>
            <w:rtl/>
            <w:rPrChange w:id="286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64" w:author="Lenovo" w:date="2026-09-23T02:46:00Z">
              <w:rPr>
                <w:rFonts w:ascii="Times New Roman" w:hAnsi="Times New Roman" w:cs="B Nazanin" w:hint="cs"/>
                <w:sz w:val="24"/>
                <w:szCs w:val="28"/>
                <w:rtl/>
              </w:rPr>
            </w:rPrChange>
          </w:rPr>
          <w:delText>باند</w:delText>
        </w:r>
        <w:r w:rsidRPr="00A47B4D" w:rsidDel="008F50E8">
          <w:rPr>
            <w:rFonts w:ascii="Times New Roman" w:hAnsi="Times New Roman" w:cs="B Nazanin"/>
            <w:sz w:val="24"/>
            <w:szCs w:val="28"/>
            <w:u w:val="single"/>
            <w:rtl/>
            <w:rPrChange w:id="286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66" w:author="Lenovo" w:date="2026-09-23T02:46:00Z">
              <w:rPr>
                <w:rFonts w:ascii="Times New Roman" w:hAnsi="Times New Roman" w:cs="B Nazanin" w:hint="cs"/>
                <w:sz w:val="24"/>
                <w:szCs w:val="28"/>
                <w:rtl/>
              </w:rPr>
            </w:rPrChange>
          </w:rPr>
          <w:delText>مشخص</w:delText>
        </w:r>
        <w:r w:rsidRPr="00A47B4D" w:rsidDel="008F50E8">
          <w:rPr>
            <w:rFonts w:ascii="Times New Roman" w:hAnsi="Times New Roman" w:cs="B Nazanin"/>
            <w:sz w:val="24"/>
            <w:szCs w:val="28"/>
            <w:u w:val="single"/>
            <w:rtl/>
            <w:rPrChange w:id="286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68"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286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2870" w:author="Lenovo" w:date="2026-09-23T02:46:00Z">
              <w:rPr>
                <w:rFonts w:ascii="Times New Roman" w:hAnsi="Times New Roman" w:cs="B Nazanin"/>
                <w:sz w:val="24"/>
                <w:szCs w:val="28"/>
              </w:rPr>
            </w:rPrChange>
          </w:rPr>
          <w:delText>SDS-PAGE</w:delText>
        </w:r>
        <w:r w:rsidRPr="00A47B4D" w:rsidDel="008F50E8">
          <w:rPr>
            <w:rFonts w:ascii="Times New Roman" w:hAnsi="Times New Roman" w:cs="B Nazanin"/>
            <w:sz w:val="24"/>
            <w:szCs w:val="28"/>
            <w:u w:val="single"/>
            <w:rtl/>
            <w:rPrChange w:id="287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72" w:author="Lenovo" w:date="2026-09-23T02:46:00Z">
              <w:rPr>
                <w:rFonts w:ascii="Times New Roman" w:hAnsi="Times New Roman" w:cs="B Nazanin" w:hint="cs"/>
                <w:sz w:val="24"/>
                <w:szCs w:val="28"/>
                <w:rtl/>
              </w:rPr>
            </w:rPrChange>
          </w:rPr>
          <w:delText>نشان‌دهنده</w:delText>
        </w:r>
        <w:r w:rsidRPr="00A47B4D" w:rsidDel="008F50E8">
          <w:rPr>
            <w:rFonts w:ascii="Times New Roman" w:hAnsi="Times New Roman" w:cs="B Nazanin"/>
            <w:sz w:val="24"/>
            <w:szCs w:val="28"/>
            <w:u w:val="single"/>
            <w:rtl/>
            <w:rPrChange w:id="287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74" w:author="Lenovo" w:date="2026-09-23T02:46:00Z">
              <w:rPr>
                <w:rFonts w:ascii="Times New Roman" w:hAnsi="Times New Roman" w:cs="B Nazanin" w:hint="cs"/>
                <w:sz w:val="24"/>
                <w:szCs w:val="28"/>
                <w:rtl/>
              </w:rPr>
            </w:rPrChange>
          </w:rPr>
          <w:delText>دسترسی</w:delText>
        </w:r>
        <w:r w:rsidRPr="00A47B4D" w:rsidDel="008F50E8">
          <w:rPr>
            <w:rFonts w:ascii="Times New Roman" w:hAnsi="Times New Roman" w:cs="B Nazanin"/>
            <w:sz w:val="24"/>
            <w:szCs w:val="28"/>
            <w:u w:val="single"/>
            <w:rtl/>
            <w:rPrChange w:id="287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76" w:author="Lenovo" w:date="2026-09-23T02:46:00Z">
              <w:rPr>
                <w:rFonts w:ascii="Times New Roman" w:hAnsi="Times New Roman" w:cs="B Nazanin" w:hint="cs"/>
                <w:sz w:val="24"/>
                <w:szCs w:val="28"/>
                <w:rtl/>
              </w:rPr>
            </w:rPrChange>
          </w:rPr>
          <w:delText>مناسب</w:delText>
        </w:r>
        <w:r w:rsidRPr="00A47B4D" w:rsidDel="008F50E8">
          <w:rPr>
            <w:rFonts w:ascii="Times New Roman" w:hAnsi="Times New Roman" w:cs="B Nazanin"/>
            <w:sz w:val="24"/>
            <w:szCs w:val="28"/>
            <w:u w:val="single"/>
            <w:rtl/>
            <w:rPrChange w:id="287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78" w:author="Lenovo" w:date="2026-09-23T02:46:00Z">
              <w:rPr>
                <w:rFonts w:ascii="Times New Roman" w:hAnsi="Times New Roman" w:cs="B Nazanin" w:hint="cs"/>
                <w:sz w:val="24"/>
                <w:szCs w:val="28"/>
                <w:rtl/>
              </w:rPr>
            </w:rPrChange>
          </w:rPr>
          <w:delText>تگ</w:delText>
        </w:r>
        <w:r w:rsidRPr="00A47B4D" w:rsidDel="008F50E8">
          <w:rPr>
            <w:rFonts w:ascii="Times New Roman" w:hAnsi="Times New Roman" w:cs="B Nazanin"/>
            <w:sz w:val="24"/>
            <w:szCs w:val="28"/>
            <w:u w:val="single"/>
            <w:rtl/>
            <w:rPrChange w:id="287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80" w:author="Lenovo" w:date="2026-09-23T02:46:00Z">
              <w:rPr>
                <w:rFonts w:ascii="Times New Roman" w:hAnsi="Times New Roman" w:cs="B Nazanin" w:hint="cs"/>
                <w:sz w:val="24"/>
                <w:szCs w:val="28"/>
                <w:rtl/>
              </w:rPr>
            </w:rPrChange>
          </w:rPr>
          <w:delText>هیستیدینی</w:delText>
        </w:r>
        <w:r w:rsidRPr="00A47B4D" w:rsidDel="008F50E8">
          <w:rPr>
            <w:rFonts w:ascii="Times New Roman" w:hAnsi="Times New Roman" w:cs="B Nazanin"/>
            <w:sz w:val="24"/>
            <w:szCs w:val="28"/>
            <w:u w:val="single"/>
            <w:rtl/>
            <w:rPrChange w:id="288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82" w:author="Lenovo" w:date="2026-09-23T02:46:00Z">
              <w:rPr>
                <w:rFonts w:ascii="Times New Roman" w:hAnsi="Times New Roman" w:cs="B Nazanin" w:hint="cs"/>
                <w:sz w:val="24"/>
                <w:szCs w:val="28"/>
                <w:rtl/>
              </w:rPr>
            </w:rPrChange>
          </w:rPr>
          <w:delText>و</w:delText>
        </w:r>
        <w:r w:rsidRPr="00A47B4D" w:rsidDel="008F50E8">
          <w:rPr>
            <w:rFonts w:ascii="Times New Roman" w:hAnsi="Times New Roman" w:cs="B Nazanin"/>
            <w:sz w:val="24"/>
            <w:szCs w:val="28"/>
            <w:u w:val="single"/>
            <w:rtl/>
            <w:rPrChange w:id="288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84" w:author="Lenovo" w:date="2026-09-23T02:46:00Z">
              <w:rPr>
                <w:rFonts w:ascii="Times New Roman" w:hAnsi="Times New Roman" w:cs="B Nazanin" w:hint="cs"/>
                <w:sz w:val="24"/>
                <w:szCs w:val="28"/>
                <w:rtl/>
              </w:rPr>
            </w:rPrChange>
          </w:rPr>
          <w:delText>کارایی</w:delText>
        </w:r>
        <w:r w:rsidRPr="00A47B4D" w:rsidDel="008F50E8">
          <w:rPr>
            <w:rFonts w:ascii="Times New Roman" w:hAnsi="Times New Roman" w:cs="B Nazanin"/>
            <w:sz w:val="24"/>
            <w:szCs w:val="28"/>
            <w:u w:val="single"/>
            <w:rtl/>
            <w:rPrChange w:id="288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86" w:author="Lenovo" w:date="2026-09-23T02:46:00Z">
              <w:rPr>
                <w:rFonts w:ascii="Times New Roman" w:hAnsi="Times New Roman" w:cs="B Nazanin" w:hint="cs"/>
                <w:sz w:val="24"/>
                <w:szCs w:val="28"/>
                <w:rtl/>
              </w:rPr>
            </w:rPrChange>
          </w:rPr>
          <w:delText>سازه</w:delText>
        </w:r>
        <w:r w:rsidRPr="00A47B4D" w:rsidDel="008F50E8">
          <w:rPr>
            <w:rFonts w:ascii="Times New Roman" w:hAnsi="Times New Roman" w:cs="B Nazanin"/>
            <w:sz w:val="24"/>
            <w:szCs w:val="28"/>
            <w:u w:val="single"/>
            <w:rtl/>
            <w:rPrChange w:id="288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88" w:author="Lenovo" w:date="2026-09-23T02:46:00Z">
              <w:rPr>
                <w:rFonts w:ascii="Times New Roman" w:hAnsi="Times New Roman" w:cs="B Nazanin" w:hint="cs"/>
                <w:sz w:val="24"/>
                <w:szCs w:val="28"/>
                <w:rtl/>
              </w:rPr>
            </w:rPrChange>
          </w:rPr>
          <w:delText>طراحی‌شده</w:delText>
        </w:r>
        <w:r w:rsidRPr="00A47B4D" w:rsidDel="008F50E8">
          <w:rPr>
            <w:rFonts w:ascii="Times New Roman" w:hAnsi="Times New Roman" w:cs="B Nazanin"/>
            <w:sz w:val="24"/>
            <w:szCs w:val="28"/>
            <w:u w:val="single"/>
            <w:rtl/>
            <w:rPrChange w:id="288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90"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289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92" w:author="Lenovo" w:date="2026-09-23T02:46:00Z">
              <w:rPr>
                <w:rFonts w:ascii="Times New Roman" w:hAnsi="Times New Roman" w:cs="B Nazanin" w:hint="cs"/>
                <w:sz w:val="24"/>
                <w:szCs w:val="28"/>
                <w:rtl/>
              </w:rPr>
            </w:rPrChange>
          </w:rPr>
          <w:delText>فرآیند</w:delText>
        </w:r>
        <w:r w:rsidRPr="00A47B4D" w:rsidDel="008F50E8">
          <w:rPr>
            <w:rFonts w:ascii="Times New Roman" w:hAnsi="Times New Roman" w:cs="B Nazanin"/>
            <w:sz w:val="24"/>
            <w:szCs w:val="28"/>
            <w:u w:val="single"/>
            <w:rtl/>
            <w:rPrChange w:id="289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94" w:author="Lenovo" w:date="2026-09-23T02:46:00Z">
              <w:rPr>
                <w:rFonts w:ascii="Times New Roman" w:hAnsi="Times New Roman" w:cs="B Nazanin" w:hint="cs"/>
                <w:sz w:val="24"/>
                <w:szCs w:val="28"/>
                <w:rtl/>
              </w:rPr>
            </w:rPrChange>
          </w:rPr>
          <w:delText>تخلیص</w:delText>
        </w:r>
        <w:r w:rsidRPr="00A47B4D" w:rsidDel="008F50E8">
          <w:rPr>
            <w:rFonts w:ascii="Times New Roman" w:hAnsi="Times New Roman" w:cs="B Nazanin"/>
            <w:sz w:val="24"/>
            <w:szCs w:val="28"/>
            <w:u w:val="single"/>
            <w:rtl/>
            <w:rPrChange w:id="289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96" w:author="Lenovo" w:date="2026-09-23T02:46:00Z">
              <w:rPr>
                <w:rFonts w:ascii="Times New Roman" w:hAnsi="Times New Roman" w:cs="B Nazanin" w:hint="cs"/>
                <w:sz w:val="24"/>
                <w:szCs w:val="28"/>
                <w:rtl/>
              </w:rPr>
            </w:rPrChange>
          </w:rPr>
          <w:delText>است</w:delText>
        </w:r>
        <w:r w:rsidRPr="00A47B4D" w:rsidDel="008F50E8">
          <w:rPr>
            <w:rFonts w:ascii="Times New Roman" w:hAnsi="Times New Roman" w:cs="B Nazanin"/>
            <w:sz w:val="24"/>
            <w:szCs w:val="28"/>
            <w:u w:val="single"/>
            <w:rtl/>
            <w:rPrChange w:id="289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898" w:author="Lenovo" w:date="2026-09-23T02:46:00Z">
              <w:rPr>
                <w:rFonts w:ascii="Times New Roman" w:hAnsi="Times New Roman" w:cs="B Nazanin" w:hint="cs"/>
                <w:sz w:val="24"/>
                <w:szCs w:val="28"/>
                <w:rtl/>
              </w:rPr>
            </w:rPrChange>
          </w:rPr>
          <w:delText>علاوه</w:delText>
        </w:r>
        <w:r w:rsidRPr="00A47B4D" w:rsidDel="008F50E8">
          <w:rPr>
            <w:rFonts w:ascii="Times New Roman" w:hAnsi="Times New Roman" w:cs="B Nazanin"/>
            <w:sz w:val="24"/>
            <w:szCs w:val="28"/>
            <w:u w:val="single"/>
            <w:rtl/>
            <w:rPrChange w:id="289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00" w:author="Lenovo" w:date="2026-09-23T02:46:00Z">
              <w:rPr>
                <w:rFonts w:ascii="Times New Roman" w:hAnsi="Times New Roman" w:cs="B Nazanin" w:hint="cs"/>
                <w:sz w:val="24"/>
                <w:szCs w:val="28"/>
                <w:rtl/>
              </w:rPr>
            </w:rPrChange>
          </w:rPr>
          <w:delText>بر</w:delText>
        </w:r>
        <w:r w:rsidRPr="00A47B4D" w:rsidDel="008F50E8">
          <w:rPr>
            <w:rFonts w:ascii="Times New Roman" w:hAnsi="Times New Roman" w:cs="B Nazanin"/>
            <w:sz w:val="24"/>
            <w:szCs w:val="28"/>
            <w:u w:val="single"/>
            <w:rtl/>
            <w:rPrChange w:id="290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02" w:author="Lenovo" w:date="2026-09-23T02:46:00Z">
              <w:rPr>
                <w:rFonts w:ascii="Times New Roman" w:hAnsi="Times New Roman" w:cs="B Nazanin" w:hint="cs"/>
                <w:sz w:val="24"/>
                <w:szCs w:val="28"/>
                <w:rtl/>
              </w:rPr>
            </w:rPrChange>
          </w:rPr>
          <w:delText>این،</w:delText>
        </w:r>
        <w:r w:rsidRPr="00A47B4D" w:rsidDel="008F50E8">
          <w:rPr>
            <w:rFonts w:ascii="Times New Roman" w:hAnsi="Times New Roman" w:cs="B Nazanin"/>
            <w:sz w:val="24"/>
            <w:szCs w:val="28"/>
            <w:u w:val="single"/>
            <w:rtl/>
            <w:rPrChange w:id="290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04" w:author="Lenovo" w:date="2026-09-23T02:46:00Z">
              <w:rPr>
                <w:rFonts w:ascii="Times New Roman" w:hAnsi="Times New Roman" w:cs="B Nazanin" w:hint="cs"/>
                <w:sz w:val="24"/>
                <w:szCs w:val="28"/>
                <w:rtl/>
              </w:rPr>
            </w:rPrChange>
          </w:rPr>
          <w:delText>نتایج</w:delText>
        </w:r>
        <w:r w:rsidRPr="00A47B4D" w:rsidDel="008F50E8">
          <w:rPr>
            <w:rFonts w:ascii="Times New Roman" w:hAnsi="Times New Roman" w:cs="B Nazanin"/>
            <w:sz w:val="24"/>
            <w:szCs w:val="28"/>
            <w:u w:val="single"/>
            <w:rtl/>
            <w:rPrChange w:id="290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06" w:author="Lenovo" w:date="2026-09-23T02:46:00Z">
              <w:rPr>
                <w:rFonts w:ascii="Times New Roman" w:hAnsi="Times New Roman" w:cs="B Nazanin" w:hint="cs"/>
                <w:sz w:val="24"/>
                <w:szCs w:val="28"/>
                <w:rtl/>
              </w:rPr>
            </w:rPrChange>
          </w:rPr>
          <w:delText>وسترن</w:delText>
        </w:r>
        <w:r w:rsidRPr="00A47B4D" w:rsidDel="008F50E8">
          <w:rPr>
            <w:rFonts w:ascii="Times New Roman" w:hAnsi="Times New Roman" w:cs="B Nazanin"/>
            <w:sz w:val="24"/>
            <w:szCs w:val="28"/>
            <w:u w:val="single"/>
            <w:rtl/>
            <w:rPrChange w:id="290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08" w:author="Lenovo" w:date="2026-09-23T02:46:00Z">
              <w:rPr>
                <w:rFonts w:ascii="Times New Roman" w:hAnsi="Times New Roman" w:cs="B Nazanin" w:hint="cs"/>
                <w:sz w:val="24"/>
                <w:szCs w:val="28"/>
                <w:rtl/>
              </w:rPr>
            </w:rPrChange>
          </w:rPr>
          <w:delText>بلاتینگ</w:delText>
        </w:r>
        <w:r w:rsidRPr="00A47B4D" w:rsidDel="008F50E8">
          <w:rPr>
            <w:rFonts w:ascii="Times New Roman" w:hAnsi="Times New Roman" w:cs="B Nazanin"/>
            <w:sz w:val="24"/>
            <w:szCs w:val="28"/>
            <w:u w:val="single"/>
            <w:rtl/>
            <w:rPrChange w:id="290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10" w:author="Lenovo" w:date="2026-09-23T02:46:00Z">
              <w:rPr>
                <w:rFonts w:ascii="Times New Roman" w:hAnsi="Times New Roman" w:cs="B Nazanin" w:hint="cs"/>
                <w:sz w:val="24"/>
                <w:szCs w:val="28"/>
                <w:rtl/>
              </w:rPr>
            </w:rPrChange>
          </w:rPr>
          <w:delText>با</w:delText>
        </w:r>
        <w:r w:rsidRPr="00A47B4D" w:rsidDel="008F50E8">
          <w:rPr>
            <w:rFonts w:ascii="Times New Roman" w:hAnsi="Times New Roman" w:cs="B Nazanin"/>
            <w:sz w:val="24"/>
            <w:szCs w:val="28"/>
            <w:u w:val="single"/>
            <w:rtl/>
            <w:rPrChange w:id="291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12" w:author="Lenovo" w:date="2026-09-23T02:46:00Z">
              <w:rPr>
                <w:rFonts w:ascii="Times New Roman" w:hAnsi="Times New Roman" w:cs="B Nazanin" w:hint="cs"/>
                <w:sz w:val="24"/>
                <w:szCs w:val="28"/>
                <w:rtl/>
              </w:rPr>
            </w:rPrChange>
          </w:rPr>
          <w:delText>استفاده</w:delText>
        </w:r>
        <w:r w:rsidRPr="00A47B4D" w:rsidDel="008F50E8">
          <w:rPr>
            <w:rFonts w:ascii="Times New Roman" w:hAnsi="Times New Roman" w:cs="B Nazanin"/>
            <w:sz w:val="24"/>
            <w:szCs w:val="28"/>
            <w:u w:val="single"/>
            <w:rtl/>
            <w:rPrChange w:id="291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14" w:author="Lenovo" w:date="2026-09-23T02:46:00Z">
              <w:rPr>
                <w:rFonts w:ascii="Times New Roman" w:hAnsi="Times New Roman" w:cs="B Nazanin" w:hint="cs"/>
                <w:sz w:val="24"/>
                <w:szCs w:val="28"/>
                <w:rtl/>
              </w:rPr>
            </w:rPrChange>
          </w:rPr>
          <w:delText>از</w:delText>
        </w:r>
        <w:r w:rsidRPr="00A47B4D" w:rsidDel="008F50E8">
          <w:rPr>
            <w:rFonts w:ascii="Times New Roman" w:hAnsi="Times New Roman" w:cs="B Nazanin"/>
            <w:sz w:val="24"/>
            <w:szCs w:val="28"/>
            <w:u w:val="single"/>
            <w:rtl/>
            <w:rPrChange w:id="291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16" w:author="Lenovo" w:date="2026-09-23T02:46:00Z">
              <w:rPr>
                <w:rFonts w:ascii="Times New Roman" w:hAnsi="Times New Roman" w:cs="B Nazanin" w:hint="cs"/>
                <w:sz w:val="24"/>
                <w:szCs w:val="28"/>
                <w:rtl/>
              </w:rPr>
            </w:rPrChange>
          </w:rPr>
          <w:delText>آنتی‌بادی</w:delText>
        </w:r>
        <w:r w:rsidRPr="00A47B4D" w:rsidDel="008F50E8">
          <w:rPr>
            <w:rFonts w:ascii="Times New Roman" w:hAnsi="Times New Roman" w:cs="B Nazanin"/>
            <w:sz w:val="24"/>
            <w:szCs w:val="28"/>
            <w:u w:val="single"/>
            <w:rtl/>
            <w:rPrChange w:id="291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18" w:author="Lenovo" w:date="2026-09-23T02:46:00Z">
              <w:rPr>
                <w:rFonts w:ascii="Times New Roman" w:hAnsi="Times New Roman" w:cs="B Nazanin" w:hint="cs"/>
                <w:sz w:val="24"/>
                <w:szCs w:val="28"/>
                <w:rtl/>
              </w:rPr>
            </w:rPrChange>
          </w:rPr>
          <w:delText>ضد</w:delText>
        </w:r>
        <w:r w:rsidRPr="00A47B4D" w:rsidDel="008F50E8">
          <w:rPr>
            <w:rFonts w:ascii="Times New Roman" w:hAnsi="Times New Roman" w:cs="B Nazanin"/>
            <w:sz w:val="24"/>
            <w:szCs w:val="28"/>
            <w:u w:val="single"/>
            <w:rtl/>
            <w:rPrChange w:id="291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2920" w:author="Lenovo" w:date="2026-09-23T02:46:00Z">
              <w:rPr>
                <w:rFonts w:ascii="Times New Roman" w:hAnsi="Times New Roman" w:cs="B Nazanin"/>
                <w:sz w:val="24"/>
                <w:szCs w:val="28"/>
              </w:rPr>
            </w:rPrChange>
          </w:rPr>
          <w:delText>His-tag</w:delText>
        </w:r>
        <w:r w:rsidRPr="00A47B4D" w:rsidDel="008F50E8">
          <w:rPr>
            <w:rFonts w:ascii="Times New Roman" w:hAnsi="Times New Roman" w:cs="B Nazanin"/>
            <w:sz w:val="24"/>
            <w:szCs w:val="28"/>
            <w:u w:val="single"/>
            <w:rtl/>
            <w:rPrChange w:id="292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22" w:author="Lenovo" w:date="2026-09-23T02:46:00Z">
              <w:rPr>
                <w:rFonts w:ascii="Times New Roman" w:hAnsi="Times New Roman" w:cs="B Nazanin" w:hint="cs"/>
                <w:sz w:val="24"/>
                <w:szCs w:val="28"/>
                <w:rtl/>
              </w:rPr>
            </w:rPrChange>
          </w:rPr>
          <w:delText>تأیید</w:delText>
        </w:r>
        <w:r w:rsidRPr="00A47B4D" w:rsidDel="008F50E8">
          <w:rPr>
            <w:rFonts w:ascii="Times New Roman" w:hAnsi="Times New Roman" w:cs="B Nazanin"/>
            <w:sz w:val="24"/>
            <w:szCs w:val="28"/>
            <w:u w:val="single"/>
            <w:rtl/>
            <w:rPrChange w:id="292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24" w:author="Lenovo" w:date="2026-09-23T02:46:00Z">
              <w:rPr>
                <w:rFonts w:ascii="Times New Roman" w:hAnsi="Times New Roman" w:cs="B Nazanin" w:hint="cs"/>
                <w:sz w:val="24"/>
                <w:szCs w:val="28"/>
                <w:rtl/>
              </w:rPr>
            </w:rPrChange>
          </w:rPr>
          <w:delText>کرد</w:delText>
        </w:r>
        <w:r w:rsidRPr="00A47B4D" w:rsidDel="008F50E8">
          <w:rPr>
            <w:rFonts w:ascii="Times New Roman" w:hAnsi="Times New Roman" w:cs="B Nazanin"/>
            <w:sz w:val="24"/>
            <w:szCs w:val="28"/>
            <w:u w:val="single"/>
            <w:rtl/>
            <w:rPrChange w:id="292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26" w:author="Lenovo" w:date="2026-09-23T02:46:00Z">
              <w:rPr>
                <w:rFonts w:ascii="Times New Roman" w:hAnsi="Times New Roman" w:cs="B Nazanin" w:hint="cs"/>
                <w:sz w:val="24"/>
                <w:szCs w:val="28"/>
                <w:rtl/>
              </w:rPr>
            </w:rPrChange>
          </w:rPr>
          <w:delText>که</w:delText>
        </w:r>
        <w:r w:rsidRPr="00A47B4D" w:rsidDel="008F50E8">
          <w:rPr>
            <w:rFonts w:ascii="Times New Roman" w:hAnsi="Times New Roman" w:cs="B Nazanin"/>
            <w:sz w:val="24"/>
            <w:szCs w:val="28"/>
            <w:u w:val="single"/>
            <w:rtl/>
            <w:rPrChange w:id="292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28" w:author="Lenovo" w:date="2026-09-23T02:46:00Z">
              <w:rPr>
                <w:rFonts w:ascii="Times New Roman" w:hAnsi="Times New Roman" w:cs="B Nazanin" w:hint="cs"/>
                <w:sz w:val="24"/>
                <w:szCs w:val="28"/>
                <w:rtl/>
              </w:rPr>
            </w:rPrChange>
          </w:rPr>
          <w:delText>پروتئین</w:delText>
        </w:r>
        <w:r w:rsidRPr="00A47B4D" w:rsidDel="008F50E8">
          <w:rPr>
            <w:rFonts w:ascii="Times New Roman" w:hAnsi="Times New Roman" w:cs="B Nazanin"/>
            <w:sz w:val="24"/>
            <w:szCs w:val="28"/>
            <w:u w:val="single"/>
            <w:rtl/>
            <w:rPrChange w:id="292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30" w:author="Lenovo" w:date="2026-09-23T02:46:00Z">
              <w:rPr>
                <w:rFonts w:ascii="Times New Roman" w:hAnsi="Times New Roman" w:cs="B Nazanin" w:hint="cs"/>
                <w:sz w:val="24"/>
                <w:szCs w:val="28"/>
                <w:rtl/>
              </w:rPr>
            </w:rPrChange>
          </w:rPr>
          <w:delText>بیان‌شده،</w:delText>
        </w:r>
        <w:r w:rsidRPr="00A47B4D" w:rsidDel="008F50E8">
          <w:rPr>
            <w:rFonts w:ascii="Times New Roman" w:hAnsi="Times New Roman" w:cs="B Nazanin"/>
            <w:sz w:val="24"/>
            <w:szCs w:val="28"/>
            <w:u w:val="single"/>
            <w:rtl/>
            <w:rPrChange w:id="293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32" w:author="Lenovo" w:date="2026-09-23T02:46:00Z">
              <w:rPr>
                <w:rFonts w:ascii="Times New Roman" w:hAnsi="Times New Roman" w:cs="B Nazanin" w:hint="cs"/>
                <w:sz w:val="24"/>
                <w:szCs w:val="28"/>
                <w:rtl/>
              </w:rPr>
            </w:rPrChange>
          </w:rPr>
          <w:delText>به‌درستی</w:delText>
        </w:r>
        <w:r w:rsidRPr="00A47B4D" w:rsidDel="008F50E8">
          <w:rPr>
            <w:rFonts w:ascii="Times New Roman" w:hAnsi="Times New Roman" w:cs="B Nazanin"/>
            <w:sz w:val="24"/>
            <w:szCs w:val="28"/>
            <w:u w:val="single"/>
            <w:rtl/>
            <w:rPrChange w:id="293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34" w:author="Lenovo" w:date="2026-09-23T02:46:00Z">
              <w:rPr>
                <w:rFonts w:ascii="Times New Roman" w:hAnsi="Times New Roman" w:cs="B Nazanin" w:hint="cs"/>
                <w:sz w:val="24"/>
                <w:szCs w:val="28"/>
                <w:rtl/>
              </w:rPr>
            </w:rPrChange>
          </w:rPr>
          <w:delText>ترجمه</w:delText>
        </w:r>
        <w:r w:rsidRPr="00A47B4D" w:rsidDel="008F50E8">
          <w:rPr>
            <w:rFonts w:ascii="Times New Roman" w:hAnsi="Times New Roman" w:cs="B Nazanin"/>
            <w:sz w:val="24"/>
            <w:szCs w:val="28"/>
            <w:u w:val="single"/>
            <w:rtl/>
            <w:rPrChange w:id="293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36" w:author="Lenovo" w:date="2026-09-23T02:46:00Z">
              <w:rPr>
                <w:rFonts w:ascii="Times New Roman" w:hAnsi="Times New Roman" w:cs="B Nazanin" w:hint="cs"/>
                <w:sz w:val="24"/>
                <w:szCs w:val="28"/>
                <w:rtl/>
              </w:rPr>
            </w:rPrChange>
          </w:rPr>
          <w:delText>شده</w:delText>
        </w:r>
        <w:r w:rsidRPr="00A47B4D" w:rsidDel="008F50E8">
          <w:rPr>
            <w:rFonts w:ascii="Times New Roman" w:hAnsi="Times New Roman" w:cs="B Nazanin"/>
            <w:sz w:val="24"/>
            <w:szCs w:val="28"/>
            <w:u w:val="single"/>
            <w:rtl/>
            <w:rPrChange w:id="293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38" w:author="Lenovo" w:date="2026-09-23T02:46:00Z">
              <w:rPr>
                <w:rFonts w:ascii="Times New Roman" w:hAnsi="Times New Roman" w:cs="B Nazanin" w:hint="cs"/>
                <w:sz w:val="24"/>
                <w:szCs w:val="28"/>
                <w:rtl/>
              </w:rPr>
            </w:rPrChange>
          </w:rPr>
          <w:delText>و</w:delText>
        </w:r>
        <w:r w:rsidRPr="00A47B4D" w:rsidDel="008F50E8">
          <w:rPr>
            <w:rFonts w:ascii="Times New Roman" w:hAnsi="Times New Roman" w:cs="B Nazanin"/>
            <w:sz w:val="24"/>
            <w:szCs w:val="28"/>
            <w:u w:val="single"/>
            <w:rtl/>
            <w:rPrChange w:id="293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40" w:author="Lenovo" w:date="2026-09-23T02:46:00Z">
              <w:rPr>
                <w:rFonts w:ascii="Times New Roman" w:hAnsi="Times New Roman" w:cs="B Nazanin" w:hint="cs"/>
                <w:sz w:val="24"/>
                <w:szCs w:val="28"/>
                <w:rtl/>
              </w:rPr>
            </w:rPrChange>
          </w:rPr>
          <w:delText>فاقد</w:delText>
        </w:r>
        <w:r w:rsidRPr="00A47B4D" w:rsidDel="008F50E8">
          <w:rPr>
            <w:rFonts w:ascii="Times New Roman" w:hAnsi="Times New Roman" w:cs="B Nazanin"/>
            <w:sz w:val="24"/>
            <w:szCs w:val="28"/>
            <w:u w:val="single"/>
            <w:rtl/>
            <w:rPrChange w:id="2941"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42" w:author="Lenovo" w:date="2026-09-23T02:46:00Z">
              <w:rPr>
                <w:rFonts w:ascii="Times New Roman" w:hAnsi="Times New Roman" w:cs="B Nazanin" w:hint="cs"/>
                <w:sz w:val="24"/>
                <w:szCs w:val="28"/>
                <w:rtl/>
              </w:rPr>
            </w:rPrChange>
          </w:rPr>
          <w:delText>حذف</w:delText>
        </w:r>
        <w:r w:rsidRPr="00A47B4D" w:rsidDel="008F50E8">
          <w:rPr>
            <w:rFonts w:ascii="Times New Roman" w:hAnsi="Times New Roman" w:cs="B Nazanin"/>
            <w:sz w:val="24"/>
            <w:szCs w:val="28"/>
            <w:u w:val="single"/>
            <w:rtl/>
            <w:rPrChange w:id="294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44" w:author="Lenovo" w:date="2026-09-23T02:46:00Z">
              <w:rPr>
                <w:rFonts w:ascii="Times New Roman" w:hAnsi="Times New Roman" w:cs="B Nazanin" w:hint="cs"/>
                <w:sz w:val="24"/>
                <w:szCs w:val="28"/>
                <w:rtl/>
              </w:rPr>
            </w:rPrChange>
          </w:rPr>
          <w:delText>یا</w:delText>
        </w:r>
        <w:r w:rsidRPr="00A47B4D" w:rsidDel="008F50E8">
          <w:rPr>
            <w:rFonts w:ascii="Times New Roman" w:hAnsi="Times New Roman" w:cs="B Nazanin"/>
            <w:sz w:val="24"/>
            <w:szCs w:val="28"/>
            <w:u w:val="single"/>
            <w:rtl/>
            <w:rPrChange w:id="294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46" w:author="Lenovo" w:date="2026-09-23T02:46:00Z">
              <w:rPr>
                <w:rFonts w:ascii="Times New Roman" w:hAnsi="Times New Roman" w:cs="B Nazanin" w:hint="cs"/>
                <w:sz w:val="24"/>
                <w:szCs w:val="28"/>
                <w:rtl/>
              </w:rPr>
            </w:rPrChange>
          </w:rPr>
          <w:delText>تخریب</w:delText>
        </w:r>
        <w:r w:rsidRPr="00A47B4D" w:rsidDel="008F50E8">
          <w:rPr>
            <w:rFonts w:ascii="Times New Roman" w:hAnsi="Times New Roman" w:cs="B Nazanin"/>
            <w:sz w:val="24"/>
            <w:szCs w:val="28"/>
            <w:u w:val="single"/>
            <w:rtl/>
            <w:rPrChange w:id="2947" w:author="Lenovo" w:date="2026-09-23T02:46:00Z">
              <w:rPr>
                <w:rFonts w:ascii="Times New Roman" w:hAnsi="Times New Roman" w:cs="B Nazanin"/>
                <w:sz w:val="24"/>
                <w:szCs w:val="28"/>
                <w:rtl/>
              </w:rPr>
            </w:rPrChange>
          </w:rPr>
          <w:delText xml:space="preserve"> </w:delText>
        </w:r>
      </w:del>
      <w:ins w:id="2948" w:author="SALMANIAN MOHAMMADHASSAN" w:date="2026-09-11T12:05:00Z">
        <w:del w:id="2949" w:author="Lenovo" w:date="2026-09-23T02:46:00Z">
          <w:r w:rsidR="00321FDD" w:rsidRPr="00A47B4D" w:rsidDel="008F50E8">
            <w:rPr>
              <w:rFonts w:ascii="Times New Roman" w:hAnsi="Times New Roman" w:cs="B Nazanin" w:hint="cs"/>
              <w:sz w:val="24"/>
              <w:szCs w:val="28"/>
              <w:u w:val="single"/>
              <w:rtl/>
              <w:rPrChange w:id="2950" w:author="Lenovo" w:date="2026-09-23T02:46:00Z">
                <w:rPr>
                  <w:rFonts w:ascii="Times New Roman" w:hAnsi="Times New Roman" w:cs="B Nazanin" w:hint="cs"/>
                  <w:sz w:val="24"/>
                  <w:szCs w:val="28"/>
                  <w:rtl/>
                </w:rPr>
              </w:rPrChange>
            </w:rPr>
            <w:delText>قابل</w:delText>
          </w:r>
          <w:r w:rsidR="00321FDD" w:rsidRPr="00A47B4D" w:rsidDel="008F50E8">
            <w:rPr>
              <w:rFonts w:ascii="Times New Roman" w:hAnsi="Times New Roman" w:cs="B Nazanin"/>
              <w:sz w:val="24"/>
              <w:szCs w:val="28"/>
              <w:u w:val="single"/>
              <w:rtl/>
              <w:rPrChange w:id="2951" w:author="Lenovo" w:date="2026-09-23T02:46:00Z">
                <w:rPr>
                  <w:rFonts w:ascii="Times New Roman" w:hAnsi="Times New Roman" w:cs="B Nazanin"/>
                  <w:sz w:val="24"/>
                  <w:szCs w:val="28"/>
                  <w:rtl/>
                </w:rPr>
              </w:rPrChange>
            </w:rPr>
            <w:delText xml:space="preserve"> ارز</w:delText>
          </w:r>
          <w:r w:rsidR="00321FDD" w:rsidRPr="00A47B4D" w:rsidDel="008F50E8">
            <w:rPr>
              <w:rFonts w:ascii="Times New Roman" w:hAnsi="Times New Roman" w:cs="B Nazanin" w:hint="cs"/>
              <w:sz w:val="24"/>
              <w:szCs w:val="28"/>
              <w:u w:val="single"/>
              <w:rtl/>
              <w:rPrChange w:id="2952" w:author="Lenovo" w:date="2026-09-23T02:46:00Z">
                <w:rPr>
                  <w:rFonts w:ascii="Times New Roman" w:hAnsi="Times New Roman" w:cs="B Nazanin" w:hint="cs"/>
                  <w:sz w:val="24"/>
                  <w:szCs w:val="28"/>
                  <w:rtl/>
                </w:rPr>
              </w:rPrChange>
            </w:rPr>
            <w:delText>یابی</w:delText>
          </w:r>
          <w:r w:rsidR="00321FDD" w:rsidRPr="00A47B4D" w:rsidDel="008F50E8">
            <w:rPr>
              <w:rFonts w:ascii="Times New Roman" w:hAnsi="Times New Roman" w:cs="B Nazanin"/>
              <w:sz w:val="24"/>
              <w:szCs w:val="28"/>
              <w:u w:val="single"/>
              <w:rtl/>
              <w:rPrChange w:id="2953" w:author="Lenovo" w:date="2026-09-23T02:46:00Z">
                <w:rPr>
                  <w:rFonts w:ascii="Times New Roman" w:hAnsi="Times New Roman" w:cs="B Nazanin"/>
                  <w:sz w:val="24"/>
                  <w:szCs w:val="28"/>
                  <w:rtl/>
                </w:rPr>
              </w:rPrChange>
            </w:rPr>
            <w:delText xml:space="preserve"> و </w:delText>
          </w:r>
        </w:del>
      </w:ins>
      <w:del w:id="2954" w:author="Lenovo" w:date="2026-09-23T02:46:00Z">
        <w:r w:rsidRPr="00A47B4D" w:rsidDel="008F50E8">
          <w:rPr>
            <w:rFonts w:ascii="Times New Roman" w:hAnsi="Times New Roman" w:cs="B Nazanin" w:hint="cs"/>
            <w:sz w:val="24"/>
            <w:szCs w:val="28"/>
            <w:u w:val="single"/>
            <w:rtl/>
            <w:rPrChange w:id="2955" w:author="Lenovo" w:date="2026-09-23T02:46:00Z">
              <w:rPr>
                <w:rFonts w:ascii="Times New Roman" w:hAnsi="Times New Roman" w:cs="B Nazanin" w:hint="cs"/>
                <w:sz w:val="24"/>
                <w:szCs w:val="28"/>
                <w:rtl/>
              </w:rPr>
            </w:rPrChange>
          </w:rPr>
          <w:delText>عمده</w:delText>
        </w:r>
        <w:r w:rsidRPr="00A47B4D" w:rsidDel="008F50E8">
          <w:rPr>
            <w:rFonts w:ascii="Times New Roman" w:hAnsi="Times New Roman" w:cs="B Nazanin"/>
            <w:sz w:val="24"/>
            <w:szCs w:val="28"/>
            <w:u w:val="single"/>
            <w:rtl/>
            <w:rPrChange w:id="295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57"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295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59" w:author="Lenovo" w:date="2026-09-23T02:46:00Z">
              <w:rPr>
                <w:rFonts w:ascii="Times New Roman" w:hAnsi="Times New Roman" w:cs="B Nazanin" w:hint="cs"/>
                <w:sz w:val="24"/>
                <w:szCs w:val="28"/>
                <w:rtl/>
              </w:rPr>
            </w:rPrChange>
          </w:rPr>
          <w:delText>توالی</w:delText>
        </w:r>
        <w:r w:rsidRPr="00A47B4D" w:rsidDel="008F50E8">
          <w:rPr>
            <w:rFonts w:ascii="Times New Roman" w:hAnsi="Times New Roman" w:cs="B Nazanin"/>
            <w:sz w:val="24"/>
            <w:szCs w:val="28"/>
            <w:u w:val="single"/>
            <w:rtl/>
            <w:rPrChange w:id="296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61" w:author="Lenovo" w:date="2026-09-23T02:46:00Z">
              <w:rPr>
                <w:rFonts w:ascii="Times New Roman" w:hAnsi="Times New Roman" w:cs="B Nazanin" w:hint="cs"/>
                <w:sz w:val="24"/>
                <w:szCs w:val="28"/>
                <w:rtl/>
              </w:rPr>
            </w:rPrChange>
          </w:rPr>
          <w:delText>است</w:delText>
        </w:r>
        <w:r w:rsidRPr="00A47B4D" w:rsidDel="008F50E8">
          <w:rPr>
            <w:rFonts w:ascii="Times New Roman" w:hAnsi="Times New Roman" w:cs="B Nazanin"/>
            <w:sz w:val="24"/>
            <w:szCs w:val="28"/>
            <w:u w:val="single"/>
            <w:rtl/>
            <w:rPrChange w:id="296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63" w:author="Lenovo" w:date="2026-09-23T02:46:00Z">
              <w:rPr>
                <w:rFonts w:ascii="Times New Roman" w:hAnsi="Times New Roman" w:cs="B Nazanin" w:hint="cs"/>
                <w:sz w:val="24"/>
                <w:szCs w:val="28"/>
                <w:rtl/>
              </w:rPr>
            </w:rPrChange>
          </w:rPr>
          <w:delText>این</w:delText>
        </w:r>
        <w:r w:rsidRPr="00A47B4D" w:rsidDel="008F50E8">
          <w:rPr>
            <w:rFonts w:ascii="Times New Roman" w:hAnsi="Times New Roman" w:cs="B Nazanin"/>
            <w:sz w:val="24"/>
            <w:szCs w:val="28"/>
            <w:u w:val="single"/>
            <w:rtl/>
            <w:rPrChange w:id="296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65" w:author="Lenovo" w:date="2026-09-23T02:46:00Z">
              <w:rPr>
                <w:rFonts w:ascii="Times New Roman" w:hAnsi="Times New Roman" w:cs="B Nazanin" w:hint="cs"/>
                <w:sz w:val="24"/>
                <w:szCs w:val="28"/>
                <w:rtl/>
              </w:rPr>
            </w:rPrChange>
          </w:rPr>
          <w:delText>یافته</w:delText>
        </w:r>
        <w:r w:rsidRPr="00A47B4D" w:rsidDel="008F50E8">
          <w:rPr>
            <w:rFonts w:ascii="Times New Roman" w:hAnsi="Times New Roman" w:cs="B Nazanin"/>
            <w:sz w:val="24"/>
            <w:szCs w:val="28"/>
            <w:u w:val="single"/>
            <w:rtl/>
            <w:rPrChange w:id="296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67" w:author="Lenovo" w:date="2026-09-23T02:46:00Z">
              <w:rPr>
                <w:rFonts w:ascii="Times New Roman" w:hAnsi="Times New Roman" w:cs="B Nazanin" w:hint="cs"/>
                <w:sz w:val="24"/>
                <w:szCs w:val="28"/>
                <w:rtl/>
              </w:rPr>
            </w:rPrChange>
          </w:rPr>
          <w:delText>همچنین</w:delText>
        </w:r>
        <w:r w:rsidRPr="00A47B4D" w:rsidDel="008F50E8">
          <w:rPr>
            <w:rFonts w:ascii="Times New Roman" w:hAnsi="Times New Roman" w:cs="B Nazanin"/>
            <w:sz w:val="24"/>
            <w:szCs w:val="28"/>
            <w:u w:val="single"/>
            <w:rtl/>
            <w:rPrChange w:id="296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69" w:author="Lenovo" w:date="2026-09-23T02:46:00Z">
              <w:rPr>
                <w:rFonts w:ascii="Times New Roman" w:hAnsi="Times New Roman" w:cs="B Nazanin" w:hint="cs"/>
                <w:sz w:val="24"/>
                <w:szCs w:val="28"/>
                <w:rtl/>
              </w:rPr>
            </w:rPrChange>
          </w:rPr>
          <w:delText>نشان</w:delText>
        </w:r>
        <w:r w:rsidRPr="00A47B4D" w:rsidDel="008F50E8">
          <w:rPr>
            <w:rFonts w:ascii="Times New Roman" w:hAnsi="Times New Roman" w:cs="B Nazanin"/>
            <w:sz w:val="24"/>
            <w:szCs w:val="28"/>
            <w:u w:val="single"/>
            <w:rtl/>
            <w:rPrChange w:id="297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71" w:author="Lenovo" w:date="2026-09-23T02:46:00Z">
              <w:rPr>
                <w:rFonts w:ascii="Times New Roman" w:hAnsi="Times New Roman" w:cs="B Nazanin" w:hint="cs"/>
                <w:sz w:val="24"/>
                <w:szCs w:val="28"/>
                <w:rtl/>
              </w:rPr>
            </w:rPrChange>
          </w:rPr>
          <w:delText>می‌دهد</w:delText>
        </w:r>
        <w:r w:rsidRPr="00A47B4D" w:rsidDel="008F50E8">
          <w:rPr>
            <w:rFonts w:ascii="Times New Roman" w:hAnsi="Times New Roman" w:cs="B Nazanin"/>
            <w:sz w:val="24"/>
            <w:szCs w:val="28"/>
            <w:u w:val="single"/>
            <w:rtl/>
            <w:rPrChange w:id="297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73" w:author="Lenovo" w:date="2026-09-23T02:46:00Z">
              <w:rPr>
                <w:rFonts w:ascii="Times New Roman" w:hAnsi="Times New Roman" w:cs="B Nazanin" w:hint="cs"/>
                <w:sz w:val="24"/>
                <w:szCs w:val="28"/>
                <w:rtl/>
              </w:rPr>
            </w:rPrChange>
          </w:rPr>
          <w:delText>که</w:delText>
        </w:r>
        <w:r w:rsidRPr="00A47B4D" w:rsidDel="008F50E8">
          <w:rPr>
            <w:rFonts w:ascii="Times New Roman" w:hAnsi="Times New Roman" w:cs="B Nazanin"/>
            <w:sz w:val="24"/>
            <w:szCs w:val="28"/>
            <w:u w:val="single"/>
            <w:rtl/>
            <w:rPrChange w:id="297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75" w:author="Lenovo" w:date="2026-09-23T02:46:00Z">
              <w:rPr>
                <w:rFonts w:ascii="Times New Roman" w:hAnsi="Times New Roman" w:cs="B Nazanin" w:hint="cs"/>
                <w:sz w:val="24"/>
                <w:szCs w:val="28"/>
                <w:rtl/>
              </w:rPr>
            </w:rPrChange>
          </w:rPr>
          <w:delText>علی‌رغم</w:delText>
        </w:r>
        <w:r w:rsidRPr="00A47B4D" w:rsidDel="008F50E8">
          <w:rPr>
            <w:rFonts w:ascii="Times New Roman" w:hAnsi="Times New Roman" w:cs="B Nazanin"/>
            <w:sz w:val="24"/>
            <w:szCs w:val="28"/>
            <w:u w:val="single"/>
            <w:rtl/>
            <w:rPrChange w:id="297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77" w:author="Lenovo" w:date="2026-09-23T02:46:00Z">
              <w:rPr>
                <w:rFonts w:ascii="Times New Roman" w:hAnsi="Times New Roman" w:cs="B Nazanin" w:hint="cs"/>
                <w:sz w:val="24"/>
                <w:szCs w:val="28"/>
                <w:rtl/>
              </w:rPr>
            </w:rPrChange>
          </w:rPr>
          <w:delText>بیان</w:delText>
        </w:r>
        <w:r w:rsidRPr="00A47B4D" w:rsidDel="008F50E8">
          <w:rPr>
            <w:rFonts w:ascii="Times New Roman" w:hAnsi="Times New Roman" w:cs="B Nazanin"/>
            <w:sz w:val="24"/>
            <w:szCs w:val="28"/>
            <w:u w:val="single"/>
            <w:rtl/>
            <w:rPrChange w:id="297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79"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298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81" w:author="Lenovo" w:date="2026-09-23T02:46:00Z">
              <w:rPr>
                <w:rFonts w:ascii="Times New Roman" w:hAnsi="Times New Roman" w:cs="B Nazanin" w:hint="cs"/>
                <w:sz w:val="24"/>
                <w:szCs w:val="28"/>
                <w:rtl/>
              </w:rPr>
            </w:rPrChange>
          </w:rPr>
          <w:delText>قالب</w:delText>
        </w:r>
        <w:r w:rsidRPr="00A47B4D" w:rsidDel="008F50E8">
          <w:rPr>
            <w:rFonts w:ascii="Times New Roman" w:hAnsi="Times New Roman" w:cs="B Nazanin"/>
            <w:sz w:val="24"/>
            <w:szCs w:val="28"/>
            <w:u w:val="single"/>
            <w:rtl/>
            <w:rPrChange w:id="298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83" w:author="Lenovo" w:date="2026-09-23T02:46:00Z">
              <w:rPr>
                <w:rFonts w:ascii="Times New Roman" w:hAnsi="Times New Roman" w:cs="B Nazanin" w:hint="cs"/>
                <w:sz w:val="24"/>
                <w:szCs w:val="28"/>
                <w:rtl/>
              </w:rPr>
            </w:rPrChange>
          </w:rPr>
          <w:delText>ذرات</w:delText>
        </w:r>
        <w:r w:rsidRPr="00A47B4D" w:rsidDel="008F50E8">
          <w:rPr>
            <w:rFonts w:ascii="Times New Roman" w:hAnsi="Times New Roman" w:cs="B Nazanin"/>
            <w:sz w:val="24"/>
            <w:szCs w:val="28"/>
            <w:u w:val="single"/>
            <w:rtl/>
            <w:rPrChange w:id="298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85" w:author="Lenovo" w:date="2026-09-23T02:46:00Z">
              <w:rPr>
                <w:rFonts w:ascii="Times New Roman" w:hAnsi="Times New Roman" w:cs="B Nazanin" w:hint="cs"/>
                <w:sz w:val="24"/>
                <w:szCs w:val="28"/>
                <w:rtl/>
              </w:rPr>
            </w:rPrChange>
          </w:rPr>
          <w:delText>تجمع‌یافته،</w:delText>
        </w:r>
        <w:r w:rsidRPr="00A47B4D" w:rsidDel="008F50E8">
          <w:rPr>
            <w:rFonts w:ascii="Times New Roman" w:hAnsi="Times New Roman" w:cs="B Nazanin"/>
            <w:sz w:val="24"/>
            <w:szCs w:val="28"/>
            <w:u w:val="single"/>
            <w:rtl/>
            <w:rPrChange w:id="298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87" w:author="Lenovo" w:date="2026-09-23T02:46:00Z">
              <w:rPr>
                <w:rFonts w:ascii="Times New Roman" w:hAnsi="Times New Roman" w:cs="B Nazanin" w:hint="cs"/>
                <w:sz w:val="24"/>
                <w:szCs w:val="28"/>
                <w:rtl/>
              </w:rPr>
            </w:rPrChange>
          </w:rPr>
          <w:delText>هویت</w:delText>
        </w:r>
        <w:r w:rsidRPr="00A47B4D" w:rsidDel="008F50E8">
          <w:rPr>
            <w:rFonts w:ascii="Times New Roman" w:hAnsi="Times New Roman" w:cs="B Nazanin"/>
            <w:sz w:val="24"/>
            <w:szCs w:val="28"/>
            <w:u w:val="single"/>
            <w:rtl/>
            <w:rPrChange w:id="298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89" w:author="Lenovo" w:date="2026-09-23T02:46:00Z">
              <w:rPr>
                <w:rFonts w:ascii="Times New Roman" w:hAnsi="Times New Roman" w:cs="B Nazanin" w:hint="cs"/>
                <w:sz w:val="24"/>
                <w:szCs w:val="28"/>
                <w:rtl/>
              </w:rPr>
            </w:rPrChange>
          </w:rPr>
          <w:delText>مولکولی</w:delText>
        </w:r>
        <w:r w:rsidRPr="00A47B4D" w:rsidDel="008F50E8">
          <w:rPr>
            <w:rFonts w:ascii="Times New Roman" w:hAnsi="Times New Roman" w:cs="B Nazanin"/>
            <w:sz w:val="24"/>
            <w:szCs w:val="28"/>
            <w:u w:val="single"/>
            <w:rtl/>
            <w:rPrChange w:id="299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91" w:author="Lenovo" w:date="2026-09-23T02:46:00Z">
              <w:rPr>
                <w:rFonts w:ascii="Times New Roman" w:hAnsi="Times New Roman" w:cs="B Nazanin" w:hint="cs"/>
                <w:sz w:val="24"/>
                <w:szCs w:val="28"/>
                <w:rtl/>
              </w:rPr>
            </w:rPrChange>
          </w:rPr>
          <w:delText>آنتی‌ژن</w:delText>
        </w:r>
        <w:r w:rsidRPr="00A47B4D" w:rsidDel="008F50E8">
          <w:rPr>
            <w:rFonts w:ascii="Times New Roman" w:hAnsi="Times New Roman" w:cs="B Nazanin"/>
            <w:sz w:val="24"/>
            <w:szCs w:val="28"/>
            <w:u w:val="single"/>
            <w:rtl/>
            <w:rPrChange w:id="299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93" w:author="Lenovo" w:date="2026-09-23T02:46:00Z">
              <w:rPr>
                <w:rFonts w:ascii="Times New Roman" w:hAnsi="Times New Roman" w:cs="B Nazanin" w:hint="cs"/>
                <w:sz w:val="24"/>
                <w:szCs w:val="28"/>
                <w:rtl/>
              </w:rPr>
            </w:rPrChange>
          </w:rPr>
          <w:delText>حفظ</w:delText>
        </w:r>
        <w:r w:rsidRPr="00A47B4D" w:rsidDel="008F50E8">
          <w:rPr>
            <w:rFonts w:ascii="Times New Roman" w:hAnsi="Times New Roman" w:cs="B Nazanin"/>
            <w:sz w:val="24"/>
            <w:szCs w:val="28"/>
            <w:u w:val="single"/>
            <w:rtl/>
            <w:rPrChange w:id="299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95" w:author="Lenovo" w:date="2026-09-23T02:46:00Z">
              <w:rPr>
                <w:rFonts w:ascii="Times New Roman" w:hAnsi="Times New Roman" w:cs="B Nazanin" w:hint="cs"/>
                <w:sz w:val="24"/>
                <w:szCs w:val="28"/>
                <w:rtl/>
              </w:rPr>
            </w:rPrChange>
          </w:rPr>
          <w:delText>شده</w:delText>
        </w:r>
        <w:r w:rsidRPr="00A47B4D" w:rsidDel="008F50E8">
          <w:rPr>
            <w:rFonts w:ascii="Times New Roman" w:hAnsi="Times New Roman" w:cs="B Nazanin"/>
            <w:sz w:val="24"/>
            <w:szCs w:val="28"/>
            <w:u w:val="single"/>
            <w:rtl/>
            <w:rPrChange w:id="299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97" w:author="Lenovo" w:date="2026-09-23T02:46:00Z">
              <w:rPr>
                <w:rFonts w:ascii="Times New Roman" w:hAnsi="Times New Roman" w:cs="B Nazanin" w:hint="cs"/>
                <w:sz w:val="24"/>
                <w:szCs w:val="28"/>
                <w:rtl/>
              </w:rPr>
            </w:rPrChange>
          </w:rPr>
          <w:delText>و</w:delText>
        </w:r>
        <w:r w:rsidRPr="00A47B4D" w:rsidDel="008F50E8">
          <w:rPr>
            <w:rFonts w:ascii="Times New Roman" w:hAnsi="Times New Roman" w:cs="B Nazanin"/>
            <w:sz w:val="24"/>
            <w:szCs w:val="28"/>
            <w:u w:val="single"/>
            <w:rtl/>
            <w:rPrChange w:id="299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2999" w:author="Lenovo" w:date="2026-09-23T02:46:00Z">
              <w:rPr>
                <w:rFonts w:ascii="Times New Roman" w:hAnsi="Times New Roman" w:cs="B Nazanin" w:hint="cs"/>
                <w:sz w:val="24"/>
                <w:szCs w:val="28"/>
                <w:rtl/>
              </w:rPr>
            </w:rPrChange>
          </w:rPr>
          <w:delText>امکان</w:delText>
        </w:r>
        <w:r w:rsidRPr="00A47B4D" w:rsidDel="008F50E8">
          <w:rPr>
            <w:rFonts w:ascii="Times New Roman" w:hAnsi="Times New Roman" w:cs="B Nazanin"/>
            <w:sz w:val="24"/>
            <w:szCs w:val="28"/>
            <w:u w:val="single"/>
            <w:rtl/>
            <w:rPrChange w:id="300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01" w:author="Lenovo" w:date="2026-09-23T02:46:00Z">
              <w:rPr>
                <w:rFonts w:ascii="Times New Roman" w:hAnsi="Times New Roman" w:cs="B Nazanin" w:hint="cs"/>
                <w:sz w:val="24"/>
                <w:szCs w:val="28"/>
                <w:rtl/>
              </w:rPr>
            </w:rPrChange>
          </w:rPr>
          <w:delText>شناسایی</w:delText>
        </w:r>
        <w:r w:rsidRPr="00A47B4D" w:rsidDel="008F50E8">
          <w:rPr>
            <w:rFonts w:ascii="Times New Roman" w:hAnsi="Times New Roman" w:cs="B Nazanin"/>
            <w:sz w:val="24"/>
            <w:szCs w:val="28"/>
            <w:u w:val="single"/>
            <w:rtl/>
            <w:rPrChange w:id="300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03" w:author="Lenovo" w:date="2026-09-23T02:46:00Z">
              <w:rPr>
                <w:rFonts w:ascii="Times New Roman" w:hAnsi="Times New Roman" w:cs="B Nazanin" w:hint="cs"/>
                <w:sz w:val="24"/>
                <w:szCs w:val="28"/>
                <w:rtl/>
              </w:rPr>
            </w:rPrChange>
          </w:rPr>
          <w:delText>اختصاصی</w:delText>
        </w:r>
        <w:r w:rsidRPr="00A47B4D" w:rsidDel="008F50E8">
          <w:rPr>
            <w:rFonts w:ascii="Times New Roman" w:hAnsi="Times New Roman" w:cs="B Nazanin"/>
            <w:sz w:val="24"/>
            <w:szCs w:val="28"/>
            <w:u w:val="single"/>
            <w:rtl/>
            <w:rPrChange w:id="300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05" w:author="Lenovo" w:date="2026-09-23T02:46:00Z">
              <w:rPr>
                <w:rFonts w:ascii="Times New Roman" w:hAnsi="Times New Roman" w:cs="B Nazanin" w:hint="cs"/>
                <w:sz w:val="24"/>
                <w:szCs w:val="28"/>
                <w:rtl/>
              </w:rPr>
            </w:rPrChange>
          </w:rPr>
          <w:delText>آن</w:delText>
        </w:r>
        <w:r w:rsidRPr="00A47B4D" w:rsidDel="008F50E8">
          <w:rPr>
            <w:rFonts w:ascii="Times New Roman" w:hAnsi="Times New Roman" w:cs="B Nazanin"/>
            <w:sz w:val="24"/>
            <w:szCs w:val="28"/>
            <w:u w:val="single"/>
            <w:rtl/>
            <w:rPrChange w:id="300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07" w:author="Lenovo" w:date="2026-09-23T02:46:00Z">
              <w:rPr>
                <w:rFonts w:ascii="Times New Roman" w:hAnsi="Times New Roman" w:cs="B Nazanin" w:hint="cs"/>
                <w:sz w:val="24"/>
                <w:szCs w:val="28"/>
                <w:rtl/>
              </w:rPr>
            </w:rPrChange>
          </w:rPr>
          <w:delText>وجود</w:delText>
        </w:r>
        <w:r w:rsidRPr="00A47B4D" w:rsidDel="008F50E8">
          <w:rPr>
            <w:rFonts w:ascii="Times New Roman" w:hAnsi="Times New Roman" w:cs="B Nazanin"/>
            <w:sz w:val="24"/>
            <w:szCs w:val="28"/>
            <w:u w:val="single"/>
            <w:rtl/>
            <w:rPrChange w:id="300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09" w:author="Lenovo" w:date="2026-09-23T02:46:00Z">
              <w:rPr>
                <w:rFonts w:ascii="Times New Roman" w:hAnsi="Times New Roman" w:cs="B Nazanin" w:hint="cs"/>
                <w:sz w:val="24"/>
                <w:szCs w:val="28"/>
                <w:rtl/>
              </w:rPr>
            </w:rPrChange>
          </w:rPr>
          <w:delText>دارد</w:delText>
        </w:r>
        <w:r w:rsidRPr="00A47B4D" w:rsidDel="008F50E8">
          <w:rPr>
            <w:rFonts w:ascii="Times New Roman" w:hAnsi="Times New Roman" w:cs="B Nazanin"/>
            <w:sz w:val="24"/>
            <w:szCs w:val="28"/>
            <w:u w:val="single"/>
            <w:rtl/>
            <w:rPrChange w:id="3010" w:author="Lenovo" w:date="2026-09-23T02:46:00Z">
              <w:rPr>
                <w:rFonts w:ascii="Times New Roman" w:hAnsi="Times New Roman" w:cs="B Nazanin"/>
                <w:sz w:val="24"/>
                <w:szCs w:val="28"/>
                <w:rtl/>
              </w:rPr>
            </w:rPrChange>
          </w:rPr>
          <w:delText>.</w:delText>
        </w:r>
      </w:del>
    </w:p>
    <w:p w14:paraId="5F7ED18B" w14:textId="7AD7BBE6" w:rsidR="001F056E" w:rsidRPr="00A47B4D" w:rsidDel="008F50E8" w:rsidRDefault="001F056E" w:rsidP="006D332E">
      <w:pPr>
        <w:spacing w:line="360" w:lineRule="auto"/>
        <w:jc w:val="both"/>
        <w:rPr>
          <w:del w:id="3011" w:author="Lenovo" w:date="2026-09-23T02:49:00Z"/>
          <w:rFonts w:ascii="Times New Roman" w:hAnsi="Times New Roman" w:cs="B Nazanin"/>
          <w:sz w:val="24"/>
          <w:szCs w:val="28"/>
          <w:u w:val="single"/>
          <w:rtl/>
          <w:rPrChange w:id="3012" w:author="Lenovo" w:date="2026-09-23T02:46:00Z">
            <w:rPr>
              <w:del w:id="3013" w:author="Lenovo" w:date="2026-09-23T02:49:00Z"/>
              <w:rFonts w:ascii="Times New Roman" w:hAnsi="Times New Roman" w:cs="B Nazanin"/>
              <w:sz w:val="24"/>
              <w:szCs w:val="28"/>
              <w:rtl/>
            </w:rPr>
          </w:rPrChange>
        </w:rPr>
      </w:pPr>
      <w:del w:id="3014" w:author="Lenovo" w:date="2026-09-23T02:49:00Z">
        <w:r w:rsidRPr="00A47B4D" w:rsidDel="008F50E8">
          <w:rPr>
            <w:rFonts w:ascii="Times New Roman" w:hAnsi="Times New Roman" w:cs="B Nazanin" w:hint="cs"/>
            <w:sz w:val="24"/>
            <w:szCs w:val="28"/>
            <w:u w:val="single"/>
            <w:rtl/>
            <w:rPrChange w:id="3015" w:author="Lenovo" w:date="2026-09-23T02:46:00Z">
              <w:rPr>
                <w:rFonts w:ascii="Times New Roman" w:hAnsi="Times New Roman" w:cs="B Nazanin" w:hint="cs"/>
                <w:sz w:val="24"/>
                <w:szCs w:val="28"/>
                <w:rtl/>
              </w:rPr>
            </w:rPrChange>
          </w:rPr>
          <w:delText>بررسی</w:delText>
        </w:r>
        <w:r w:rsidRPr="00A47B4D" w:rsidDel="008F50E8">
          <w:rPr>
            <w:rFonts w:ascii="Times New Roman" w:hAnsi="Times New Roman" w:cs="B Nazanin"/>
            <w:sz w:val="24"/>
            <w:szCs w:val="28"/>
            <w:u w:val="single"/>
            <w:rtl/>
            <w:rPrChange w:id="301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17" w:author="Lenovo" w:date="2026-09-23T02:46:00Z">
              <w:rPr>
                <w:rFonts w:ascii="Times New Roman" w:hAnsi="Times New Roman" w:cs="B Nazanin" w:hint="cs"/>
                <w:sz w:val="24"/>
                <w:szCs w:val="28"/>
                <w:rtl/>
              </w:rPr>
            </w:rPrChange>
          </w:rPr>
          <w:delText>ایمنی‌زایی</w:delText>
        </w:r>
        <w:r w:rsidRPr="00A47B4D" w:rsidDel="008F50E8">
          <w:rPr>
            <w:rFonts w:ascii="Times New Roman" w:hAnsi="Times New Roman" w:cs="B Nazanin"/>
            <w:sz w:val="24"/>
            <w:szCs w:val="28"/>
            <w:u w:val="single"/>
            <w:rtl/>
            <w:rPrChange w:id="301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19" w:author="Lenovo" w:date="2026-09-23T02:46:00Z">
              <w:rPr>
                <w:rFonts w:ascii="Times New Roman" w:hAnsi="Times New Roman" w:cs="B Nazanin" w:hint="cs"/>
                <w:sz w:val="24"/>
                <w:szCs w:val="28"/>
                <w:rtl/>
              </w:rPr>
            </w:rPrChange>
          </w:rPr>
          <w:delText>پروتئین</w:delText>
        </w:r>
        <w:r w:rsidRPr="00A47B4D" w:rsidDel="008F50E8">
          <w:rPr>
            <w:rFonts w:ascii="Times New Roman" w:hAnsi="Times New Roman" w:cs="B Nazanin"/>
            <w:sz w:val="24"/>
            <w:szCs w:val="28"/>
            <w:u w:val="single"/>
            <w:rtl/>
            <w:rPrChange w:id="302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21" w:author="Lenovo" w:date="2026-09-23T02:46:00Z">
              <w:rPr>
                <w:rFonts w:ascii="Times New Roman" w:hAnsi="Times New Roman" w:cs="B Nazanin" w:hint="cs"/>
                <w:sz w:val="24"/>
                <w:szCs w:val="28"/>
                <w:rtl/>
              </w:rPr>
            </w:rPrChange>
          </w:rPr>
          <w:delText>نوترکیب</w:delText>
        </w:r>
        <w:r w:rsidRPr="00A47B4D" w:rsidDel="008F50E8">
          <w:rPr>
            <w:rFonts w:ascii="Times New Roman" w:hAnsi="Times New Roman" w:cs="B Nazanin"/>
            <w:sz w:val="24"/>
            <w:szCs w:val="28"/>
            <w:u w:val="single"/>
            <w:rtl/>
            <w:rPrChange w:id="302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23" w:author="Lenovo" w:date="2026-09-23T02:46:00Z">
              <w:rPr>
                <w:rFonts w:ascii="Times New Roman" w:hAnsi="Times New Roman" w:cs="B Nazanin" w:hint="cs"/>
                <w:sz w:val="24"/>
                <w:szCs w:val="28"/>
                <w:rtl/>
              </w:rPr>
            </w:rPrChange>
          </w:rPr>
          <w:delText>بیان‌شده</w:delText>
        </w:r>
        <w:r w:rsidRPr="00A47B4D" w:rsidDel="008F50E8">
          <w:rPr>
            <w:rFonts w:ascii="Times New Roman" w:hAnsi="Times New Roman" w:cs="B Nazanin"/>
            <w:sz w:val="24"/>
            <w:szCs w:val="28"/>
            <w:u w:val="single"/>
            <w:rtl/>
            <w:rPrChange w:id="302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25"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302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27" w:author="Lenovo" w:date="2026-09-23T02:46:00Z">
              <w:rPr>
                <w:rFonts w:ascii="Times New Roman" w:hAnsi="Times New Roman" w:cs="B Nazanin" w:hint="cs"/>
                <w:sz w:val="24"/>
                <w:szCs w:val="28"/>
                <w:rtl/>
              </w:rPr>
            </w:rPrChange>
          </w:rPr>
          <w:delText>میزبان</w:delText>
        </w:r>
        <w:r w:rsidRPr="00A47B4D" w:rsidDel="008F50E8">
          <w:rPr>
            <w:rFonts w:ascii="Times New Roman" w:hAnsi="Times New Roman" w:cs="B Nazanin"/>
            <w:sz w:val="24"/>
            <w:szCs w:val="28"/>
            <w:u w:val="single"/>
            <w:rtl/>
            <w:rPrChange w:id="302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29" w:author="Lenovo" w:date="2026-09-23T02:46:00Z">
              <w:rPr>
                <w:rFonts w:ascii="Times New Roman" w:hAnsi="Times New Roman" w:cs="B Nazanin" w:hint="cs"/>
                <w:sz w:val="24"/>
                <w:szCs w:val="28"/>
                <w:rtl/>
              </w:rPr>
            </w:rPrChange>
          </w:rPr>
          <w:delText>باکتریایی</w:delText>
        </w:r>
        <w:r w:rsidRPr="00A47B4D" w:rsidDel="008F50E8">
          <w:rPr>
            <w:rFonts w:ascii="Times New Roman" w:hAnsi="Times New Roman" w:cs="B Nazanin"/>
            <w:sz w:val="24"/>
            <w:szCs w:val="28"/>
            <w:u w:val="single"/>
            <w:rtl/>
            <w:rPrChange w:id="303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31" w:author="Lenovo" w:date="2026-09-23T02:46:00Z">
              <w:rPr>
                <w:rFonts w:ascii="Times New Roman" w:hAnsi="Times New Roman" w:cs="B Nazanin" w:hint="cs"/>
                <w:sz w:val="24"/>
                <w:szCs w:val="28"/>
                <w:rtl/>
              </w:rPr>
            </w:rPrChange>
          </w:rPr>
          <w:delText>نشان</w:delText>
        </w:r>
        <w:r w:rsidRPr="00A47B4D" w:rsidDel="008F50E8">
          <w:rPr>
            <w:rFonts w:ascii="Times New Roman" w:hAnsi="Times New Roman" w:cs="B Nazanin"/>
            <w:sz w:val="24"/>
            <w:szCs w:val="28"/>
            <w:u w:val="single"/>
            <w:rtl/>
            <w:rPrChange w:id="303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33" w:author="Lenovo" w:date="2026-09-23T02:46:00Z">
              <w:rPr>
                <w:rFonts w:ascii="Times New Roman" w:hAnsi="Times New Roman" w:cs="B Nazanin" w:hint="cs"/>
                <w:sz w:val="24"/>
                <w:szCs w:val="28"/>
                <w:rtl/>
              </w:rPr>
            </w:rPrChange>
          </w:rPr>
          <w:delText>داد</w:delText>
        </w:r>
        <w:r w:rsidRPr="00A47B4D" w:rsidDel="008F50E8">
          <w:rPr>
            <w:rFonts w:ascii="Times New Roman" w:hAnsi="Times New Roman" w:cs="B Nazanin"/>
            <w:sz w:val="24"/>
            <w:szCs w:val="28"/>
            <w:u w:val="single"/>
            <w:rtl/>
            <w:rPrChange w:id="303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35" w:author="Lenovo" w:date="2026-09-23T02:46:00Z">
              <w:rPr>
                <w:rFonts w:ascii="Times New Roman" w:hAnsi="Times New Roman" w:cs="B Nazanin" w:hint="cs"/>
                <w:sz w:val="24"/>
                <w:szCs w:val="28"/>
                <w:rtl/>
              </w:rPr>
            </w:rPrChange>
          </w:rPr>
          <w:delText>که</w:delText>
        </w:r>
        <w:r w:rsidRPr="00A47B4D" w:rsidDel="008F50E8">
          <w:rPr>
            <w:rFonts w:ascii="Times New Roman" w:hAnsi="Times New Roman" w:cs="B Nazanin"/>
            <w:sz w:val="24"/>
            <w:szCs w:val="28"/>
            <w:u w:val="single"/>
            <w:rtl/>
            <w:rPrChange w:id="303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37" w:author="Lenovo" w:date="2026-09-23T02:46:00Z">
              <w:rPr>
                <w:rFonts w:ascii="Times New Roman" w:hAnsi="Times New Roman" w:cs="B Nazanin" w:hint="cs"/>
                <w:sz w:val="24"/>
                <w:szCs w:val="28"/>
                <w:rtl/>
              </w:rPr>
            </w:rPrChange>
          </w:rPr>
          <w:delText>تزریق</w:delText>
        </w:r>
        <w:r w:rsidRPr="00A47B4D" w:rsidDel="008F50E8">
          <w:rPr>
            <w:rFonts w:ascii="Times New Roman" w:hAnsi="Times New Roman" w:cs="B Nazanin"/>
            <w:sz w:val="24"/>
            <w:szCs w:val="28"/>
            <w:u w:val="single"/>
            <w:rtl/>
            <w:rPrChange w:id="303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39" w:author="Lenovo" w:date="2026-09-23T02:46:00Z">
              <w:rPr>
                <w:rFonts w:ascii="Times New Roman" w:hAnsi="Times New Roman" w:cs="B Nazanin" w:hint="cs"/>
                <w:sz w:val="24"/>
                <w:szCs w:val="28"/>
                <w:rtl/>
              </w:rPr>
            </w:rPrChange>
          </w:rPr>
          <w:delText>زیرجلدی</w:delText>
        </w:r>
        <w:r w:rsidRPr="00A47B4D" w:rsidDel="008F50E8">
          <w:rPr>
            <w:rFonts w:ascii="Times New Roman" w:hAnsi="Times New Roman" w:cs="B Nazanin"/>
            <w:sz w:val="24"/>
            <w:szCs w:val="28"/>
            <w:u w:val="single"/>
            <w:rtl/>
            <w:rPrChange w:id="304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41" w:author="Lenovo" w:date="2026-09-23T02:46:00Z">
              <w:rPr>
                <w:rFonts w:ascii="Times New Roman" w:hAnsi="Times New Roman" w:cs="B Nazanin" w:hint="cs"/>
                <w:sz w:val="24"/>
                <w:szCs w:val="28"/>
                <w:rtl/>
              </w:rPr>
            </w:rPrChange>
          </w:rPr>
          <w:delText>این</w:delText>
        </w:r>
        <w:r w:rsidRPr="00A47B4D" w:rsidDel="008F50E8">
          <w:rPr>
            <w:rFonts w:ascii="Times New Roman" w:hAnsi="Times New Roman" w:cs="B Nazanin"/>
            <w:sz w:val="24"/>
            <w:szCs w:val="28"/>
            <w:u w:val="single"/>
            <w:rtl/>
            <w:rPrChange w:id="304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43" w:author="Lenovo" w:date="2026-09-23T02:46:00Z">
              <w:rPr>
                <w:rFonts w:ascii="Times New Roman" w:hAnsi="Times New Roman" w:cs="B Nazanin" w:hint="cs"/>
                <w:sz w:val="24"/>
                <w:szCs w:val="28"/>
                <w:rtl/>
              </w:rPr>
            </w:rPrChange>
          </w:rPr>
          <w:delText>آنتی‌ژن</w:delText>
        </w:r>
        <w:r w:rsidRPr="00A47B4D" w:rsidDel="008F50E8">
          <w:rPr>
            <w:rFonts w:ascii="Times New Roman" w:hAnsi="Times New Roman" w:cs="B Nazanin"/>
            <w:sz w:val="24"/>
            <w:szCs w:val="28"/>
            <w:u w:val="single"/>
            <w:rtl/>
            <w:rPrChange w:id="304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45" w:author="Lenovo" w:date="2026-09-23T02:46:00Z">
              <w:rPr>
                <w:rFonts w:ascii="Times New Roman" w:hAnsi="Times New Roman" w:cs="B Nazanin" w:hint="cs"/>
                <w:sz w:val="24"/>
                <w:szCs w:val="28"/>
                <w:rtl/>
              </w:rPr>
            </w:rPrChange>
          </w:rPr>
          <w:delText>منجر</w:delText>
        </w:r>
        <w:r w:rsidRPr="00A47B4D" w:rsidDel="008F50E8">
          <w:rPr>
            <w:rFonts w:ascii="Times New Roman" w:hAnsi="Times New Roman" w:cs="B Nazanin"/>
            <w:sz w:val="24"/>
            <w:szCs w:val="28"/>
            <w:u w:val="single"/>
            <w:rtl/>
            <w:rPrChange w:id="304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47" w:author="Lenovo" w:date="2026-09-23T02:46:00Z">
              <w:rPr>
                <w:rFonts w:ascii="Times New Roman" w:hAnsi="Times New Roman" w:cs="B Nazanin" w:hint="cs"/>
                <w:sz w:val="24"/>
                <w:szCs w:val="28"/>
                <w:rtl/>
              </w:rPr>
            </w:rPrChange>
          </w:rPr>
          <w:delText>به</w:delText>
        </w:r>
        <w:r w:rsidRPr="00A47B4D" w:rsidDel="008F50E8">
          <w:rPr>
            <w:rFonts w:ascii="Times New Roman" w:hAnsi="Times New Roman" w:cs="B Nazanin"/>
            <w:sz w:val="24"/>
            <w:szCs w:val="28"/>
            <w:u w:val="single"/>
            <w:rtl/>
            <w:rPrChange w:id="304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49" w:author="Lenovo" w:date="2026-09-23T02:46:00Z">
              <w:rPr>
                <w:rFonts w:ascii="Times New Roman" w:hAnsi="Times New Roman" w:cs="B Nazanin" w:hint="cs"/>
                <w:sz w:val="24"/>
                <w:szCs w:val="28"/>
                <w:rtl/>
              </w:rPr>
            </w:rPrChange>
          </w:rPr>
          <w:delText>تحریک</w:delText>
        </w:r>
        <w:r w:rsidRPr="00A47B4D" w:rsidDel="008F50E8">
          <w:rPr>
            <w:rFonts w:ascii="Times New Roman" w:hAnsi="Times New Roman" w:cs="B Nazanin"/>
            <w:sz w:val="24"/>
            <w:szCs w:val="28"/>
            <w:u w:val="single"/>
            <w:rtl/>
            <w:rPrChange w:id="305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51" w:author="Lenovo" w:date="2026-09-23T02:46:00Z">
              <w:rPr>
                <w:rFonts w:ascii="Times New Roman" w:hAnsi="Times New Roman" w:cs="B Nazanin" w:hint="cs"/>
                <w:sz w:val="24"/>
                <w:szCs w:val="28"/>
                <w:rtl/>
              </w:rPr>
            </w:rPrChange>
          </w:rPr>
          <w:delText>قابل</w:delText>
        </w:r>
        <w:r w:rsidRPr="00A47B4D" w:rsidDel="008F50E8">
          <w:rPr>
            <w:rFonts w:ascii="Times New Roman" w:hAnsi="Times New Roman" w:cs="B Nazanin"/>
            <w:sz w:val="24"/>
            <w:szCs w:val="28"/>
            <w:u w:val="single"/>
            <w:rtl/>
            <w:rPrChange w:id="305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53" w:author="Lenovo" w:date="2026-09-23T02:46:00Z">
              <w:rPr>
                <w:rFonts w:ascii="Times New Roman" w:hAnsi="Times New Roman" w:cs="B Nazanin" w:hint="cs"/>
                <w:sz w:val="24"/>
                <w:szCs w:val="28"/>
                <w:rtl/>
              </w:rPr>
            </w:rPrChange>
          </w:rPr>
          <w:delText>توجه</w:delText>
        </w:r>
        <w:r w:rsidRPr="00A47B4D" w:rsidDel="008F50E8">
          <w:rPr>
            <w:rFonts w:ascii="Times New Roman" w:hAnsi="Times New Roman" w:cs="B Nazanin"/>
            <w:sz w:val="24"/>
            <w:szCs w:val="28"/>
            <w:u w:val="single"/>
            <w:rtl/>
            <w:rPrChange w:id="305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55" w:author="Lenovo" w:date="2026-09-23T02:46:00Z">
              <w:rPr>
                <w:rFonts w:ascii="Times New Roman" w:hAnsi="Times New Roman" w:cs="B Nazanin" w:hint="cs"/>
                <w:sz w:val="24"/>
                <w:szCs w:val="28"/>
                <w:rtl/>
              </w:rPr>
            </w:rPrChange>
          </w:rPr>
          <w:delText>پاسخ</w:delText>
        </w:r>
        <w:r w:rsidRPr="00A47B4D" w:rsidDel="008F50E8">
          <w:rPr>
            <w:rFonts w:ascii="Times New Roman" w:hAnsi="Times New Roman" w:cs="B Nazanin"/>
            <w:sz w:val="24"/>
            <w:szCs w:val="28"/>
            <w:u w:val="single"/>
            <w:rtl/>
            <w:rPrChange w:id="305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57" w:author="Lenovo" w:date="2026-09-23T02:46:00Z">
              <w:rPr>
                <w:rFonts w:ascii="Times New Roman" w:hAnsi="Times New Roman" w:cs="B Nazanin" w:hint="cs"/>
                <w:sz w:val="24"/>
                <w:szCs w:val="28"/>
                <w:rtl/>
              </w:rPr>
            </w:rPrChange>
          </w:rPr>
          <w:delText>ایمنی</w:delText>
        </w:r>
        <w:r w:rsidRPr="00A47B4D" w:rsidDel="008F50E8">
          <w:rPr>
            <w:rFonts w:ascii="Times New Roman" w:hAnsi="Times New Roman" w:cs="B Nazanin"/>
            <w:sz w:val="24"/>
            <w:szCs w:val="28"/>
            <w:u w:val="single"/>
            <w:rtl/>
            <w:rPrChange w:id="305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59" w:author="Lenovo" w:date="2026-09-23T02:46:00Z">
              <w:rPr>
                <w:rFonts w:ascii="Times New Roman" w:hAnsi="Times New Roman" w:cs="B Nazanin" w:hint="cs"/>
                <w:sz w:val="24"/>
                <w:szCs w:val="28"/>
                <w:rtl/>
              </w:rPr>
            </w:rPrChange>
          </w:rPr>
          <w:delText>هومورال</w:delText>
        </w:r>
        <w:r w:rsidRPr="00A47B4D" w:rsidDel="008F50E8">
          <w:rPr>
            <w:rFonts w:ascii="Times New Roman" w:hAnsi="Times New Roman" w:cs="B Nazanin"/>
            <w:sz w:val="24"/>
            <w:szCs w:val="28"/>
            <w:u w:val="single"/>
            <w:rtl/>
            <w:rPrChange w:id="306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61" w:author="Lenovo" w:date="2026-09-23T02:46:00Z">
              <w:rPr>
                <w:rFonts w:ascii="Times New Roman" w:hAnsi="Times New Roman" w:cs="B Nazanin" w:hint="cs"/>
                <w:sz w:val="24"/>
                <w:szCs w:val="28"/>
                <w:rtl/>
              </w:rPr>
            </w:rPrChange>
          </w:rPr>
          <w:delText>از</w:delText>
        </w:r>
        <w:r w:rsidRPr="00A47B4D" w:rsidDel="008F50E8">
          <w:rPr>
            <w:rFonts w:ascii="Times New Roman" w:hAnsi="Times New Roman" w:cs="B Nazanin"/>
            <w:sz w:val="24"/>
            <w:szCs w:val="28"/>
            <w:u w:val="single"/>
            <w:rtl/>
            <w:rPrChange w:id="306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63" w:author="Lenovo" w:date="2026-09-23T02:46:00Z">
              <w:rPr>
                <w:rFonts w:ascii="Times New Roman" w:hAnsi="Times New Roman" w:cs="B Nazanin" w:hint="cs"/>
                <w:sz w:val="24"/>
                <w:szCs w:val="28"/>
                <w:rtl/>
              </w:rPr>
            </w:rPrChange>
          </w:rPr>
          <w:delText>نوع</w:delText>
        </w:r>
        <w:r w:rsidRPr="00A47B4D" w:rsidDel="008F50E8">
          <w:rPr>
            <w:rFonts w:ascii="Times New Roman" w:hAnsi="Times New Roman" w:cs="B Nazanin"/>
            <w:sz w:val="24"/>
            <w:szCs w:val="28"/>
            <w:u w:val="single"/>
            <w:rtl/>
            <w:rPrChange w:id="306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065" w:author="Lenovo" w:date="2026-09-23T02:46:00Z">
              <w:rPr>
                <w:rFonts w:ascii="Times New Roman" w:hAnsi="Times New Roman" w:cs="B Nazanin"/>
                <w:sz w:val="24"/>
                <w:szCs w:val="28"/>
              </w:rPr>
            </w:rPrChange>
          </w:rPr>
          <w:delText>IgG</w:delText>
        </w:r>
        <w:r w:rsidRPr="00A47B4D" w:rsidDel="008F50E8">
          <w:rPr>
            <w:rFonts w:ascii="Times New Roman" w:hAnsi="Times New Roman" w:cs="B Nazanin"/>
            <w:sz w:val="24"/>
            <w:szCs w:val="28"/>
            <w:u w:val="single"/>
            <w:rtl/>
            <w:rPrChange w:id="306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67" w:author="Lenovo" w:date="2026-09-23T02:46:00Z">
              <w:rPr>
                <w:rFonts w:ascii="Times New Roman" w:hAnsi="Times New Roman" w:cs="B Nazanin" w:hint="cs"/>
                <w:sz w:val="24"/>
                <w:szCs w:val="28"/>
                <w:rtl/>
              </w:rPr>
            </w:rPrChange>
          </w:rPr>
          <w:delText>می‌شود،</w:delText>
        </w:r>
        <w:r w:rsidRPr="00A47B4D" w:rsidDel="008F50E8">
          <w:rPr>
            <w:rFonts w:ascii="Times New Roman" w:hAnsi="Times New Roman" w:cs="B Nazanin"/>
            <w:sz w:val="24"/>
            <w:szCs w:val="28"/>
            <w:u w:val="single"/>
            <w:rtl/>
            <w:rPrChange w:id="306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69" w:author="Lenovo" w:date="2026-09-23T02:46:00Z">
              <w:rPr>
                <w:rFonts w:ascii="Times New Roman" w:hAnsi="Times New Roman" w:cs="B Nazanin" w:hint="cs"/>
                <w:sz w:val="24"/>
                <w:szCs w:val="28"/>
                <w:rtl/>
              </w:rPr>
            </w:rPrChange>
          </w:rPr>
          <w:delText>به‌طوری</w:delText>
        </w:r>
        <w:r w:rsidRPr="00A47B4D" w:rsidDel="008F50E8">
          <w:rPr>
            <w:rFonts w:ascii="Times New Roman" w:hAnsi="Times New Roman" w:cs="B Nazanin"/>
            <w:sz w:val="24"/>
            <w:szCs w:val="28"/>
            <w:u w:val="single"/>
            <w:rtl/>
            <w:rPrChange w:id="307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71" w:author="Lenovo" w:date="2026-09-23T02:46:00Z">
              <w:rPr>
                <w:rFonts w:ascii="Times New Roman" w:hAnsi="Times New Roman" w:cs="B Nazanin" w:hint="cs"/>
                <w:sz w:val="24"/>
                <w:szCs w:val="28"/>
                <w:rtl/>
              </w:rPr>
            </w:rPrChange>
          </w:rPr>
          <w:delText>که</w:delText>
        </w:r>
        <w:r w:rsidRPr="00A47B4D" w:rsidDel="008F50E8">
          <w:rPr>
            <w:rFonts w:ascii="Times New Roman" w:hAnsi="Times New Roman" w:cs="B Nazanin"/>
            <w:sz w:val="24"/>
            <w:szCs w:val="28"/>
            <w:u w:val="single"/>
            <w:rtl/>
            <w:rPrChange w:id="307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73" w:author="Lenovo" w:date="2026-09-23T02:46:00Z">
              <w:rPr>
                <w:rFonts w:ascii="Times New Roman" w:hAnsi="Times New Roman" w:cs="B Nazanin" w:hint="cs"/>
                <w:sz w:val="24"/>
                <w:szCs w:val="28"/>
                <w:rtl/>
              </w:rPr>
            </w:rPrChange>
          </w:rPr>
          <w:delText>تیتر</w:delText>
        </w:r>
        <w:r w:rsidRPr="00A47B4D" w:rsidDel="008F50E8">
          <w:rPr>
            <w:rFonts w:ascii="Times New Roman" w:hAnsi="Times New Roman" w:cs="B Nazanin"/>
            <w:sz w:val="24"/>
            <w:szCs w:val="28"/>
            <w:u w:val="single"/>
            <w:rtl/>
            <w:rPrChange w:id="307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75" w:author="Lenovo" w:date="2026-09-23T02:46:00Z">
              <w:rPr>
                <w:rFonts w:ascii="Times New Roman" w:hAnsi="Times New Roman" w:cs="B Nazanin" w:hint="cs"/>
                <w:sz w:val="24"/>
                <w:szCs w:val="28"/>
                <w:rtl/>
              </w:rPr>
            </w:rPrChange>
          </w:rPr>
          <w:delText>آنتی‌بادی</w:delText>
        </w:r>
        <w:r w:rsidRPr="00A47B4D" w:rsidDel="008F50E8">
          <w:rPr>
            <w:rFonts w:ascii="Times New Roman" w:hAnsi="Times New Roman" w:cs="B Nazanin"/>
            <w:sz w:val="24"/>
            <w:szCs w:val="28"/>
            <w:u w:val="single"/>
            <w:rtl/>
            <w:rPrChange w:id="307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77" w:author="Lenovo" w:date="2026-09-23T02:46:00Z">
              <w:rPr>
                <w:rFonts w:ascii="Times New Roman" w:hAnsi="Times New Roman" w:cs="B Nazanin" w:hint="cs"/>
                <w:sz w:val="24"/>
                <w:szCs w:val="28"/>
                <w:rtl/>
              </w:rPr>
            </w:rPrChange>
          </w:rPr>
          <w:delText>پس</w:delText>
        </w:r>
        <w:r w:rsidRPr="00A47B4D" w:rsidDel="008F50E8">
          <w:rPr>
            <w:rFonts w:ascii="Times New Roman" w:hAnsi="Times New Roman" w:cs="B Nazanin"/>
            <w:sz w:val="24"/>
            <w:szCs w:val="28"/>
            <w:u w:val="single"/>
            <w:rtl/>
            <w:rPrChange w:id="307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79" w:author="Lenovo" w:date="2026-09-23T02:46:00Z">
              <w:rPr>
                <w:rFonts w:ascii="Times New Roman" w:hAnsi="Times New Roman" w:cs="B Nazanin" w:hint="cs"/>
                <w:sz w:val="24"/>
                <w:szCs w:val="28"/>
                <w:rtl/>
              </w:rPr>
            </w:rPrChange>
          </w:rPr>
          <w:delText>از</w:delText>
        </w:r>
        <w:r w:rsidRPr="00A47B4D" w:rsidDel="008F50E8">
          <w:rPr>
            <w:rFonts w:ascii="Times New Roman" w:hAnsi="Times New Roman" w:cs="B Nazanin"/>
            <w:sz w:val="24"/>
            <w:szCs w:val="28"/>
            <w:u w:val="single"/>
            <w:rtl/>
            <w:rPrChange w:id="308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81" w:author="Lenovo" w:date="2026-09-23T02:46:00Z">
              <w:rPr>
                <w:rFonts w:ascii="Times New Roman" w:hAnsi="Times New Roman" w:cs="B Nazanin" w:hint="cs"/>
                <w:sz w:val="24"/>
                <w:szCs w:val="28"/>
                <w:rtl/>
              </w:rPr>
            </w:rPrChange>
          </w:rPr>
          <w:delText>چند</w:delText>
        </w:r>
        <w:r w:rsidRPr="00A47B4D" w:rsidDel="008F50E8">
          <w:rPr>
            <w:rFonts w:ascii="Times New Roman" w:hAnsi="Times New Roman" w:cs="B Nazanin"/>
            <w:sz w:val="24"/>
            <w:szCs w:val="28"/>
            <w:u w:val="single"/>
            <w:rtl/>
            <w:rPrChange w:id="308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83" w:author="Lenovo" w:date="2026-09-23T02:46:00Z">
              <w:rPr>
                <w:rFonts w:ascii="Times New Roman" w:hAnsi="Times New Roman" w:cs="B Nazanin" w:hint="cs"/>
                <w:sz w:val="24"/>
                <w:szCs w:val="28"/>
                <w:rtl/>
              </w:rPr>
            </w:rPrChange>
          </w:rPr>
          <w:delText>نوبت</w:delText>
        </w:r>
        <w:r w:rsidRPr="00A47B4D" w:rsidDel="008F50E8">
          <w:rPr>
            <w:rFonts w:ascii="Times New Roman" w:hAnsi="Times New Roman" w:cs="B Nazanin"/>
            <w:sz w:val="24"/>
            <w:szCs w:val="28"/>
            <w:u w:val="single"/>
            <w:rtl/>
            <w:rPrChange w:id="308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85" w:author="Lenovo" w:date="2026-09-23T02:46:00Z">
              <w:rPr>
                <w:rFonts w:ascii="Times New Roman" w:hAnsi="Times New Roman" w:cs="B Nazanin" w:hint="cs"/>
                <w:sz w:val="24"/>
                <w:szCs w:val="28"/>
                <w:rtl/>
              </w:rPr>
            </w:rPrChange>
          </w:rPr>
          <w:delText>تزریق</w:delText>
        </w:r>
        <w:r w:rsidRPr="00A47B4D" w:rsidDel="008F50E8">
          <w:rPr>
            <w:rFonts w:ascii="Times New Roman" w:hAnsi="Times New Roman" w:cs="B Nazanin"/>
            <w:sz w:val="24"/>
            <w:szCs w:val="28"/>
            <w:u w:val="single"/>
            <w:rtl/>
            <w:rPrChange w:id="308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87" w:author="Lenovo" w:date="2026-09-23T02:46:00Z">
              <w:rPr>
                <w:rFonts w:ascii="Times New Roman" w:hAnsi="Times New Roman" w:cs="B Nazanin" w:hint="cs"/>
                <w:sz w:val="24"/>
                <w:szCs w:val="28"/>
                <w:rtl/>
              </w:rPr>
            </w:rPrChange>
          </w:rPr>
          <w:delText>به‌تدریج</w:delText>
        </w:r>
        <w:r w:rsidRPr="00A47B4D" w:rsidDel="008F50E8">
          <w:rPr>
            <w:rFonts w:ascii="Times New Roman" w:hAnsi="Times New Roman" w:cs="B Nazanin"/>
            <w:sz w:val="24"/>
            <w:szCs w:val="28"/>
            <w:u w:val="single"/>
            <w:rtl/>
            <w:rPrChange w:id="308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89" w:author="Lenovo" w:date="2026-09-23T02:46:00Z">
              <w:rPr>
                <w:rFonts w:ascii="Times New Roman" w:hAnsi="Times New Roman" w:cs="B Nazanin" w:hint="cs"/>
                <w:sz w:val="24"/>
                <w:szCs w:val="28"/>
                <w:rtl/>
              </w:rPr>
            </w:rPrChange>
          </w:rPr>
          <w:delText>افزایش</w:delText>
        </w:r>
        <w:r w:rsidRPr="00A47B4D" w:rsidDel="008F50E8">
          <w:rPr>
            <w:rFonts w:ascii="Times New Roman" w:hAnsi="Times New Roman" w:cs="B Nazanin"/>
            <w:sz w:val="24"/>
            <w:szCs w:val="28"/>
            <w:u w:val="single"/>
            <w:rtl/>
            <w:rPrChange w:id="309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91" w:author="Lenovo" w:date="2026-09-23T02:46:00Z">
              <w:rPr>
                <w:rFonts w:ascii="Times New Roman" w:hAnsi="Times New Roman" w:cs="B Nazanin" w:hint="cs"/>
                <w:sz w:val="24"/>
                <w:szCs w:val="28"/>
                <w:rtl/>
              </w:rPr>
            </w:rPrChange>
          </w:rPr>
          <w:delText>یافته</w:delText>
        </w:r>
        <w:r w:rsidRPr="00A47B4D" w:rsidDel="008F50E8">
          <w:rPr>
            <w:rFonts w:ascii="Times New Roman" w:hAnsi="Times New Roman" w:cs="B Nazanin"/>
            <w:sz w:val="24"/>
            <w:szCs w:val="28"/>
            <w:u w:val="single"/>
            <w:rtl/>
            <w:rPrChange w:id="309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93" w:author="Lenovo" w:date="2026-09-23T02:46:00Z">
              <w:rPr>
                <w:rFonts w:ascii="Times New Roman" w:hAnsi="Times New Roman" w:cs="B Nazanin" w:hint="cs"/>
                <w:sz w:val="24"/>
                <w:szCs w:val="28"/>
                <w:rtl/>
              </w:rPr>
            </w:rPrChange>
          </w:rPr>
          <w:delText>و</w:delText>
        </w:r>
        <w:r w:rsidRPr="00A47B4D" w:rsidDel="008F50E8">
          <w:rPr>
            <w:rFonts w:ascii="Times New Roman" w:hAnsi="Times New Roman" w:cs="B Nazanin"/>
            <w:sz w:val="24"/>
            <w:szCs w:val="28"/>
            <w:u w:val="single"/>
            <w:rtl/>
            <w:rPrChange w:id="309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95" w:author="Lenovo" w:date="2026-09-23T02:46:00Z">
              <w:rPr>
                <w:rFonts w:ascii="Times New Roman" w:hAnsi="Times New Roman" w:cs="B Nazanin" w:hint="cs"/>
                <w:sz w:val="24"/>
                <w:szCs w:val="28"/>
                <w:rtl/>
              </w:rPr>
            </w:rPrChange>
          </w:rPr>
          <w:delText>پس</w:delText>
        </w:r>
        <w:r w:rsidRPr="00A47B4D" w:rsidDel="008F50E8">
          <w:rPr>
            <w:rFonts w:ascii="Times New Roman" w:hAnsi="Times New Roman" w:cs="B Nazanin"/>
            <w:sz w:val="24"/>
            <w:szCs w:val="28"/>
            <w:u w:val="single"/>
            <w:rtl/>
            <w:rPrChange w:id="309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97" w:author="Lenovo" w:date="2026-09-23T02:46:00Z">
              <w:rPr>
                <w:rFonts w:ascii="Times New Roman" w:hAnsi="Times New Roman" w:cs="B Nazanin" w:hint="cs"/>
                <w:sz w:val="24"/>
                <w:szCs w:val="28"/>
                <w:rtl/>
              </w:rPr>
            </w:rPrChange>
          </w:rPr>
          <w:delText>از</w:delText>
        </w:r>
        <w:r w:rsidRPr="00A47B4D" w:rsidDel="008F50E8">
          <w:rPr>
            <w:rFonts w:ascii="Times New Roman" w:hAnsi="Times New Roman" w:cs="B Nazanin"/>
            <w:sz w:val="24"/>
            <w:szCs w:val="28"/>
            <w:u w:val="single"/>
            <w:rtl/>
            <w:rPrChange w:id="309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099" w:author="Lenovo" w:date="2026-09-23T02:46:00Z">
              <w:rPr>
                <w:rFonts w:ascii="Times New Roman" w:hAnsi="Times New Roman" w:cs="B Nazanin" w:hint="cs"/>
                <w:sz w:val="24"/>
                <w:szCs w:val="28"/>
                <w:rtl/>
              </w:rPr>
            </w:rPrChange>
          </w:rPr>
          <w:delText>دوز</w:delText>
        </w:r>
        <w:r w:rsidRPr="00A47B4D" w:rsidDel="008F50E8">
          <w:rPr>
            <w:rFonts w:ascii="Times New Roman" w:hAnsi="Times New Roman" w:cs="B Nazanin"/>
            <w:sz w:val="24"/>
            <w:szCs w:val="28"/>
            <w:u w:val="single"/>
            <w:rtl/>
            <w:rPrChange w:id="310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01" w:author="Lenovo" w:date="2026-09-23T02:46:00Z">
              <w:rPr>
                <w:rFonts w:ascii="Times New Roman" w:hAnsi="Times New Roman" w:cs="B Nazanin" w:hint="cs"/>
                <w:sz w:val="24"/>
                <w:szCs w:val="28"/>
                <w:rtl/>
              </w:rPr>
            </w:rPrChange>
          </w:rPr>
          <w:delText>سوم</w:delText>
        </w:r>
        <w:r w:rsidRPr="00A47B4D" w:rsidDel="008F50E8">
          <w:rPr>
            <w:rFonts w:ascii="Times New Roman" w:hAnsi="Times New Roman" w:cs="B Nazanin"/>
            <w:sz w:val="24"/>
            <w:szCs w:val="28"/>
            <w:u w:val="single"/>
            <w:rtl/>
            <w:rPrChange w:id="310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03" w:author="Lenovo" w:date="2026-09-23T02:46:00Z">
              <w:rPr>
                <w:rFonts w:ascii="Times New Roman" w:hAnsi="Times New Roman" w:cs="B Nazanin" w:hint="cs"/>
                <w:sz w:val="24"/>
                <w:szCs w:val="28"/>
                <w:rtl/>
              </w:rPr>
            </w:rPrChange>
          </w:rPr>
          <w:delText>به</w:delText>
        </w:r>
        <w:r w:rsidRPr="00A47B4D" w:rsidDel="008F50E8">
          <w:rPr>
            <w:rFonts w:ascii="Times New Roman" w:hAnsi="Times New Roman" w:cs="B Nazanin"/>
            <w:sz w:val="24"/>
            <w:szCs w:val="28"/>
            <w:u w:val="single"/>
            <w:rtl/>
            <w:rPrChange w:id="310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05" w:author="Lenovo" w:date="2026-09-23T02:46:00Z">
              <w:rPr>
                <w:rFonts w:ascii="Times New Roman" w:hAnsi="Times New Roman" w:cs="B Nazanin" w:hint="cs"/>
                <w:sz w:val="24"/>
                <w:szCs w:val="28"/>
                <w:rtl/>
              </w:rPr>
            </w:rPrChange>
          </w:rPr>
          <w:delText>حالت</w:delText>
        </w:r>
        <w:r w:rsidRPr="00A47B4D" w:rsidDel="008F50E8">
          <w:rPr>
            <w:rFonts w:ascii="Times New Roman" w:hAnsi="Times New Roman" w:cs="B Nazanin"/>
            <w:sz w:val="24"/>
            <w:szCs w:val="28"/>
            <w:u w:val="single"/>
            <w:rtl/>
            <w:rPrChange w:id="310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07" w:author="Lenovo" w:date="2026-09-23T02:46:00Z">
              <w:rPr>
                <w:rFonts w:ascii="Times New Roman" w:hAnsi="Times New Roman" w:cs="B Nazanin" w:hint="cs"/>
                <w:sz w:val="24"/>
                <w:szCs w:val="28"/>
                <w:rtl/>
              </w:rPr>
            </w:rPrChange>
          </w:rPr>
          <w:delText>بیشینه</w:delText>
        </w:r>
        <w:r w:rsidRPr="00A47B4D" w:rsidDel="008F50E8">
          <w:rPr>
            <w:rFonts w:ascii="Times New Roman" w:hAnsi="Times New Roman" w:cs="B Nazanin"/>
            <w:sz w:val="24"/>
            <w:szCs w:val="28"/>
            <w:u w:val="single"/>
            <w:rtl/>
            <w:rPrChange w:id="310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09" w:author="Lenovo" w:date="2026-09-23T02:46:00Z">
              <w:rPr>
                <w:rFonts w:ascii="Times New Roman" w:hAnsi="Times New Roman" w:cs="B Nazanin" w:hint="cs"/>
                <w:sz w:val="24"/>
                <w:szCs w:val="28"/>
                <w:rtl/>
              </w:rPr>
            </w:rPrChange>
          </w:rPr>
          <w:delText>رسیده</w:delText>
        </w:r>
        <w:r w:rsidRPr="00A47B4D" w:rsidDel="008F50E8">
          <w:rPr>
            <w:rFonts w:ascii="Times New Roman" w:hAnsi="Times New Roman" w:cs="B Nazanin"/>
            <w:sz w:val="24"/>
            <w:szCs w:val="28"/>
            <w:u w:val="single"/>
            <w:rtl/>
            <w:rPrChange w:id="311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11" w:author="Lenovo" w:date="2026-09-23T02:46:00Z">
              <w:rPr>
                <w:rFonts w:ascii="Times New Roman" w:hAnsi="Times New Roman" w:cs="B Nazanin" w:hint="cs"/>
                <w:sz w:val="24"/>
                <w:szCs w:val="28"/>
                <w:rtl/>
              </w:rPr>
            </w:rPrChange>
          </w:rPr>
          <w:delText>است</w:delText>
        </w:r>
        <w:r w:rsidRPr="00A47B4D" w:rsidDel="008F50E8">
          <w:rPr>
            <w:rFonts w:ascii="Times New Roman" w:hAnsi="Times New Roman" w:cs="B Nazanin"/>
            <w:sz w:val="24"/>
            <w:szCs w:val="28"/>
            <w:u w:val="single"/>
            <w:rtl/>
            <w:rPrChange w:id="311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13" w:author="Lenovo" w:date="2026-09-23T02:46:00Z">
              <w:rPr>
                <w:rFonts w:ascii="Times New Roman" w:hAnsi="Times New Roman" w:cs="B Nazanin" w:hint="cs"/>
                <w:sz w:val="24"/>
                <w:szCs w:val="28"/>
                <w:rtl/>
              </w:rPr>
            </w:rPrChange>
          </w:rPr>
          <w:delText>این</w:delText>
        </w:r>
        <w:r w:rsidRPr="00A47B4D" w:rsidDel="008F50E8">
          <w:rPr>
            <w:rFonts w:ascii="Times New Roman" w:hAnsi="Times New Roman" w:cs="B Nazanin"/>
            <w:sz w:val="24"/>
            <w:szCs w:val="28"/>
            <w:u w:val="single"/>
            <w:rtl/>
            <w:rPrChange w:id="311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15" w:author="Lenovo" w:date="2026-09-23T02:46:00Z">
              <w:rPr>
                <w:rFonts w:ascii="Times New Roman" w:hAnsi="Times New Roman" w:cs="B Nazanin" w:hint="cs"/>
                <w:sz w:val="24"/>
                <w:szCs w:val="28"/>
                <w:rtl/>
              </w:rPr>
            </w:rPrChange>
          </w:rPr>
          <w:delText>الگوی</w:delText>
        </w:r>
        <w:r w:rsidRPr="00A47B4D" w:rsidDel="008F50E8">
          <w:rPr>
            <w:rFonts w:ascii="Times New Roman" w:hAnsi="Times New Roman" w:cs="B Nazanin"/>
            <w:sz w:val="24"/>
            <w:szCs w:val="28"/>
            <w:u w:val="single"/>
            <w:rtl/>
            <w:rPrChange w:id="311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17" w:author="Lenovo" w:date="2026-09-23T02:46:00Z">
              <w:rPr>
                <w:rFonts w:ascii="Times New Roman" w:hAnsi="Times New Roman" w:cs="B Nazanin" w:hint="cs"/>
                <w:sz w:val="24"/>
                <w:szCs w:val="28"/>
                <w:rtl/>
              </w:rPr>
            </w:rPrChange>
          </w:rPr>
          <w:delText>افزایش</w:delText>
        </w:r>
        <w:r w:rsidRPr="00A47B4D" w:rsidDel="008F50E8">
          <w:rPr>
            <w:rFonts w:ascii="Times New Roman" w:hAnsi="Times New Roman" w:cs="B Nazanin"/>
            <w:sz w:val="24"/>
            <w:szCs w:val="28"/>
            <w:u w:val="single"/>
            <w:rtl/>
            <w:rPrChange w:id="311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19" w:author="Lenovo" w:date="2026-09-23T02:46:00Z">
              <w:rPr>
                <w:rFonts w:ascii="Times New Roman" w:hAnsi="Times New Roman" w:cs="B Nazanin" w:hint="cs"/>
                <w:sz w:val="24"/>
                <w:szCs w:val="28"/>
                <w:rtl/>
              </w:rPr>
            </w:rPrChange>
          </w:rPr>
          <w:delText>تدریجی</w:delText>
        </w:r>
        <w:r w:rsidRPr="00A47B4D" w:rsidDel="008F50E8">
          <w:rPr>
            <w:rFonts w:ascii="Times New Roman" w:hAnsi="Times New Roman" w:cs="B Nazanin"/>
            <w:sz w:val="24"/>
            <w:szCs w:val="28"/>
            <w:u w:val="single"/>
            <w:rtl/>
            <w:rPrChange w:id="312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21" w:author="Lenovo" w:date="2026-09-23T02:46:00Z">
              <w:rPr>
                <w:rFonts w:ascii="Times New Roman" w:hAnsi="Times New Roman" w:cs="B Nazanin" w:hint="cs"/>
                <w:sz w:val="24"/>
                <w:szCs w:val="28"/>
                <w:rtl/>
              </w:rPr>
            </w:rPrChange>
          </w:rPr>
          <w:delText>تیتر</w:delText>
        </w:r>
        <w:r w:rsidRPr="00A47B4D" w:rsidDel="008F50E8">
          <w:rPr>
            <w:rFonts w:ascii="Times New Roman" w:hAnsi="Times New Roman" w:cs="B Nazanin"/>
            <w:sz w:val="24"/>
            <w:szCs w:val="28"/>
            <w:u w:val="single"/>
            <w:rtl/>
            <w:rPrChange w:id="312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123" w:author="Lenovo" w:date="2026-09-23T02:46:00Z">
              <w:rPr>
                <w:rFonts w:ascii="Times New Roman" w:hAnsi="Times New Roman" w:cs="B Nazanin"/>
                <w:sz w:val="24"/>
                <w:szCs w:val="28"/>
              </w:rPr>
            </w:rPrChange>
          </w:rPr>
          <w:delText>IgG</w:delText>
        </w:r>
        <w:r w:rsidRPr="00A47B4D" w:rsidDel="008F50E8">
          <w:rPr>
            <w:rFonts w:ascii="Times New Roman" w:hAnsi="Times New Roman" w:cs="B Nazanin"/>
            <w:sz w:val="24"/>
            <w:szCs w:val="28"/>
            <w:u w:val="single"/>
            <w:rtl/>
            <w:rPrChange w:id="312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25"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312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27" w:author="Lenovo" w:date="2026-09-23T02:46:00Z">
              <w:rPr>
                <w:rFonts w:ascii="Times New Roman" w:hAnsi="Times New Roman" w:cs="B Nazanin" w:hint="cs"/>
                <w:sz w:val="24"/>
                <w:szCs w:val="28"/>
                <w:rtl/>
              </w:rPr>
            </w:rPrChange>
          </w:rPr>
          <w:delText>مطالعات</w:delText>
        </w:r>
        <w:r w:rsidRPr="00A47B4D" w:rsidDel="008F50E8">
          <w:rPr>
            <w:rFonts w:ascii="Times New Roman" w:hAnsi="Times New Roman" w:cs="B Nazanin"/>
            <w:sz w:val="24"/>
            <w:szCs w:val="28"/>
            <w:u w:val="single"/>
            <w:rtl/>
            <w:rPrChange w:id="312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29" w:author="Lenovo" w:date="2026-09-23T02:46:00Z">
              <w:rPr>
                <w:rFonts w:ascii="Times New Roman" w:hAnsi="Times New Roman" w:cs="B Nazanin" w:hint="cs"/>
                <w:sz w:val="24"/>
                <w:szCs w:val="28"/>
                <w:rtl/>
              </w:rPr>
            </w:rPrChange>
          </w:rPr>
          <w:delText>واکسن‌های</w:delText>
        </w:r>
        <w:r w:rsidRPr="00A47B4D" w:rsidDel="008F50E8">
          <w:rPr>
            <w:rFonts w:ascii="Times New Roman" w:hAnsi="Times New Roman" w:cs="B Nazanin"/>
            <w:sz w:val="24"/>
            <w:szCs w:val="28"/>
            <w:u w:val="single"/>
            <w:rtl/>
            <w:rPrChange w:id="313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31" w:author="Lenovo" w:date="2026-09-23T02:46:00Z">
              <w:rPr>
                <w:rFonts w:ascii="Times New Roman" w:hAnsi="Times New Roman" w:cs="B Nazanin" w:hint="cs"/>
                <w:sz w:val="24"/>
                <w:szCs w:val="28"/>
                <w:rtl/>
              </w:rPr>
            </w:rPrChange>
          </w:rPr>
          <w:delText>زیرواحدی</w:delText>
        </w:r>
        <w:r w:rsidRPr="00A47B4D" w:rsidDel="008F50E8">
          <w:rPr>
            <w:rFonts w:ascii="Times New Roman" w:hAnsi="Times New Roman" w:cs="B Nazanin"/>
            <w:sz w:val="24"/>
            <w:szCs w:val="28"/>
            <w:u w:val="single"/>
            <w:rtl/>
            <w:rPrChange w:id="313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33" w:author="Lenovo" w:date="2026-09-23T02:46:00Z">
              <w:rPr>
                <w:rFonts w:ascii="Times New Roman" w:hAnsi="Times New Roman" w:cs="B Nazanin" w:hint="cs"/>
                <w:sz w:val="24"/>
                <w:szCs w:val="28"/>
                <w:rtl/>
              </w:rPr>
            </w:rPrChange>
          </w:rPr>
          <w:delText>ویروس</w:delText>
        </w:r>
        <w:r w:rsidRPr="00A47B4D" w:rsidDel="008F50E8">
          <w:rPr>
            <w:rFonts w:ascii="Times New Roman" w:hAnsi="Times New Roman" w:cs="B Nazanin"/>
            <w:sz w:val="24"/>
            <w:szCs w:val="28"/>
            <w:u w:val="single"/>
            <w:rtl/>
            <w:rPrChange w:id="313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35" w:author="Lenovo" w:date="2026-09-23T02:46:00Z">
              <w:rPr>
                <w:rFonts w:ascii="Times New Roman" w:hAnsi="Times New Roman" w:cs="B Nazanin" w:hint="cs"/>
                <w:sz w:val="24"/>
                <w:szCs w:val="28"/>
                <w:rtl/>
              </w:rPr>
            </w:rPrChange>
          </w:rPr>
          <w:delText>نیل</w:delText>
        </w:r>
        <w:r w:rsidRPr="00A47B4D" w:rsidDel="008F50E8">
          <w:rPr>
            <w:rFonts w:ascii="Times New Roman" w:hAnsi="Times New Roman" w:cs="B Nazanin"/>
            <w:sz w:val="24"/>
            <w:szCs w:val="28"/>
            <w:u w:val="single"/>
            <w:rtl/>
            <w:rPrChange w:id="313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37" w:author="Lenovo" w:date="2026-09-23T02:46:00Z">
              <w:rPr>
                <w:rFonts w:ascii="Times New Roman" w:hAnsi="Times New Roman" w:cs="B Nazanin" w:hint="cs"/>
                <w:sz w:val="24"/>
                <w:szCs w:val="28"/>
                <w:rtl/>
              </w:rPr>
            </w:rPrChange>
          </w:rPr>
          <w:delText>غربی</w:delText>
        </w:r>
        <w:r w:rsidRPr="00A47B4D" w:rsidDel="008F50E8">
          <w:rPr>
            <w:rFonts w:ascii="Times New Roman" w:hAnsi="Times New Roman" w:cs="B Nazanin"/>
            <w:sz w:val="24"/>
            <w:szCs w:val="28"/>
            <w:u w:val="single"/>
            <w:rtl/>
            <w:rPrChange w:id="313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39" w:author="Lenovo" w:date="2026-09-23T02:46:00Z">
              <w:rPr>
                <w:rFonts w:ascii="Times New Roman" w:hAnsi="Times New Roman" w:cs="B Nazanin" w:hint="cs"/>
                <w:sz w:val="24"/>
                <w:szCs w:val="28"/>
                <w:rtl/>
              </w:rPr>
            </w:rPrChange>
          </w:rPr>
          <w:delText>نیز</w:delText>
        </w:r>
        <w:r w:rsidRPr="00A47B4D" w:rsidDel="008F50E8">
          <w:rPr>
            <w:rFonts w:ascii="Times New Roman" w:hAnsi="Times New Roman" w:cs="B Nazanin"/>
            <w:sz w:val="24"/>
            <w:szCs w:val="28"/>
            <w:u w:val="single"/>
            <w:rtl/>
            <w:rPrChange w:id="314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41" w:author="Lenovo" w:date="2026-09-23T02:46:00Z">
              <w:rPr>
                <w:rFonts w:ascii="Times New Roman" w:hAnsi="Times New Roman" w:cs="B Nazanin" w:hint="cs"/>
                <w:sz w:val="24"/>
                <w:szCs w:val="28"/>
                <w:rtl/>
              </w:rPr>
            </w:rPrChange>
          </w:rPr>
          <w:delText>مشاهده</w:delText>
        </w:r>
        <w:r w:rsidRPr="00A47B4D" w:rsidDel="008F50E8">
          <w:rPr>
            <w:rFonts w:ascii="Times New Roman" w:hAnsi="Times New Roman" w:cs="B Nazanin"/>
            <w:sz w:val="24"/>
            <w:szCs w:val="28"/>
            <w:u w:val="single"/>
            <w:rtl/>
            <w:rPrChange w:id="314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43" w:author="Lenovo" w:date="2026-09-23T02:46:00Z">
              <w:rPr>
                <w:rFonts w:ascii="Times New Roman" w:hAnsi="Times New Roman" w:cs="B Nazanin" w:hint="cs"/>
                <w:sz w:val="24"/>
                <w:szCs w:val="28"/>
                <w:rtl/>
              </w:rPr>
            </w:rPrChange>
          </w:rPr>
          <w:delText>شده</w:delText>
        </w:r>
        <w:r w:rsidRPr="00A47B4D" w:rsidDel="008F50E8">
          <w:rPr>
            <w:rFonts w:ascii="Times New Roman" w:hAnsi="Times New Roman" w:cs="B Nazanin"/>
            <w:sz w:val="24"/>
            <w:szCs w:val="28"/>
            <w:u w:val="single"/>
            <w:rtl/>
            <w:rPrChange w:id="314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45" w:author="Lenovo" w:date="2026-09-23T02:46:00Z">
              <w:rPr>
                <w:rFonts w:ascii="Times New Roman" w:hAnsi="Times New Roman" w:cs="B Nazanin" w:hint="cs"/>
                <w:sz w:val="24"/>
                <w:szCs w:val="28"/>
                <w:rtl/>
              </w:rPr>
            </w:rPrChange>
          </w:rPr>
          <w:delText>است؛</w:delText>
        </w:r>
        <w:r w:rsidRPr="00A47B4D" w:rsidDel="008F50E8">
          <w:rPr>
            <w:rFonts w:ascii="Times New Roman" w:hAnsi="Times New Roman" w:cs="B Nazanin"/>
            <w:sz w:val="24"/>
            <w:szCs w:val="28"/>
            <w:u w:val="single"/>
            <w:rtl/>
            <w:rPrChange w:id="3146" w:author="Lenovo" w:date="2026-09-23T02:46:00Z">
              <w:rPr>
                <w:rFonts w:ascii="Times New Roman" w:hAnsi="Times New Roman" w:cs="B Nazanin"/>
                <w:sz w:val="24"/>
                <w:szCs w:val="28"/>
                <w:rtl/>
              </w:rPr>
            </w:rPrChange>
          </w:rPr>
          <w:delText xml:space="preserve"> </w:delText>
        </w:r>
      </w:del>
      <w:ins w:id="3147" w:author="SALMANIAN MOHAMMADHASSAN" w:date="2026-09-11T16:13:00Z">
        <w:del w:id="3148" w:author="Lenovo" w:date="2026-09-23T02:49:00Z">
          <w:r w:rsidR="009A1EC1" w:rsidRPr="00A47B4D" w:rsidDel="008F50E8">
            <w:rPr>
              <w:rFonts w:ascii="Times New Roman" w:hAnsi="Times New Roman" w:cs="B Nazanin"/>
              <w:sz w:val="24"/>
              <w:szCs w:val="28"/>
              <w:u w:val="single"/>
              <w:rPrChange w:id="3149" w:author="Lenovo" w:date="2026-09-23T02:46:00Z">
                <w:rPr>
                  <w:rFonts w:ascii="Times New Roman" w:hAnsi="Times New Roman" w:cs="B Nazanin"/>
                  <w:sz w:val="24"/>
                  <w:szCs w:val="28"/>
                </w:rPr>
              </w:rPrChange>
            </w:rPr>
            <w:delText>.</w:delText>
          </w:r>
          <w:r w:rsidR="009A1EC1" w:rsidRPr="00A47B4D" w:rsidDel="008F50E8">
            <w:rPr>
              <w:rFonts w:ascii="Times New Roman" w:hAnsi="Times New Roman" w:cs="B Nazanin"/>
              <w:sz w:val="24"/>
              <w:szCs w:val="28"/>
              <w:u w:val="single"/>
              <w:rtl/>
              <w:rPrChange w:id="3150" w:author="Lenovo" w:date="2026-09-23T02:46:00Z">
                <w:rPr>
                  <w:rFonts w:ascii="Times New Roman" w:hAnsi="Times New Roman" w:cs="B Nazanin"/>
                  <w:sz w:val="24"/>
                  <w:szCs w:val="28"/>
                  <w:rtl/>
                </w:rPr>
              </w:rPrChange>
            </w:rPr>
            <w:delText xml:space="preserve"> </w:delText>
          </w:r>
        </w:del>
      </w:ins>
      <w:del w:id="3151" w:author="Lenovo" w:date="2026-09-23T02:49:00Z">
        <w:r w:rsidRPr="00A47B4D" w:rsidDel="008F50E8">
          <w:rPr>
            <w:rFonts w:ascii="Times New Roman" w:hAnsi="Times New Roman" w:cs="B Nazanin" w:hint="cs"/>
            <w:sz w:val="24"/>
            <w:szCs w:val="28"/>
            <w:u w:val="single"/>
            <w:rtl/>
            <w:rPrChange w:id="3152" w:author="Lenovo" w:date="2026-09-23T02:46:00Z">
              <w:rPr>
                <w:rFonts w:ascii="Times New Roman" w:hAnsi="Times New Roman" w:cs="B Nazanin" w:hint="cs"/>
                <w:sz w:val="24"/>
                <w:szCs w:val="28"/>
                <w:rtl/>
              </w:rPr>
            </w:rPrChange>
          </w:rPr>
          <w:delText>برای</w:delText>
        </w:r>
        <w:r w:rsidRPr="00A47B4D" w:rsidDel="008F50E8">
          <w:rPr>
            <w:rFonts w:ascii="Times New Roman" w:hAnsi="Times New Roman" w:cs="B Nazanin"/>
            <w:sz w:val="24"/>
            <w:szCs w:val="28"/>
            <w:u w:val="single"/>
            <w:rtl/>
            <w:rPrChange w:id="3153"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54" w:author="Lenovo" w:date="2026-09-23T02:46:00Z">
              <w:rPr>
                <w:rFonts w:ascii="Times New Roman" w:hAnsi="Times New Roman" w:cs="B Nazanin" w:hint="cs"/>
                <w:sz w:val="24"/>
                <w:szCs w:val="28"/>
                <w:rtl/>
              </w:rPr>
            </w:rPrChange>
          </w:rPr>
          <w:delText>مثال</w:delText>
        </w:r>
        <w:r w:rsidRPr="00A47B4D" w:rsidDel="008F50E8">
          <w:rPr>
            <w:rFonts w:ascii="Times New Roman" w:hAnsi="Times New Roman" w:cs="B Nazanin"/>
            <w:sz w:val="24"/>
            <w:szCs w:val="28"/>
            <w:u w:val="single"/>
            <w:rtl/>
            <w:rPrChange w:id="3155"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56"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3157"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58" w:author="Lenovo" w:date="2026-09-23T02:46:00Z">
              <w:rPr>
                <w:rFonts w:ascii="Times New Roman" w:hAnsi="Times New Roman" w:cs="B Nazanin" w:hint="cs"/>
                <w:sz w:val="24"/>
                <w:szCs w:val="28"/>
                <w:rtl/>
              </w:rPr>
            </w:rPrChange>
          </w:rPr>
          <w:delText>مدل‌های</w:delText>
        </w:r>
        <w:r w:rsidRPr="00A47B4D" w:rsidDel="008F50E8">
          <w:rPr>
            <w:rFonts w:ascii="Times New Roman" w:hAnsi="Times New Roman" w:cs="B Nazanin"/>
            <w:sz w:val="24"/>
            <w:szCs w:val="28"/>
            <w:u w:val="single"/>
            <w:rtl/>
            <w:rPrChange w:id="3159"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60" w:author="Lenovo" w:date="2026-09-23T02:46:00Z">
              <w:rPr>
                <w:rFonts w:ascii="Times New Roman" w:hAnsi="Times New Roman" w:cs="B Nazanin" w:hint="cs"/>
                <w:sz w:val="24"/>
                <w:szCs w:val="28"/>
                <w:rtl/>
              </w:rPr>
            </w:rPrChange>
          </w:rPr>
          <w:delText>میمونی</w:delText>
        </w:r>
      </w:del>
      <w:ins w:id="3161" w:author="SALMANIAN MOHAMMADHASSAN" w:date="2026-09-11T16:14:00Z">
        <w:del w:id="3162" w:author="Lenovo" w:date="2026-09-23T02:49:00Z">
          <w:r w:rsidR="00E8520E" w:rsidRPr="00A47B4D" w:rsidDel="008F50E8">
            <w:rPr>
              <w:rFonts w:ascii="Times New Roman" w:hAnsi="Times New Roman" w:cs="B Nazanin" w:hint="cs"/>
              <w:sz w:val="24"/>
              <w:szCs w:val="28"/>
              <w:u w:val="single"/>
              <w:rtl/>
              <w:rPrChange w:id="3163" w:author="Lenovo" w:date="2026-09-23T02:46:00Z">
                <w:rPr>
                  <w:rFonts w:ascii="Times New Roman" w:hAnsi="Times New Roman" w:cs="B Nazanin" w:hint="cs"/>
                  <w:sz w:val="24"/>
                  <w:szCs w:val="28"/>
                  <w:rtl/>
                </w:rPr>
              </w:rPrChange>
            </w:rPr>
            <w:delText>،</w:delText>
          </w:r>
        </w:del>
      </w:ins>
      <w:del w:id="3164" w:author="Lenovo" w:date="2026-09-23T02:49:00Z">
        <w:r w:rsidRPr="00A47B4D" w:rsidDel="008F50E8">
          <w:rPr>
            <w:rFonts w:ascii="Times New Roman" w:hAnsi="Times New Roman" w:cs="B Nazanin"/>
            <w:sz w:val="24"/>
            <w:szCs w:val="28"/>
            <w:u w:val="single"/>
            <w:rtl/>
            <w:rPrChange w:id="3165" w:author="Lenovo" w:date="2026-09-23T02:46:00Z">
              <w:rPr>
                <w:rFonts w:ascii="Times New Roman" w:hAnsi="Times New Roman" w:cs="B Nazanin"/>
                <w:sz w:val="24"/>
                <w:szCs w:val="28"/>
                <w:rtl/>
              </w:rPr>
            </w:rPrChange>
          </w:rPr>
          <w:delText xml:space="preserve"> </w:delText>
        </w:r>
      </w:del>
      <w:ins w:id="3166" w:author="SALMANIAN MOHAMMADHASSAN" w:date="2026-09-11T16:14:00Z">
        <w:del w:id="3167" w:author="Lenovo" w:date="2026-09-23T02:49:00Z">
          <w:r w:rsidR="00E8520E" w:rsidRPr="00A47B4D" w:rsidDel="008F50E8">
            <w:rPr>
              <w:rFonts w:ascii="Times New Roman" w:hAnsi="Times New Roman" w:cs="B Nazanin" w:hint="cs"/>
              <w:sz w:val="24"/>
              <w:szCs w:val="28"/>
              <w:u w:val="single"/>
              <w:rtl/>
              <w:rPrChange w:id="3168" w:author="Lenovo" w:date="2026-09-23T02:46:00Z">
                <w:rPr>
                  <w:rFonts w:ascii="Times New Roman" w:hAnsi="Times New Roman" w:cs="B Nazanin" w:hint="cs"/>
                  <w:sz w:val="24"/>
                  <w:szCs w:val="28"/>
                  <w:rtl/>
                </w:rPr>
              </w:rPrChange>
            </w:rPr>
            <w:delText>کاندید</w:delText>
          </w:r>
          <w:r w:rsidR="00E8520E" w:rsidRPr="00A47B4D" w:rsidDel="008F50E8">
            <w:rPr>
              <w:rFonts w:ascii="Times New Roman" w:hAnsi="Times New Roman" w:cs="B Nazanin"/>
              <w:sz w:val="24"/>
              <w:szCs w:val="28"/>
              <w:u w:val="single"/>
              <w:rtl/>
              <w:rPrChange w:id="3169" w:author="Lenovo" w:date="2026-09-23T02:46:00Z">
                <w:rPr>
                  <w:rFonts w:ascii="Times New Roman" w:hAnsi="Times New Roman" w:cs="B Nazanin"/>
                  <w:sz w:val="24"/>
                  <w:szCs w:val="28"/>
                  <w:rtl/>
                </w:rPr>
              </w:rPrChange>
            </w:rPr>
            <w:delText xml:space="preserve"> </w:delText>
          </w:r>
        </w:del>
      </w:ins>
      <w:del w:id="3170" w:author="Lenovo" w:date="2026-09-23T02:49:00Z">
        <w:r w:rsidRPr="00A47B4D" w:rsidDel="008F50E8">
          <w:rPr>
            <w:rFonts w:ascii="Times New Roman" w:hAnsi="Times New Roman" w:cs="B Nazanin" w:hint="cs"/>
            <w:sz w:val="24"/>
            <w:szCs w:val="28"/>
            <w:u w:val="single"/>
            <w:rtl/>
            <w:rPrChange w:id="3171" w:author="Lenovo" w:date="2026-09-23T02:46:00Z">
              <w:rPr>
                <w:rFonts w:ascii="Times New Roman" w:hAnsi="Times New Roman" w:cs="B Nazanin" w:hint="cs"/>
                <w:sz w:val="24"/>
                <w:szCs w:val="28"/>
                <w:rtl/>
              </w:rPr>
            </w:rPrChange>
          </w:rPr>
          <w:delText>واکسن</w:delText>
        </w:r>
        <w:r w:rsidRPr="00A47B4D" w:rsidDel="008F50E8">
          <w:rPr>
            <w:rFonts w:ascii="Times New Roman" w:hAnsi="Times New Roman" w:cs="B Nazanin"/>
            <w:sz w:val="24"/>
            <w:szCs w:val="28"/>
            <w:u w:val="single"/>
            <w:rtl/>
            <w:rPrChange w:id="317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173" w:author="Lenovo" w:date="2026-09-23T02:46:00Z">
              <w:rPr>
                <w:rFonts w:ascii="Times New Roman" w:hAnsi="Times New Roman" w:cs="B Nazanin"/>
                <w:sz w:val="24"/>
                <w:szCs w:val="28"/>
              </w:rPr>
            </w:rPrChange>
          </w:rPr>
          <w:delText>WN-80E</w:delText>
        </w:r>
        <w:r w:rsidRPr="00A47B4D" w:rsidDel="008F50E8">
          <w:rPr>
            <w:rFonts w:ascii="Times New Roman" w:hAnsi="Times New Roman" w:cs="B Nazanin"/>
            <w:sz w:val="24"/>
            <w:szCs w:val="28"/>
            <w:u w:val="single"/>
            <w:rtl/>
            <w:rPrChange w:id="317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75" w:author="Lenovo" w:date="2026-09-23T02:46:00Z">
              <w:rPr>
                <w:rFonts w:ascii="Times New Roman" w:hAnsi="Times New Roman" w:cs="B Nazanin" w:hint="cs"/>
                <w:sz w:val="24"/>
                <w:szCs w:val="28"/>
                <w:rtl/>
              </w:rPr>
            </w:rPrChange>
          </w:rPr>
          <w:delText>توانسته</w:delText>
        </w:r>
        <w:r w:rsidRPr="00A47B4D" w:rsidDel="008F50E8">
          <w:rPr>
            <w:rFonts w:ascii="Times New Roman" w:hAnsi="Times New Roman" w:cs="B Nazanin"/>
            <w:sz w:val="24"/>
            <w:szCs w:val="28"/>
            <w:u w:val="single"/>
            <w:rtl/>
            <w:rPrChange w:id="317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77" w:author="Lenovo" w:date="2026-09-23T02:46:00Z">
              <w:rPr>
                <w:rFonts w:ascii="Times New Roman" w:hAnsi="Times New Roman" w:cs="B Nazanin" w:hint="cs"/>
                <w:sz w:val="24"/>
                <w:szCs w:val="28"/>
                <w:rtl/>
              </w:rPr>
            </w:rPrChange>
          </w:rPr>
          <w:delText>است</w:delText>
        </w:r>
        <w:r w:rsidRPr="00A47B4D" w:rsidDel="008F50E8">
          <w:rPr>
            <w:rFonts w:ascii="Times New Roman" w:hAnsi="Times New Roman" w:cs="B Nazanin"/>
            <w:sz w:val="24"/>
            <w:szCs w:val="28"/>
            <w:u w:val="single"/>
            <w:rtl/>
            <w:rPrChange w:id="317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79" w:author="Lenovo" w:date="2026-09-23T02:46:00Z">
              <w:rPr>
                <w:rFonts w:ascii="Times New Roman" w:hAnsi="Times New Roman" w:cs="B Nazanin" w:hint="cs"/>
                <w:sz w:val="24"/>
                <w:szCs w:val="28"/>
                <w:rtl/>
              </w:rPr>
            </w:rPrChange>
          </w:rPr>
          <w:delText>پس</w:delText>
        </w:r>
        <w:r w:rsidRPr="00A47B4D" w:rsidDel="008F50E8">
          <w:rPr>
            <w:rFonts w:ascii="Times New Roman" w:hAnsi="Times New Roman" w:cs="B Nazanin"/>
            <w:sz w:val="24"/>
            <w:szCs w:val="28"/>
            <w:u w:val="single"/>
            <w:rtl/>
            <w:rPrChange w:id="318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81" w:author="Lenovo" w:date="2026-09-23T02:46:00Z">
              <w:rPr>
                <w:rFonts w:ascii="Times New Roman" w:hAnsi="Times New Roman" w:cs="B Nazanin" w:hint="cs"/>
                <w:sz w:val="24"/>
                <w:szCs w:val="28"/>
                <w:rtl/>
              </w:rPr>
            </w:rPrChange>
          </w:rPr>
          <w:delText>از</w:delText>
        </w:r>
        <w:r w:rsidRPr="00A47B4D" w:rsidDel="008F50E8">
          <w:rPr>
            <w:rFonts w:ascii="Times New Roman" w:hAnsi="Times New Roman" w:cs="B Nazanin"/>
            <w:sz w:val="24"/>
            <w:szCs w:val="28"/>
            <w:u w:val="single"/>
            <w:rtl/>
            <w:rPrChange w:id="318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83" w:author="Lenovo" w:date="2026-09-23T02:46:00Z">
              <w:rPr>
                <w:rFonts w:ascii="Times New Roman" w:hAnsi="Times New Roman" w:cs="B Nazanin" w:hint="cs"/>
                <w:sz w:val="24"/>
                <w:szCs w:val="28"/>
                <w:rtl/>
              </w:rPr>
            </w:rPrChange>
          </w:rPr>
          <w:delText>چند</w:delText>
        </w:r>
        <w:r w:rsidRPr="00A47B4D" w:rsidDel="008F50E8">
          <w:rPr>
            <w:rFonts w:ascii="Times New Roman" w:hAnsi="Times New Roman" w:cs="B Nazanin"/>
            <w:sz w:val="24"/>
            <w:szCs w:val="28"/>
            <w:u w:val="single"/>
            <w:rtl/>
            <w:rPrChange w:id="318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85" w:author="Lenovo" w:date="2026-09-23T02:46:00Z">
              <w:rPr>
                <w:rFonts w:ascii="Times New Roman" w:hAnsi="Times New Roman" w:cs="B Nazanin" w:hint="cs"/>
                <w:sz w:val="24"/>
                <w:szCs w:val="28"/>
                <w:rtl/>
              </w:rPr>
            </w:rPrChange>
          </w:rPr>
          <w:delText>نوبت</w:delText>
        </w:r>
        <w:r w:rsidRPr="00A47B4D" w:rsidDel="008F50E8">
          <w:rPr>
            <w:rFonts w:ascii="Times New Roman" w:hAnsi="Times New Roman" w:cs="B Nazanin"/>
            <w:sz w:val="24"/>
            <w:szCs w:val="28"/>
            <w:u w:val="single"/>
            <w:rtl/>
            <w:rPrChange w:id="318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87" w:author="Lenovo" w:date="2026-09-23T02:46:00Z">
              <w:rPr>
                <w:rFonts w:ascii="Times New Roman" w:hAnsi="Times New Roman" w:cs="B Nazanin" w:hint="cs"/>
                <w:sz w:val="24"/>
                <w:szCs w:val="28"/>
                <w:rtl/>
              </w:rPr>
            </w:rPrChange>
          </w:rPr>
          <w:delText>ایمن‌سازی</w:delText>
        </w:r>
        <w:r w:rsidRPr="00A47B4D" w:rsidDel="008F50E8">
          <w:rPr>
            <w:rFonts w:ascii="Times New Roman" w:hAnsi="Times New Roman" w:cs="B Nazanin"/>
            <w:sz w:val="24"/>
            <w:szCs w:val="28"/>
            <w:u w:val="single"/>
            <w:rtl/>
            <w:rPrChange w:id="318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89" w:author="Lenovo" w:date="2026-09-23T02:46:00Z">
              <w:rPr>
                <w:rFonts w:ascii="Times New Roman" w:hAnsi="Times New Roman" w:cs="B Nazanin" w:hint="cs"/>
                <w:sz w:val="24"/>
                <w:szCs w:val="28"/>
                <w:rtl/>
              </w:rPr>
            </w:rPrChange>
          </w:rPr>
          <w:delText>تیترهای</w:delText>
        </w:r>
        <w:r w:rsidRPr="00A47B4D" w:rsidDel="008F50E8">
          <w:rPr>
            <w:rFonts w:ascii="Times New Roman" w:hAnsi="Times New Roman" w:cs="B Nazanin"/>
            <w:sz w:val="24"/>
            <w:szCs w:val="28"/>
            <w:u w:val="single"/>
            <w:rtl/>
            <w:rPrChange w:id="319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91" w:author="Lenovo" w:date="2026-09-23T02:46:00Z">
              <w:rPr>
                <w:rFonts w:ascii="Times New Roman" w:hAnsi="Times New Roman" w:cs="B Nazanin" w:hint="cs"/>
                <w:sz w:val="24"/>
                <w:szCs w:val="28"/>
                <w:rtl/>
              </w:rPr>
            </w:rPrChange>
          </w:rPr>
          <w:delText>بالای</w:delText>
        </w:r>
        <w:r w:rsidRPr="00A47B4D" w:rsidDel="008F50E8">
          <w:rPr>
            <w:rFonts w:ascii="Times New Roman" w:hAnsi="Times New Roman" w:cs="B Nazanin"/>
            <w:sz w:val="24"/>
            <w:szCs w:val="28"/>
            <w:u w:val="single"/>
            <w:rtl/>
            <w:rPrChange w:id="319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93" w:author="Lenovo" w:date="2026-09-23T02:46:00Z">
              <w:rPr>
                <w:rFonts w:ascii="Times New Roman" w:hAnsi="Times New Roman" w:cs="B Nazanin" w:hint="cs"/>
                <w:sz w:val="24"/>
                <w:szCs w:val="28"/>
                <w:rtl/>
              </w:rPr>
            </w:rPrChange>
          </w:rPr>
          <w:delText>آنتی‌بادی</w:delText>
        </w:r>
        <w:r w:rsidRPr="00A47B4D" w:rsidDel="008F50E8">
          <w:rPr>
            <w:rFonts w:ascii="Times New Roman" w:hAnsi="Times New Roman" w:cs="B Nazanin"/>
            <w:sz w:val="24"/>
            <w:szCs w:val="28"/>
            <w:u w:val="single"/>
            <w:rtl/>
            <w:rPrChange w:id="319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95" w:author="Lenovo" w:date="2026-09-23T02:46:00Z">
              <w:rPr>
                <w:rFonts w:ascii="Times New Roman" w:hAnsi="Times New Roman" w:cs="B Nazanin" w:hint="cs"/>
                <w:sz w:val="24"/>
                <w:szCs w:val="28"/>
                <w:rtl/>
              </w:rPr>
            </w:rPrChange>
          </w:rPr>
          <w:delText>خنثی‌کننده</w:delText>
        </w:r>
        <w:r w:rsidRPr="00A47B4D" w:rsidDel="008F50E8">
          <w:rPr>
            <w:rFonts w:ascii="Times New Roman" w:hAnsi="Times New Roman" w:cs="B Nazanin"/>
            <w:sz w:val="24"/>
            <w:szCs w:val="28"/>
            <w:u w:val="single"/>
            <w:rtl/>
            <w:rPrChange w:id="319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97" w:author="Lenovo" w:date="2026-09-23T02:46:00Z">
              <w:rPr>
                <w:rFonts w:ascii="Times New Roman" w:hAnsi="Times New Roman" w:cs="B Nazanin" w:hint="cs"/>
                <w:sz w:val="24"/>
                <w:szCs w:val="28"/>
                <w:rtl/>
              </w:rPr>
            </w:rPrChange>
          </w:rPr>
          <w:delText>ایجاد</w:delText>
        </w:r>
        <w:r w:rsidRPr="00A47B4D" w:rsidDel="008F50E8">
          <w:rPr>
            <w:rFonts w:ascii="Times New Roman" w:hAnsi="Times New Roman" w:cs="B Nazanin"/>
            <w:sz w:val="24"/>
            <w:szCs w:val="28"/>
            <w:u w:val="single"/>
            <w:rtl/>
            <w:rPrChange w:id="319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199" w:author="Lenovo" w:date="2026-09-23T02:46:00Z">
              <w:rPr>
                <w:rFonts w:ascii="Times New Roman" w:hAnsi="Times New Roman" w:cs="B Nazanin" w:hint="cs"/>
                <w:sz w:val="24"/>
                <w:szCs w:val="28"/>
                <w:rtl/>
              </w:rPr>
            </w:rPrChange>
          </w:rPr>
          <w:delText>کند</w:delText>
        </w:r>
        <w:r w:rsidRPr="00A47B4D" w:rsidDel="008F50E8">
          <w:rPr>
            <w:rFonts w:ascii="Times New Roman" w:hAnsi="Times New Roman" w:cs="B Nazanin"/>
            <w:sz w:val="24"/>
            <w:szCs w:val="28"/>
            <w:u w:val="single"/>
            <w:rtl/>
            <w:rPrChange w:id="320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01" w:author="Lenovo" w:date="2026-09-23T02:46:00Z">
              <w:rPr>
                <w:rFonts w:ascii="Times New Roman" w:hAnsi="Times New Roman" w:cs="B Nazanin" w:hint="cs"/>
                <w:sz w:val="24"/>
                <w:szCs w:val="28"/>
                <w:rtl/>
              </w:rPr>
            </w:rPrChange>
          </w:rPr>
          <w:delText>و</w:delText>
        </w:r>
        <w:r w:rsidRPr="00A47B4D" w:rsidDel="008F50E8">
          <w:rPr>
            <w:rFonts w:ascii="Times New Roman" w:hAnsi="Times New Roman" w:cs="B Nazanin"/>
            <w:sz w:val="24"/>
            <w:szCs w:val="28"/>
            <w:u w:val="single"/>
            <w:rtl/>
            <w:rPrChange w:id="320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03"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320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05" w:author="Lenovo" w:date="2026-09-23T02:46:00Z">
              <w:rPr>
                <w:rFonts w:ascii="Times New Roman" w:hAnsi="Times New Roman" w:cs="B Nazanin" w:hint="cs"/>
                <w:sz w:val="24"/>
                <w:szCs w:val="28"/>
                <w:rtl/>
              </w:rPr>
            </w:rPrChange>
          </w:rPr>
          <w:delText>برابر</w:delText>
        </w:r>
        <w:r w:rsidRPr="00A47B4D" w:rsidDel="008F50E8">
          <w:rPr>
            <w:rFonts w:ascii="Times New Roman" w:hAnsi="Times New Roman" w:cs="B Nazanin"/>
            <w:sz w:val="24"/>
            <w:szCs w:val="28"/>
            <w:u w:val="single"/>
            <w:rtl/>
            <w:rPrChange w:id="320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07" w:author="Lenovo" w:date="2026-09-23T02:46:00Z">
              <w:rPr>
                <w:rFonts w:ascii="Times New Roman" w:hAnsi="Times New Roman" w:cs="B Nazanin" w:hint="cs"/>
                <w:sz w:val="24"/>
                <w:szCs w:val="28"/>
                <w:rtl/>
              </w:rPr>
            </w:rPrChange>
          </w:rPr>
          <w:delText>چالش</w:delText>
        </w:r>
        <w:r w:rsidRPr="00A47B4D" w:rsidDel="008F50E8">
          <w:rPr>
            <w:rFonts w:ascii="Times New Roman" w:hAnsi="Times New Roman" w:cs="B Nazanin"/>
            <w:sz w:val="24"/>
            <w:szCs w:val="28"/>
            <w:u w:val="single"/>
            <w:rtl/>
            <w:rPrChange w:id="320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09" w:author="Lenovo" w:date="2026-09-23T02:46:00Z">
              <w:rPr>
                <w:rFonts w:ascii="Times New Roman" w:hAnsi="Times New Roman" w:cs="B Nazanin" w:hint="cs"/>
                <w:sz w:val="24"/>
                <w:szCs w:val="28"/>
                <w:rtl/>
              </w:rPr>
            </w:rPrChange>
          </w:rPr>
          <w:delText>ویروسی</w:delText>
        </w:r>
        <w:r w:rsidRPr="00A47B4D" w:rsidDel="008F50E8">
          <w:rPr>
            <w:rFonts w:ascii="Times New Roman" w:hAnsi="Times New Roman" w:cs="B Nazanin"/>
            <w:sz w:val="24"/>
            <w:szCs w:val="28"/>
            <w:u w:val="single"/>
            <w:rtl/>
            <w:rPrChange w:id="321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11" w:author="Lenovo" w:date="2026-09-23T02:46:00Z">
              <w:rPr>
                <w:rFonts w:ascii="Times New Roman" w:hAnsi="Times New Roman" w:cs="B Nazanin" w:hint="cs"/>
                <w:sz w:val="24"/>
                <w:szCs w:val="28"/>
                <w:rtl/>
              </w:rPr>
            </w:rPrChange>
          </w:rPr>
          <w:delText>محافظت</w:delText>
        </w:r>
        <w:r w:rsidRPr="00A47B4D" w:rsidDel="008F50E8">
          <w:rPr>
            <w:rFonts w:ascii="Times New Roman" w:hAnsi="Times New Roman" w:cs="B Nazanin"/>
            <w:sz w:val="24"/>
            <w:szCs w:val="28"/>
            <w:u w:val="single"/>
            <w:rtl/>
            <w:rPrChange w:id="321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13" w:author="Lenovo" w:date="2026-09-23T02:46:00Z">
              <w:rPr>
                <w:rFonts w:ascii="Times New Roman" w:hAnsi="Times New Roman" w:cs="B Nazanin" w:hint="cs"/>
                <w:sz w:val="24"/>
                <w:szCs w:val="28"/>
                <w:rtl/>
              </w:rPr>
            </w:rPrChange>
          </w:rPr>
          <w:delText>مؤثر</w:delText>
        </w:r>
        <w:r w:rsidRPr="00A47B4D" w:rsidDel="008F50E8">
          <w:rPr>
            <w:rFonts w:ascii="Times New Roman" w:hAnsi="Times New Roman" w:cs="B Nazanin"/>
            <w:sz w:val="24"/>
            <w:szCs w:val="28"/>
            <w:u w:val="single"/>
            <w:rtl/>
            <w:rPrChange w:id="321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15" w:author="Lenovo" w:date="2026-09-23T02:46:00Z">
              <w:rPr>
                <w:rFonts w:ascii="Times New Roman" w:hAnsi="Times New Roman" w:cs="B Nazanin" w:hint="cs"/>
                <w:sz w:val="24"/>
                <w:szCs w:val="28"/>
                <w:rtl/>
              </w:rPr>
            </w:rPrChange>
          </w:rPr>
          <w:delText>فراهم</w:delText>
        </w:r>
        <w:r w:rsidRPr="00A47B4D" w:rsidDel="008F50E8">
          <w:rPr>
            <w:rFonts w:ascii="Times New Roman" w:hAnsi="Times New Roman" w:cs="B Nazanin"/>
            <w:sz w:val="24"/>
            <w:szCs w:val="28"/>
            <w:u w:val="single"/>
            <w:rtl/>
            <w:rPrChange w:id="321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17" w:author="Lenovo" w:date="2026-09-23T02:46:00Z">
              <w:rPr>
                <w:rFonts w:ascii="Times New Roman" w:hAnsi="Times New Roman" w:cs="B Nazanin" w:hint="cs"/>
                <w:sz w:val="24"/>
                <w:szCs w:val="28"/>
                <w:rtl/>
              </w:rPr>
            </w:rPrChange>
          </w:rPr>
          <w:delText>آورد‌</w:delText>
        </w:r>
        <w:r w:rsidR="00A2596F" w:rsidRPr="00A47B4D" w:rsidDel="008F50E8">
          <w:rPr>
            <w:rFonts w:ascii="Times New Roman" w:hAnsi="Times New Roman" w:cs="B Nazanin"/>
            <w:sz w:val="24"/>
            <w:szCs w:val="28"/>
            <w:u w:val="single"/>
            <w:rtl/>
            <w:rPrChange w:id="3218" w:author="Lenovo" w:date="2026-09-23T02:46:00Z">
              <w:rPr>
                <w:rFonts w:ascii="Times New Roman" w:hAnsi="Times New Roman" w:cs="B Nazanin"/>
                <w:sz w:val="24"/>
                <w:szCs w:val="28"/>
                <w:rtl/>
              </w:rPr>
            </w:rPrChange>
          </w:rPr>
          <w:delText>(منابع ق</w:delText>
        </w:r>
        <w:r w:rsidR="00A2596F" w:rsidRPr="00A47B4D" w:rsidDel="008F50E8">
          <w:rPr>
            <w:rFonts w:ascii="Times New Roman" w:hAnsi="Times New Roman" w:cs="B Nazanin" w:hint="cs"/>
            <w:sz w:val="24"/>
            <w:szCs w:val="28"/>
            <w:u w:val="single"/>
            <w:rtl/>
            <w:rPrChange w:id="3219" w:author="Lenovo" w:date="2026-09-23T02:46:00Z">
              <w:rPr>
                <w:rFonts w:ascii="Times New Roman" w:hAnsi="Times New Roman" w:cs="B Nazanin" w:hint="cs"/>
                <w:sz w:val="24"/>
                <w:szCs w:val="28"/>
                <w:rtl/>
              </w:rPr>
            </w:rPrChange>
          </w:rPr>
          <w:delText>ید</w:delText>
        </w:r>
        <w:r w:rsidR="00A2596F" w:rsidRPr="00A47B4D" w:rsidDel="008F50E8">
          <w:rPr>
            <w:rFonts w:ascii="Times New Roman" w:hAnsi="Times New Roman" w:cs="B Nazanin"/>
            <w:sz w:val="24"/>
            <w:szCs w:val="28"/>
            <w:u w:val="single"/>
            <w:rtl/>
            <w:rPrChange w:id="3220" w:author="Lenovo" w:date="2026-09-23T02:46:00Z">
              <w:rPr>
                <w:rFonts w:ascii="Times New Roman" w:hAnsi="Times New Roman" w:cs="B Nazanin"/>
                <w:sz w:val="24"/>
                <w:szCs w:val="28"/>
                <w:rtl/>
              </w:rPr>
            </w:rPrChange>
          </w:rPr>
          <w:delText xml:space="preserve"> خواهد شد) </w:delText>
        </w:r>
        <w:r w:rsidRPr="00A47B4D" w:rsidDel="008F50E8">
          <w:rPr>
            <w:rFonts w:ascii="Times New Roman" w:hAnsi="Times New Roman" w:cs="B Nazanin" w:hint="cs"/>
            <w:sz w:val="24"/>
            <w:szCs w:val="28"/>
            <w:u w:val="single"/>
            <w:rtl/>
            <w:rPrChange w:id="3221" w:author="Lenovo" w:date="2026-09-23T02:46:00Z">
              <w:rPr>
                <w:rFonts w:ascii="Times New Roman" w:hAnsi="Times New Roman" w:cs="B Nazanin" w:hint="cs"/>
                <w:sz w:val="24"/>
                <w:szCs w:val="28"/>
                <w:rtl/>
              </w:rPr>
            </w:rPrChange>
          </w:rPr>
          <w:delText>همچنین</w:delText>
        </w:r>
        <w:r w:rsidRPr="00A47B4D" w:rsidDel="008F50E8">
          <w:rPr>
            <w:rFonts w:ascii="Times New Roman" w:hAnsi="Times New Roman" w:cs="B Nazanin"/>
            <w:sz w:val="24"/>
            <w:szCs w:val="28"/>
            <w:u w:val="single"/>
            <w:rtl/>
            <w:rPrChange w:id="322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23"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322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25" w:author="Lenovo" w:date="2026-09-23T02:46:00Z">
              <w:rPr>
                <w:rFonts w:ascii="Times New Roman" w:hAnsi="Times New Roman" w:cs="B Nazanin" w:hint="cs"/>
                <w:sz w:val="24"/>
                <w:szCs w:val="28"/>
                <w:rtl/>
              </w:rPr>
            </w:rPrChange>
          </w:rPr>
          <w:delText>مدل</w:delText>
        </w:r>
        <w:r w:rsidRPr="00A47B4D" w:rsidDel="008F50E8">
          <w:rPr>
            <w:rFonts w:ascii="Times New Roman" w:hAnsi="Times New Roman" w:cs="B Nazanin"/>
            <w:sz w:val="24"/>
            <w:szCs w:val="28"/>
            <w:u w:val="single"/>
            <w:rtl/>
            <w:rPrChange w:id="322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27" w:author="Lenovo" w:date="2026-09-23T02:46:00Z">
              <w:rPr>
                <w:rFonts w:ascii="Times New Roman" w:hAnsi="Times New Roman" w:cs="B Nazanin" w:hint="cs"/>
                <w:sz w:val="24"/>
                <w:szCs w:val="28"/>
                <w:rtl/>
              </w:rPr>
            </w:rPrChange>
          </w:rPr>
          <w:delText>موشی</w:delText>
        </w:r>
        <w:r w:rsidRPr="00A47B4D" w:rsidDel="008F50E8">
          <w:rPr>
            <w:rFonts w:ascii="Times New Roman" w:hAnsi="Times New Roman" w:cs="B Nazanin"/>
            <w:sz w:val="24"/>
            <w:szCs w:val="28"/>
            <w:u w:val="single"/>
            <w:rtl/>
            <w:rPrChange w:id="322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29" w:author="Lenovo" w:date="2026-09-23T02:46:00Z">
              <w:rPr>
                <w:rFonts w:ascii="Times New Roman" w:hAnsi="Times New Roman" w:cs="B Nazanin" w:hint="cs"/>
                <w:sz w:val="24"/>
                <w:szCs w:val="28"/>
                <w:rtl/>
              </w:rPr>
            </w:rPrChange>
          </w:rPr>
          <w:delText>واکسیناسیون</w:delText>
        </w:r>
        <w:r w:rsidRPr="00A47B4D" w:rsidDel="008F50E8">
          <w:rPr>
            <w:rFonts w:ascii="Times New Roman" w:hAnsi="Times New Roman" w:cs="B Nazanin"/>
            <w:sz w:val="24"/>
            <w:szCs w:val="28"/>
            <w:u w:val="single"/>
            <w:rtl/>
            <w:rPrChange w:id="323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31" w:author="Lenovo" w:date="2026-09-23T02:46:00Z">
              <w:rPr>
                <w:rFonts w:ascii="Times New Roman" w:hAnsi="Times New Roman" w:cs="B Nazanin" w:hint="cs"/>
                <w:sz w:val="24"/>
                <w:szCs w:val="28"/>
                <w:rtl/>
              </w:rPr>
            </w:rPrChange>
          </w:rPr>
          <w:delText>با</w:delText>
        </w:r>
        <w:r w:rsidRPr="00A47B4D" w:rsidDel="008F50E8">
          <w:rPr>
            <w:rFonts w:ascii="Times New Roman" w:hAnsi="Times New Roman" w:cs="B Nazanin"/>
            <w:sz w:val="24"/>
            <w:szCs w:val="28"/>
            <w:u w:val="single"/>
            <w:rtl/>
            <w:rPrChange w:id="323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33" w:author="Lenovo" w:date="2026-09-23T02:46:00Z">
              <w:rPr>
                <w:rFonts w:ascii="Times New Roman" w:hAnsi="Times New Roman" w:cs="B Nazanin" w:hint="cs"/>
                <w:sz w:val="24"/>
                <w:szCs w:val="28"/>
                <w:rtl/>
              </w:rPr>
            </w:rPrChange>
          </w:rPr>
          <w:delText>بخش</w:delText>
        </w:r>
        <w:r w:rsidRPr="00A47B4D" w:rsidDel="008F50E8">
          <w:rPr>
            <w:rFonts w:ascii="Times New Roman" w:hAnsi="Times New Roman" w:cs="B Nazanin"/>
            <w:sz w:val="24"/>
            <w:szCs w:val="28"/>
            <w:u w:val="single"/>
            <w:rtl/>
            <w:rPrChange w:id="323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235" w:author="Lenovo" w:date="2026-09-23T02:46:00Z">
              <w:rPr>
                <w:rFonts w:ascii="Times New Roman" w:hAnsi="Times New Roman" w:cs="B Nazanin"/>
                <w:sz w:val="24"/>
                <w:szCs w:val="28"/>
              </w:rPr>
            </w:rPrChange>
          </w:rPr>
          <w:delText>DIII</w:delText>
        </w:r>
        <w:r w:rsidRPr="00A47B4D" w:rsidDel="008F50E8">
          <w:rPr>
            <w:rFonts w:ascii="Times New Roman" w:hAnsi="Times New Roman" w:cs="B Nazanin"/>
            <w:sz w:val="24"/>
            <w:szCs w:val="28"/>
            <w:u w:val="single"/>
            <w:rtl/>
            <w:rPrChange w:id="323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37" w:author="Lenovo" w:date="2026-09-23T02:46:00Z">
              <w:rPr>
                <w:rFonts w:ascii="Times New Roman" w:hAnsi="Times New Roman" w:cs="B Nazanin" w:hint="cs"/>
                <w:sz w:val="24"/>
                <w:szCs w:val="28"/>
                <w:rtl/>
              </w:rPr>
            </w:rPrChange>
          </w:rPr>
          <w:delText>از</w:delText>
        </w:r>
        <w:r w:rsidRPr="00A47B4D" w:rsidDel="008F50E8">
          <w:rPr>
            <w:rFonts w:ascii="Times New Roman" w:hAnsi="Times New Roman" w:cs="B Nazanin"/>
            <w:sz w:val="24"/>
            <w:szCs w:val="28"/>
            <w:u w:val="single"/>
            <w:rtl/>
            <w:rPrChange w:id="323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39" w:author="Lenovo" w:date="2026-09-23T02:46:00Z">
              <w:rPr>
                <w:rFonts w:ascii="Times New Roman" w:hAnsi="Times New Roman" w:cs="B Nazanin" w:hint="cs"/>
                <w:sz w:val="24"/>
                <w:szCs w:val="28"/>
                <w:rtl/>
              </w:rPr>
            </w:rPrChange>
          </w:rPr>
          <w:delText>گلیکوپروتئین</w:delText>
        </w:r>
        <w:r w:rsidRPr="00A47B4D" w:rsidDel="008F50E8">
          <w:rPr>
            <w:rFonts w:ascii="Times New Roman" w:hAnsi="Times New Roman" w:cs="B Nazanin"/>
            <w:sz w:val="24"/>
            <w:szCs w:val="28"/>
            <w:u w:val="single"/>
            <w:rtl/>
            <w:rPrChange w:id="324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241" w:author="Lenovo" w:date="2026-09-23T02:46:00Z">
              <w:rPr>
                <w:rFonts w:ascii="Times New Roman" w:hAnsi="Times New Roman" w:cs="B Nazanin"/>
                <w:sz w:val="24"/>
                <w:szCs w:val="28"/>
              </w:rPr>
            </w:rPrChange>
          </w:rPr>
          <w:delText>E</w:delText>
        </w:r>
        <w:r w:rsidRPr="00A47B4D" w:rsidDel="008F50E8">
          <w:rPr>
            <w:rFonts w:ascii="Times New Roman" w:hAnsi="Times New Roman" w:cs="B Nazanin"/>
            <w:sz w:val="24"/>
            <w:szCs w:val="28"/>
            <w:u w:val="single"/>
            <w:rtl/>
            <w:rPrChange w:id="324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43" w:author="Lenovo" w:date="2026-09-23T02:46:00Z">
              <w:rPr>
                <w:rFonts w:ascii="Times New Roman" w:hAnsi="Times New Roman" w:cs="B Nazanin" w:hint="cs"/>
                <w:sz w:val="24"/>
                <w:szCs w:val="28"/>
                <w:rtl/>
              </w:rPr>
            </w:rPrChange>
          </w:rPr>
          <w:delText>،</w:delText>
        </w:r>
        <w:r w:rsidRPr="00A47B4D" w:rsidDel="008F50E8">
          <w:rPr>
            <w:rFonts w:ascii="Times New Roman" w:hAnsi="Times New Roman" w:cs="B Nazanin"/>
            <w:sz w:val="24"/>
            <w:szCs w:val="28"/>
            <w:u w:val="single"/>
            <w:rtl/>
            <w:rPrChange w:id="324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45" w:author="Lenovo" w:date="2026-09-23T02:46:00Z">
              <w:rPr>
                <w:rFonts w:ascii="Times New Roman" w:hAnsi="Times New Roman" w:cs="B Nazanin" w:hint="cs"/>
                <w:sz w:val="24"/>
                <w:szCs w:val="28"/>
                <w:rtl/>
              </w:rPr>
            </w:rPrChange>
          </w:rPr>
          <w:delText>توانسته</w:delText>
        </w:r>
        <w:r w:rsidRPr="00A47B4D" w:rsidDel="008F50E8">
          <w:rPr>
            <w:rFonts w:ascii="Times New Roman" w:hAnsi="Times New Roman" w:cs="B Nazanin"/>
            <w:sz w:val="24"/>
            <w:szCs w:val="28"/>
            <w:u w:val="single"/>
            <w:rtl/>
            <w:rPrChange w:id="324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47" w:author="Lenovo" w:date="2026-09-23T02:46:00Z">
              <w:rPr>
                <w:rFonts w:ascii="Times New Roman" w:hAnsi="Times New Roman" w:cs="B Nazanin" w:hint="cs"/>
                <w:sz w:val="24"/>
                <w:szCs w:val="28"/>
                <w:rtl/>
              </w:rPr>
            </w:rPrChange>
          </w:rPr>
          <w:delText>است</w:delText>
        </w:r>
        <w:r w:rsidRPr="00A47B4D" w:rsidDel="008F50E8">
          <w:rPr>
            <w:rFonts w:ascii="Times New Roman" w:hAnsi="Times New Roman" w:cs="B Nazanin"/>
            <w:sz w:val="24"/>
            <w:szCs w:val="28"/>
            <w:u w:val="single"/>
            <w:rtl/>
            <w:rPrChange w:id="324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49" w:author="Lenovo" w:date="2026-09-23T02:46:00Z">
              <w:rPr>
                <w:rFonts w:ascii="Times New Roman" w:hAnsi="Times New Roman" w:cs="B Nazanin" w:hint="cs"/>
                <w:sz w:val="24"/>
                <w:szCs w:val="28"/>
                <w:rtl/>
              </w:rPr>
            </w:rPrChange>
          </w:rPr>
          <w:delText>پاسخ</w:delText>
        </w:r>
        <w:r w:rsidRPr="00A47B4D" w:rsidDel="008F50E8">
          <w:rPr>
            <w:rFonts w:ascii="Times New Roman" w:hAnsi="Times New Roman" w:cs="B Nazanin"/>
            <w:sz w:val="24"/>
            <w:szCs w:val="28"/>
            <w:u w:val="single"/>
            <w:rtl/>
            <w:rPrChange w:id="325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51" w:author="Lenovo" w:date="2026-09-23T02:46:00Z">
              <w:rPr>
                <w:rFonts w:ascii="Times New Roman" w:hAnsi="Times New Roman" w:cs="B Nazanin" w:hint="cs"/>
                <w:sz w:val="24"/>
                <w:szCs w:val="28"/>
                <w:rtl/>
              </w:rPr>
            </w:rPrChange>
          </w:rPr>
          <w:delText>آنتی‌بادی</w:delText>
        </w:r>
        <w:r w:rsidRPr="00A47B4D" w:rsidDel="008F50E8">
          <w:rPr>
            <w:rFonts w:ascii="Times New Roman" w:hAnsi="Times New Roman" w:cs="B Nazanin"/>
            <w:sz w:val="24"/>
            <w:szCs w:val="28"/>
            <w:u w:val="single"/>
            <w:rtl/>
            <w:rPrChange w:id="325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253" w:author="Lenovo" w:date="2026-09-23T02:46:00Z">
              <w:rPr>
                <w:rFonts w:ascii="Times New Roman" w:hAnsi="Times New Roman" w:cs="B Nazanin"/>
                <w:sz w:val="24"/>
                <w:szCs w:val="28"/>
              </w:rPr>
            </w:rPrChange>
          </w:rPr>
          <w:delText>IgG</w:delText>
        </w:r>
        <w:r w:rsidRPr="00A47B4D" w:rsidDel="008F50E8">
          <w:rPr>
            <w:rFonts w:ascii="Times New Roman" w:hAnsi="Times New Roman" w:cs="B Nazanin"/>
            <w:sz w:val="24"/>
            <w:szCs w:val="28"/>
            <w:u w:val="single"/>
            <w:rtl/>
            <w:rPrChange w:id="325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55" w:author="Lenovo" w:date="2026-09-23T02:46:00Z">
              <w:rPr>
                <w:rFonts w:ascii="Times New Roman" w:hAnsi="Times New Roman" w:cs="B Nazanin" w:hint="cs"/>
                <w:sz w:val="24"/>
                <w:szCs w:val="28"/>
                <w:rtl/>
              </w:rPr>
            </w:rPrChange>
          </w:rPr>
          <w:delText>غالب</w:delText>
        </w:r>
        <w:r w:rsidRPr="00A47B4D" w:rsidDel="008F50E8">
          <w:rPr>
            <w:rFonts w:ascii="Times New Roman" w:hAnsi="Times New Roman" w:cs="B Nazanin"/>
            <w:sz w:val="24"/>
            <w:szCs w:val="28"/>
            <w:u w:val="single"/>
            <w:rtl/>
            <w:rPrChange w:id="325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57" w:author="Lenovo" w:date="2026-09-23T02:46:00Z">
              <w:rPr>
                <w:rFonts w:ascii="Times New Roman" w:hAnsi="Times New Roman" w:cs="B Nazanin" w:hint="cs"/>
                <w:sz w:val="24"/>
                <w:szCs w:val="28"/>
                <w:rtl/>
              </w:rPr>
            </w:rPrChange>
          </w:rPr>
          <w:delText>و</w:delText>
        </w:r>
        <w:r w:rsidRPr="00A47B4D" w:rsidDel="008F50E8">
          <w:rPr>
            <w:rFonts w:ascii="Times New Roman" w:hAnsi="Times New Roman" w:cs="B Nazanin"/>
            <w:sz w:val="24"/>
            <w:szCs w:val="28"/>
            <w:u w:val="single"/>
            <w:rtl/>
            <w:rPrChange w:id="325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59" w:author="Lenovo" w:date="2026-09-23T02:46:00Z">
              <w:rPr>
                <w:rFonts w:ascii="Times New Roman" w:hAnsi="Times New Roman" w:cs="B Nazanin" w:hint="cs"/>
                <w:sz w:val="24"/>
                <w:szCs w:val="28"/>
                <w:rtl/>
              </w:rPr>
            </w:rPrChange>
          </w:rPr>
          <w:delText>پاسخ</w:delText>
        </w:r>
        <w:r w:rsidRPr="00A47B4D" w:rsidDel="008F50E8">
          <w:rPr>
            <w:rFonts w:ascii="Times New Roman" w:hAnsi="Times New Roman" w:cs="B Nazanin"/>
            <w:sz w:val="24"/>
            <w:szCs w:val="28"/>
            <w:u w:val="single"/>
            <w:rtl/>
            <w:rPrChange w:id="326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61" w:author="Lenovo" w:date="2026-09-23T02:46:00Z">
              <w:rPr>
                <w:rFonts w:ascii="Times New Roman" w:hAnsi="Times New Roman" w:cs="B Nazanin" w:hint="cs"/>
                <w:sz w:val="24"/>
                <w:szCs w:val="28"/>
                <w:rtl/>
              </w:rPr>
            </w:rPrChange>
          </w:rPr>
          <w:delText>سلولی</w:delText>
        </w:r>
        <w:r w:rsidRPr="00A47B4D" w:rsidDel="008F50E8">
          <w:rPr>
            <w:rFonts w:ascii="Times New Roman" w:hAnsi="Times New Roman" w:cs="B Nazanin"/>
            <w:sz w:val="24"/>
            <w:szCs w:val="28"/>
            <w:u w:val="single"/>
            <w:rtl/>
            <w:rPrChange w:id="326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263" w:author="Lenovo" w:date="2026-09-23T02:46:00Z">
              <w:rPr>
                <w:rFonts w:ascii="Times New Roman" w:hAnsi="Times New Roman" w:cs="B Nazanin"/>
                <w:sz w:val="24"/>
                <w:szCs w:val="28"/>
              </w:rPr>
            </w:rPrChange>
          </w:rPr>
          <w:delText>Th1</w:delText>
        </w:r>
        <w:r w:rsidRPr="00A47B4D" w:rsidDel="008F50E8">
          <w:rPr>
            <w:rFonts w:ascii="Times New Roman" w:hAnsi="Times New Roman" w:cs="B Nazanin"/>
            <w:sz w:val="24"/>
            <w:szCs w:val="28"/>
            <w:u w:val="single"/>
            <w:rtl/>
            <w:rPrChange w:id="326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65" w:author="Lenovo" w:date="2026-09-23T02:46:00Z">
              <w:rPr>
                <w:rFonts w:ascii="Times New Roman" w:hAnsi="Times New Roman" w:cs="B Nazanin" w:hint="cs"/>
                <w:sz w:val="24"/>
                <w:szCs w:val="28"/>
                <w:rtl/>
              </w:rPr>
            </w:rPrChange>
          </w:rPr>
          <w:delText>را</w:delText>
        </w:r>
        <w:r w:rsidRPr="00A47B4D" w:rsidDel="008F50E8">
          <w:rPr>
            <w:rFonts w:ascii="Times New Roman" w:hAnsi="Times New Roman" w:cs="B Nazanin"/>
            <w:sz w:val="24"/>
            <w:szCs w:val="28"/>
            <w:u w:val="single"/>
            <w:rtl/>
            <w:rPrChange w:id="326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67" w:author="Lenovo" w:date="2026-09-23T02:46:00Z">
              <w:rPr>
                <w:rFonts w:ascii="Times New Roman" w:hAnsi="Times New Roman" w:cs="B Nazanin" w:hint="cs"/>
                <w:sz w:val="24"/>
                <w:szCs w:val="28"/>
                <w:rtl/>
              </w:rPr>
            </w:rPrChange>
          </w:rPr>
          <w:delText>تحریک</w:delText>
        </w:r>
        <w:r w:rsidRPr="00A47B4D" w:rsidDel="008F50E8">
          <w:rPr>
            <w:rFonts w:ascii="Times New Roman" w:hAnsi="Times New Roman" w:cs="B Nazanin"/>
            <w:sz w:val="24"/>
            <w:szCs w:val="28"/>
            <w:u w:val="single"/>
            <w:rtl/>
            <w:rPrChange w:id="326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69" w:author="Lenovo" w:date="2026-09-23T02:46:00Z">
              <w:rPr>
                <w:rFonts w:ascii="Times New Roman" w:hAnsi="Times New Roman" w:cs="B Nazanin" w:hint="cs"/>
                <w:sz w:val="24"/>
                <w:szCs w:val="28"/>
                <w:rtl/>
              </w:rPr>
            </w:rPrChange>
          </w:rPr>
          <w:delText>نماید</w:delText>
        </w:r>
        <w:r w:rsidRPr="00A47B4D" w:rsidDel="008F50E8">
          <w:rPr>
            <w:rFonts w:ascii="Times New Roman" w:hAnsi="Times New Roman" w:cs="B Nazanin"/>
            <w:sz w:val="24"/>
            <w:szCs w:val="28"/>
            <w:u w:val="single"/>
            <w:rtl/>
            <w:rPrChange w:id="327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71" w:author="Lenovo" w:date="2026-09-23T02:46:00Z">
              <w:rPr>
                <w:rFonts w:ascii="Times New Roman" w:hAnsi="Times New Roman" w:cs="B Nazanin" w:hint="cs"/>
                <w:sz w:val="24"/>
                <w:szCs w:val="28"/>
                <w:rtl/>
              </w:rPr>
            </w:rPrChange>
          </w:rPr>
          <w:delText>که</w:delText>
        </w:r>
        <w:r w:rsidRPr="00A47B4D" w:rsidDel="008F50E8">
          <w:rPr>
            <w:rFonts w:ascii="Times New Roman" w:hAnsi="Times New Roman" w:cs="B Nazanin"/>
            <w:sz w:val="24"/>
            <w:szCs w:val="28"/>
            <w:u w:val="single"/>
            <w:rtl/>
            <w:rPrChange w:id="327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73" w:author="Lenovo" w:date="2026-09-23T02:46:00Z">
              <w:rPr>
                <w:rFonts w:ascii="Times New Roman" w:hAnsi="Times New Roman" w:cs="B Nazanin" w:hint="cs"/>
                <w:sz w:val="24"/>
                <w:szCs w:val="28"/>
                <w:rtl/>
              </w:rPr>
            </w:rPrChange>
          </w:rPr>
          <w:delText>نشان</w:delText>
        </w:r>
        <w:r w:rsidRPr="00A47B4D" w:rsidDel="008F50E8">
          <w:rPr>
            <w:rFonts w:ascii="Times New Roman" w:hAnsi="Times New Roman" w:cs="B Nazanin"/>
            <w:sz w:val="24"/>
            <w:szCs w:val="28"/>
            <w:u w:val="single"/>
            <w:rtl/>
            <w:rPrChange w:id="327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75" w:author="Lenovo" w:date="2026-09-23T02:46:00Z">
              <w:rPr>
                <w:rFonts w:ascii="Times New Roman" w:hAnsi="Times New Roman" w:cs="B Nazanin" w:hint="cs"/>
                <w:sz w:val="24"/>
                <w:szCs w:val="28"/>
                <w:rtl/>
              </w:rPr>
            </w:rPrChange>
          </w:rPr>
          <w:delText>می‌دهد</w:delText>
        </w:r>
        <w:r w:rsidRPr="00A47B4D" w:rsidDel="008F50E8">
          <w:rPr>
            <w:rFonts w:ascii="Times New Roman" w:hAnsi="Times New Roman" w:cs="B Nazanin"/>
            <w:sz w:val="24"/>
            <w:szCs w:val="28"/>
            <w:u w:val="single"/>
            <w:rtl/>
            <w:rPrChange w:id="327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77" w:author="Lenovo" w:date="2026-09-23T02:46:00Z">
              <w:rPr>
                <w:rFonts w:ascii="Times New Roman" w:hAnsi="Times New Roman" w:cs="B Nazanin" w:hint="cs"/>
                <w:sz w:val="24"/>
                <w:szCs w:val="28"/>
                <w:rtl/>
              </w:rPr>
            </w:rPrChange>
          </w:rPr>
          <w:delText>سازوکار</w:delText>
        </w:r>
        <w:r w:rsidRPr="00A47B4D" w:rsidDel="008F50E8">
          <w:rPr>
            <w:rFonts w:ascii="Times New Roman" w:hAnsi="Times New Roman" w:cs="B Nazanin"/>
            <w:sz w:val="24"/>
            <w:szCs w:val="28"/>
            <w:u w:val="single"/>
            <w:rtl/>
            <w:rPrChange w:id="327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79" w:author="Lenovo" w:date="2026-09-23T02:46:00Z">
              <w:rPr>
                <w:rFonts w:ascii="Times New Roman" w:hAnsi="Times New Roman" w:cs="B Nazanin" w:hint="cs"/>
                <w:sz w:val="24"/>
                <w:szCs w:val="28"/>
                <w:rtl/>
              </w:rPr>
            </w:rPrChange>
          </w:rPr>
          <w:delText>فعال‌سازی</w:delText>
        </w:r>
        <w:r w:rsidRPr="00A47B4D" w:rsidDel="008F50E8">
          <w:rPr>
            <w:rFonts w:ascii="Times New Roman" w:hAnsi="Times New Roman" w:cs="B Nazanin"/>
            <w:sz w:val="24"/>
            <w:szCs w:val="28"/>
            <w:u w:val="single"/>
            <w:rtl/>
            <w:rPrChange w:id="328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81" w:author="Lenovo" w:date="2026-09-23T02:46:00Z">
              <w:rPr>
                <w:rFonts w:ascii="Times New Roman" w:hAnsi="Times New Roman" w:cs="B Nazanin" w:hint="cs"/>
                <w:sz w:val="24"/>
                <w:szCs w:val="28"/>
                <w:rtl/>
              </w:rPr>
            </w:rPrChange>
          </w:rPr>
          <w:delText>ایمنی</w:delText>
        </w:r>
        <w:r w:rsidRPr="00A47B4D" w:rsidDel="008F50E8">
          <w:rPr>
            <w:rFonts w:ascii="Times New Roman" w:hAnsi="Times New Roman" w:cs="B Nazanin"/>
            <w:sz w:val="24"/>
            <w:szCs w:val="28"/>
            <w:u w:val="single"/>
            <w:rtl/>
            <w:rPrChange w:id="328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83" w:author="Lenovo" w:date="2026-09-23T02:46:00Z">
              <w:rPr>
                <w:rFonts w:ascii="Times New Roman" w:hAnsi="Times New Roman" w:cs="B Nazanin" w:hint="cs"/>
                <w:sz w:val="24"/>
                <w:szCs w:val="28"/>
                <w:rtl/>
              </w:rPr>
            </w:rPrChange>
          </w:rPr>
          <w:delText>هومورال</w:delText>
        </w:r>
        <w:r w:rsidRPr="00A47B4D" w:rsidDel="008F50E8">
          <w:rPr>
            <w:rFonts w:ascii="Times New Roman" w:hAnsi="Times New Roman" w:cs="B Nazanin"/>
            <w:sz w:val="24"/>
            <w:szCs w:val="28"/>
            <w:u w:val="single"/>
            <w:rtl/>
            <w:rPrChange w:id="328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85" w:author="Lenovo" w:date="2026-09-23T02:46:00Z">
              <w:rPr>
                <w:rFonts w:ascii="Times New Roman" w:hAnsi="Times New Roman" w:cs="B Nazanin" w:hint="cs"/>
                <w:sz w:val="24"/>
                <w:szCs w:val="28"/>
                <w:rtl/>
              </w:rPr>
            </w:rPrChange>
          </w:rPr>
          <w:delText>در</w:delText>
        </w:r>
        <w:r w:rsidRPr="00A47B4D" w:rsidDel="008F50E8">
          <w:rPr>
            <w:rFonts w:ascii="Times New Roman" w:hAnsi="Times New Roman" w:cs="B Nazanin"/>
            <w:sz w:val="24"/>
            <w:szCs w:val="28"/>
            <w:u w:val="single"/>
            <w:rtl/>
            <w:rPrChange w:id="328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87" w:author="Lenovo" w:date="2026-09-23T02:46:00Z">
              <w:rPr>
                <w:rFonts w:ascii="Times New Roman" w:hAnsi="Times New Roman" w:cs="B Nazanin" w:hint="cs"/>
                <w:sz w:val="24"/>
                <w:szCs w:val="28"/>
                <w:rtl/>
              </w:rPr>
            </w:rPrChange>
          </w:rPr>
          <w:delText>واکسن‌های</w:delText>
        </w:r>
        <w:r w:rsidRPr="00A47B4D" w:rsidDel="008F50E8">
          <w:rPr>
            <w:rFonts w:ascii="Times New Roman" w:hAnsi="Times New Roman" w:cs="B Nazanin"/>
            <w:sz w:val="24"/>
            <w:szCs w:val="28"/>
            <w:u w:val="single"/>
            <w:rtl/>
            <w:rPrChange w:id="3288"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89" w:author="Lenovo" w:date="2026-09-23T02:46:00Z">
              <w:rPr>
                <w:rFonts w:ascii="Times New Roman" w:hAnsi="Times New Roman" w:cs="B Nazanin" w:hint="cs"/>
                <w:sz w:val="24"/>
                <w:szCs w:val="28"/>
                <w:rtl/>
              </w:rPr>
            </w:rPrChange>
          </w:rPr>
          <w:delText>زیرواحدی</w:delText>
        </w:r>
        <w:r w:rsidRPr="00A47B4D" w:rsidDel="008F50E8">
          <w:rPr>
            <w:rFonts w:ascii="Times New Roman" w:hAnsi="Times New Roman" w:cs="B Nazanin"/>
            <w:sz w:val="24"/>
            <w:szCs w:val="28"/>
            <w:u w:val="single"/>
            <w:rtl/>
            <w:rPrChange w:id="3290"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sz w:val="24"/>
            <w:szCs w:val="28"/>
            <w:u w:val="single"/>
            <w:rPrChange w:id="3291" w:author="Lenovo" w:date="2026-09-23T02:46:00Z">
              <w:rPr>
                <w:rFonts w:ascii="Times New Roman" w:hAnsi="Times New Roman" w:cs="B Nazanin"/>
                <w:sz w:val="24"/>
                <w:szCs w:val="28"/>
              </w:rPr>
            </w:rPrChange>
          </w:rPr>
          <w:delText>WNV</w:delText>
        </w:r>
        <w:r w:rsidRPr="00A47B4D" w:rsidDel="008F50E8">
          <w:rPr>
            <w:rFonts w:ascii="Times New Roman" w:hAnsi="Times New Roman" w:cs="B Nazanin"/>
            <w:sz w:val="24"/>
            <w:szCs w:val="28"/>
            <w:u w:val="single"/>
            <w:rtl/>
            <w:rPrChange w:id="3292"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93" w:author="Lenovo" w:date="2026-09-23T02:46:00Z">
              <w:rPr>
                <w:rFonts w:ascii="Times New Roman" w:hAnsi="Times New Roman" w:cs="B Nazanin" w:hint="cs"/>
                <w:sz w:val="24"/>
                <w:szCs w:val="28"/>
                <w:rtl/>
              </w:rPr>
            </w:rPrChange>
          </w:rPr>
          <w:delText>قابل</w:delText>
        </w:r>
        <w:r w:rsidRPr="00A47B4D" w:rsidDel="008F50E8">
          <w:rPr>
            <w:rFonts w:ascii="Times New Roman" w:hAnsi="Times New Roman" w:cs="B Nazanin"/>
            <w:sz w:val="24"/>
            <w:szCs w:val="28"/>
            <w:u w:val="single"/>
            <w:rtl/>
            <w:rPrChange w:id="3294"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95" w:author="Lenovo" w:date="2026-09-23T02:46:00Z">
              <w:rPr>
                <w:rFonts w:ascii="Times New Roman" w:hAnsi="Times New Roman" w:cs="B Nazanin" w:hint="cs"/>
                <w:sz w:val="24"/>
                <w:szCs w:val="28"/>
                <w:rtl/>
              </w:rPr>
            </w:rPrChange>
          </w:rPr>
          <w:delText>القا</w:delText>
        </w:r>
        <w:r w:rsidRPr="00A47B4D" w:rsidDel="008F50E8">
          <w:rPr>
            <w:rFonts w:ascii="Times New Roman" w:hAnsi="Times New Roman" w:cs="B Nazanin"/>
            <w:sz w:val="24"/>
            <w:szCs w:val="28"/>
            <w:u w:val="single"/>
            <w:rtl/>
            <w:rPrChange w:id="3296" w:author="Lenovo" w:date="2026-09-23T02:46:00Z">
              <w:rPr>
                <w:rFonts w:ascii="Times New Roman" w:hAnsi="Times New Roman" w:cs="B Nazanin"/>
                <w:sz w:val="24"/>
                <w:szCs w:val="28"/>
                <w:rtl/>
              </w:rPr>
            </w:rPrChange>
          </w:rPr>
          <w:delText xml:space="preserve"> </w:delText>
        </w:r>
        <w:r w:rsidRPr="00A47B4D" w:rsidDel="008F50E8">
          <w:rPr>
            <w:rFonts w:ascii="Times New Roman" w:hAnsi="Times New Roman" w:cs="B Nazanin" w:hint="cs"/>
            <w:sz w:val="24"/>
            <w:szCs w:val="28"/>
            <w:u w:val="single"/>
            <w:rtl/>
            <w:rPrChange w:id="3297" w:author="Lenovo" w:date="2026-09-23T02:46:00Z">
              <w:rPr>
                <w:rFonts w:ascii="Times New Roman" w:hAnsi="Times New Roman" w:cs="B Nazanin" w:hint="cs"/>
                <w:sz w:val="24"/>
                <w:szCs w:val="28"/>
                <w:rtl/>
              </w:rPr>
            </w:rPrChange>
          </w:rPr>
          <w:delText>است</w:delText>
        </w:r>
        <w:r w:rsidR="00A2596F" w:rsidRPr="00A47B4D" w:rsidDel="008F50E8">
          <w:rPr>
            <w:rFonts w:ascii="Times New Roman" w:hAnsi="Times New Roman" w:cs="B Nazanin"/>
            <w:sz w:val="24"/>
            <w:szCs w:val="28"/>
            <w:u w:val="single"/>
            <w:rtl/>
            <w:rPrChange w:id="3298" w:author="Lenovo" w:date="2026-09-23T02:46:00Z">
              <w:rPr>
                <w:rFonts w:ascii="Times New Roman" w:hAnsi="Times New Roman" w:cs="B Nazanin"/>
                <w:sz w:val="24"/>
                <w:szCs w:val="28"/>
                <w:rtl/>
              </w:rPr>
            </w:rPrChange>
          </w:rPr>
          <w:delText xml:space="preserve">. (منابع </w:delText>
        </w:r>
        <w:r w:rsidR="00A2596F" w:rsidRPr="00A47B4D" w:rsidDel="008F50E8">
          <w:rPr>
            <w:rFonts w:ascii="Times New Roman" w:hAnsi="Times New Roman" w:cs="B Nazanin" w:hint="cs"/>
            <w:sz w:val="24"/>
            <w:szCs w:val="28"/>
            <w:u w:val="single"/>
            <w:rtl/>
            <w:rPrChange w:id="3299" w:author="Lenovo" w:date="2026-09-23T02:46:00Z">
              <w:rPr>
                <w:rFonts w:ascii="Times New Roman" w:hAnsi="Times New Roman" w:cs="B Nazanin" w:hint="cs"/>
                <w:sz w:val="24"/>
                <w:szCs w:val="28"/>
                <w:rtl/>
              </w:rPr>
            </w:rPrChange>
          </w:rPr>
          <w:delText>قید</w:delText>
        </w:r>
        <w:r w:rsidR="00A2596F" w:rsidRPr="00A47B4D" w:rsidDel="008F50E8">
          <w:rPr>
            <w:rFonts w:ascii="Times New Roman" w:hAnsi="Times New Roman" w:cs="B Nazanin"/>
            <w:sz w:val="24"/>
            <w:szCs w:val="28"/>
            <w:u w:val="single"/>
            <w:rtl/>
            <w:rPrChange w:id="3300" w:author="Lenovo" w:date="2026-09-23T02:46:00Z">
              <w:rPr>
                <w:rFonts w:ascii="Times New Roman" w:hAnsi="Times New Roman" w:cs="B Nazanin"/>
                <w:sz w:val="24"/>
                <w:szCs w:val="28"/>
                <w:rtl/>
              </w:rPr>
            </w:rPrChange>
          </w:rPr>
          <w:delText xml:space="preserve"> </w:delText>
        </w:r>
        <w:r w:rsidR="00A2596F" w:rsidRPr="00A47B4D" w:rsidDel="008F50E8">
          <w:rPr>
            <w:rFonts w:ascii="Times New Roman" w:hAnsi="Times New Roman" w:cs="B Nazanin" w:hint="cs"/>
            <w:sz w:val="24"/>
            <w:szCs w:val="28"/>
            <w:u w:val="single"/>
            <w:rtl/>
            <w:rPrChange w:id="3301" w:author="Lenovo" w:date="2026-09-23T02:46:00Z">
              <w:rPr>
                <w:rFonts w:ascii="Times New Roman" w:hAnsi="Times New Roman" w:cs="B Nazanin" w:hint="cs"/>
                <w:sz w:val="24"/>
                <w:szCs w:val="28"/>
                <w:rtl/>
              </w:rPr>
            </w:rPrChange>
          </w:rPr>
          <w:delText>خواهد</w:delText>
        </w:r>
        <w:r w:rsidR="00A2596F" w:rsidRPr="00A47B4D" w:rsidDel="008F50E8">
          <w:rPr>
            <w:rFonts w:ascii="Times New Roman" w:hAnsi="Times New Roman" w:cs="B Nazanin"/>
            <w:sz w:val="24"/>
            <w:szCs w:val="28"/>
            <w:u w:val="single"/>
            <w:rtl/>
            <w:rPrChange w:id="3302" w:author="Lenovo" w:date="2026-09-23T02:46:00Z">
              <w:rPr>
                <w:rFonts w:ascii="Times New Roman" w:hAnsi="Times New Roman" w:cs="B Nazanin"/>
                <w:sz w:val="24"/>
                <w:szCs w:val="28"/>
                <w:rtl/>
              </w:rPr>
            </w:rPrChange>
          </w:rPr>
          <w:delText xml:space="preserve"> </w:delText>
        </w:r>
        <w:r w:rsidR="00A2596F" w:rsidRPr="00A47B4D" w:rsidDel="008F50E8">
          <w:rPr>
            <w:rFonts w:ascii="Times New Roman" w:hAnsi="Times New Roman" w:cs="B Nazanin" w:hint="cs"/>
            <w:sz w:val="24"/>
            <w:szCs w:val="28"/>
            <w:u w:val="single"/>
            <w:rtl/>
            <w:rPrChange w:id="3303" w:author="Lenovo" w:date="2026-09-23T02:46:00Z">
              <w:rPr>
                <w:rFonts w:ascii="Times New Roman" w:hAnsi="Times New Roman" w:cs="B Nazanin" w:hint="cs"/>
                <w:sz w:val="24"/>
                <w:szCs w:val="28"/>
                <w:rtl/>
              </w:rPr>
            </w:rPrChange>
          </w:rPr>
          <w:delText>شد</w:delText>
        </w:r>
        <w:r w:rsidR="00A2596F" w:rsidRPr="00A47B4D" w:rsidDel="008F50E8">
          <w:rPr>
            <w:rFonts w:ascii="Times New Roman" w:hAnsi="Times New Roman" w:cs="B Nazanin"/>
            <w:sz w:val="24"/>
            <w:szCs w:val="28"/>
            <w:u w:val="single"/>
            <w:rtl/>
            <w:rPrChange w:id="3304" w:author="Lenovo" w:date="2026-09-23T02:46:00Z">
              <w:rPr>
                <w:rFonts w:ascii="Times New Roman" w:hAnsi="Times New Roman" w:cs="B Nazanin"/>
                <w:sz w:val="24"/>
                <w:szCs w:val="28"/>
                <w:rtl/>
              </w:rPr>
            </w:rPrChange>
          </w:rPr>
          <w:delText>)</w:delText>
        </w:r>
      </w:del>
    </w:p>
    <w:p w14:paraId="5F7ED18C" w14:textId="6318EF4D" w:rsidR="00A2596F" w:rsidRPr="00A47B4D" w:rsidDel="00195352" w:rsidRDefault="001F056E" w:rsidP="006D332E">
      <w:pPr>
        <w:spacing w:line="360" w:lineRule="auto"/>
        <w:jc w:val="both"/>
        <w:rPr>
          <w:del w:id="3305" w:author="Lenovo" w:date="2026-09-23T03:01:00Z"/>
          <w:rFonts w:ascii="Times New Roman" w:hAnsi="Times New Roman" w:cs="B Nazanin"/>
          <w:sz w:val="24"/>
          <w:szCs w:val="28"/>
          <w:u w:val="single"/>
          <w:rtl/>
          <w:rPrChange w:id="3306" w:author="Lenovo" w:date="2026-09-23T02:46:00Z">
            <w:rPr>
              <w:del w:id="3307" w:author="Lenovo" w:date="2026-09-23T03:01:00Z"/>
              <w:rFonts w:ascii="Times New Roman" w:hAnsi="Times New Roman" w:cs="B Nazanin"/>
              <w:sz w:val="24"/>
              <w:szCs w:val="28"/>
              <w:rtl/>
            </w:rPr>
          </w:rPrChange>
        </w:rPr>
      </w:pPr>
      <w:del w:id="3308" w:author="Lenovo" w:date="2026-09-23T03:01:00Z">
        <w:r w:rsidRPr="00A47B4D" w:rsidDel="00195352">
          <w:rPr>
            <w:rFonts w:ascii="Times New Roman" w:hAnsi="Times New Roman" w:cs="B Nazanin" w:hint="cs"/>
            <w:sz w:val="24"/>
            <w:szCs w:val="28"/>
            <w:u w:val="single"/>
            <w:rtl/>
            <w:rPrChange w:id="3309" w:author="Lenovo" w:date="2026-09-23T02:46:00Z">
              <w:rPr>
                <w:rFonts w:ascii="Times New Roman" w:hAnsi="Times New Roman" w:cs="B Nazanin" w:hint="cs"/>
                <w:sz w:val="24"/>
                <w:szCs w:val="28"/>
                <w:rtl/>
              </w:rPr>
            </w:rPrChange>
          </w:rPr>
          <w:delText>در</w:delText>
        </w:r>
        <w:r w:rsidRPr="00A47B4D" w:rsidDel="00195352">
          <w:rPr>
            <w:rFonts w:ascii="Times New Roman" w:hAnsi="Times New Roman" w:cs="B Nazanin"/>
            <w:sz w:val="24"/>
            <w:szCs w:val="28"/>
            <w:u w:val="single"/>
            <w:rtl/>
            <w:rPrChange w:id="3310"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11" w:author="Lenovo" w:date="2026-09-23T02:46:00Z">
              <w:rPr>
                <w:rFonts w:ascii="Times New Roman" w:hAnsi="Times New Roman" w:cs="B Nazanin" w:hint="cs"/>
                <w:sz w:val="24"/>
                <w:szCs w:val="28"/>
                <w:rtl/>
              </w:rPr>
            </w:rPrChange>
          </w:rPr>
          <w:delText>مقابل،</w:delText>
        </w:r>
        <w:r w:rsidRPr="00A47B4D" w:rsidDel="00195352">
          <w:rPr>
            <w:rFonts w:ascii="Times New Roman" w:hAnsi="Times New Roman" w:cs="B Nazanin"/>
            <w:sz w:val="24"/>
            <w:szCs w:val="28"/>
            <w:u w:val="single"/>
            <w:rtl/>
            <w:rPrChange w:id="3312"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13" w:author="Lenovo" w:date="2026-09-23T02:46:00Z">
              <w:rPr>
                <w:rFonts w:ascii="Times New Roman" w:hAnsi="Times New Roman" w:cs="B Nazanin" w:hint="cs"/>
                <w:sz w:val="24"/>
                <w:szCs w:val="28"/>
                <w:rtl/>
              </w:rPr>
            </w:rPrChange>
          </w:rPr>
          <w:delText>عدم</w:delText>
        </w:r>
        <w:r w:rsidRPr="00A47B4D" w:rsidDel="00195352">
          <w:rPr>
            <w:rFonts w:ascii="Times New Roman" w:hAnsi="Times New Roman" w:cs="B Nazanin"/>
            <w:sz w:val="24"/>
            <w:szCs w:val="28"/>
            <w:u w:val="single"/>
            <w:rtl/>
            <w:rPrChange w:id="3314"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15" w:author="Lenovo" w:date="2026-09-23T02:46:00Z">
              <w:rPr>
                <w:rFonts w:ascii="Times New Roman" w:hAnsi="Times New Roman" w:cs="B Nazanin" w:hint="cs"/>
                <w:sz w:val="24"/>
                <w:szCs w:val="28"/>
                <w:rtl/>
              </w:rPr>
            </w:rPrChange>
          </w:rPr>
          <w:delText>شناسایی</w:delText>
        </w:r>
        <w:r w:rsidRPr="00A47B4D" w:rsidDel="00195352">
          <w:rPr>
            <w:rFonts w:ascii="Times New Roman" w:hAnsi="Times New Roman" w:cs="B Nazanin"/>
            <w:sz w:val="24"/>
            <w:szCs w:val="28"/>
            <w:u w:val="single"/>
            <w:rtl/>
            <w:rPrChange w:id="3316"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17" w:author="Lenovo" w:date="2026-09-23T02:46:00Z">
              <w:rPr>
                <w:rFonts w:ascii="Times New Roman" w:hAnsi="Times New Roman" w:cs="B Nazanin" w:hint="cs"/>
                <w:sz w:val="24"/>
                <w:szCs w:val="28"/>
                <w:rtl/>
              </w:rPr>
            </w:rPrChange>
          </w:rPr>
          <w:delText>آنتی‌بادی</w:delText>
        </w:r>
        <w:r w:rsidRPr="00A47B4D" w:rsidDel="00195352">
          <w:rPr>
            <w:rFonts w:ascii="Times New Roman" w:hAnsi="Times New Roman" w:cs="B Nazanin"/>
            <w:sz w:val="24"/>
            <w:szCs w:val="28"/>
            <w:u w:val="single"/>
            <w:rtl/>
            <w:rPrChange w:id="3318"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sz w:val="24"/>
            <w:szCs w:val="28"/>
            <w:u w:val="single"/>
            <w:rPrChange w:id="3319" w:author="Lenovo" w:date="2026-09-23T02:46:00Z">
              <w:rPr>
                <w:rFonts w:ascii="Times New Roman" w:hAnsi="Times New Roman" w:cs="B Nazanin"/>
                <w:sz w:val="24"/>
                <w:szCs w:val="28"/>
              </w:rPr>
            </w:rPrChange>
          </w:rPr>
          <w:delText>IgA</w:delText>
        </w:r>
        <w:r w:rsidRPr="00A47B4D" w:rsidDel="00195352">
          <w:rPr>
            <w:rFonts w:ascii="Times New Roman" w:hAnsi="Times New Roman" w:cs="B Nazanin"/>
            <w:sz w:val="24"/>
            <w:szCs w:val="28"/>
            <w:u w:val="single"/>
            <w:rtl/>
            <w:rPrChange w:id="3320"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21" w:author="Lenovo" w:date="2026-09-23T02:46:00Z">
              <w:rPr>
                <w:rFonts w:ascii="Times New Roman" w:hAnsi="Times New Roman" w:cs="B Nazanin" w:hint="cs"/>
                <w:sz w:val="24"/>
                <w:szCs w:val="28"/>
                <w:rtl/>
              </w:rPr>
            </w:rPrChange>
          </w:rPr>
          <w:delText>اختصاصی</w:delText>
        </w:r>
        <w:r w:rsidRPr="00A47B4D" w:rsidDel="00195352">
          <w:rPr>
            <w:rFonts w:ascii="Times New Roman" w:hAnsi="Times New Roman" w:cs="B Nazanin"/>
            <w:sz w:val="24"/>
            <w:szCs w:val="28"/>
            <w:u w:val="single"/>
            <w:rtl/>
            <w:rPrChange w:id="3322"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23" w:author="Lenovo" w:date="2026-09-23T02:46:00Z">
              <w:rPr>
                <w:rFonts w:ascii="Times New Roman" w:hAnsi="Times New Roman" w:cs="B Nazanin" w:hint="cs"/>
                <w:sz w:val="24"/>
                <w:szCs w:val="28"/>
                <w:rtl/>
              </w:rPr>
            </w:rPrChange>
          </w:rPr>
          <w:delText>در</w:delText>
        </w:r>
        <w:r w:rsidRPr="00A47B4D" w:rsidDel="00195352">
          <w:rPr>
            <w:rFonts w:ascii="Times New Roman" w:hAnsi="Times New Roman" w:cs="B Nazanin"/>
            <w:sz w:val="24"/>
            <w:szCs w:val="28"/>
            <w:u w:val="single"/>
            <w:rtl/>
            <w:rPrChange w:id="3324"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25" w:author="Lenovo" w:date="2026-09-23T02:46:00Z">
              <w:rPr>
                <w:rFonts w:ascii="Times New Roman" w:hAnsi="Times New Roman" w:cs="B Nazanin" w:hint="cs"/>
                <w:sz w:val="24"/>
                <w:szCs w:val="28"/>
                <w:rtl/>
              </w:rPr>
            </w:rPrChange>
          </w:rPr>
          <w:delText>سرم</w:delText>
        </w:r>
        <w:r w:rsidRPr="00A47B4D" w:rsidDel="00195352">
          <w:rPr>
            <w:rFonts w:ascii="Times New Roman" w:hAnsi="Times New Roman" w:cs="B Nazanin"/>
            <w:sz w:val="24"/>
            <w:szCs w:val="28"/>
            <w:u w:val="single"/>
            <w:rtl/>
            <w:rPrChange w:id="3326"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27" w:author="Lenovo" w:date="2026-09-23T02:46:00Z">
              <w:rPr>
                <w:rFonts w:ascii="Times New Roman" w:hAnsi="Times New Roman" w:cs="B Nazanin" w:hint="cs"/>
                <w:sz w:val="24"/>
                <w:szCs w:val="28"/>
                <w:rtl/>
              </w:rPr>
            </w:rPrChange>
          </w:rPr>
          <w:delText>حیوانات</w:delText>
        </w:r>
        <w:r w:rsidRPr="00A47B4D" w:rsidDel="00195352">
          <w:rPr>
            <w:rFonts w:ascii="Times New Roman" w:hAnsi="Times New Roman" w:cs="B Nazanin"/>
            <w:sz w:val="24"/>
            <w:szCs w:val="28"/>
            <w:u w:val="single"/>
            <w:rtl/>
            <w:rPrChange w:id="3328"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29" w:author="Lenovo" w:date="2026-09-23T02:46:00Z">
              <w:rPr>
                <w:rFonts w:ascii="Times New Roman" w:hAnsi="Times New Roman" w:cs="B Nazanin" w:hint="cs"/>
                <w:sz w:val="24"/>
                <w:szCs w:val="28"/>
                <w:rtl/>
              </w:rPr>
            </w:rPrChange>
          </w:rPr>
          <w:delText>ایمن‌شده</w:delText>
        </w:r>
        <w:r w:rsidRPr="00A47B4D" w:rsidDel="00195352">
          <w:rPr>
            <w:rFonts w:ascii="Times New Roman" w:hAnsi="Times New Roman" w:cs="B Nazanin"/>
            <w:sz w:val="24"/>
            <w:szCs w:val="28"/>
            <w:u w:val="single"/>
            <w:rtl/>
            <w:rPrChange w:id="3330"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31" w:author="Lenovo" w:date="2026-09-23T02:46:00Z">
              <w:rPr>
                <w:rFonts w:ascii="Times New Roman" w:hAnsi="Times New Roman" w:cs="B Nazanin" w:hint="cs"/>
                <w:sz w:val="24"/>
                <w:szCs w:val="28"/>
                <w:rtl/>
              </w:rPr>
            </w:rPrChange>
          </w:rPr>
          <w:delText>با</w:delText>
        </w:r>
        <w:r w:rsidRPr="00A47B4D" w:rsidDel="00195352">
          <w:rPr>
            <w:rFonts w:ascii="Times New Roman" w:hAnsi="Times New Roman" w:cs="B Nazanin"/>
            <w:sz w:val="24"/>
            <w:szCs w:val="28"/>
            <w:u w:val="single"/>
            <w:rtl/>
            <w:rPrChange w:id="3332"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33" w:author="Lenovo" w:date="2026-09-23T02:46:00Z">
              <w:rPr>
                <w:rFonts w:ascii="Times New Roman" w:hAnsi="Times New Roman" w:cs="B Nazanin" w:hint="cs"/>
                <w:sz w:val="24"/>
                <w:szCs w:val="28"/>
                <w:rtl/>
              </w:rPr>
            </w:rPrChange>
          </w:rPr>
          <w:delText>مسیر</w:delText>
        </w:r>
        <w:r w:rsidRPr="00A47B4D" w:rsidDel="00195352">
          <w:rPr>
            <w:rFonts w:ascii="Times New Roman" w:hAnsi="Times New Roman" w:cs="B Nazanin"/>
            <w:sz w:val="24"/>
            <w:szCs w:val="28"/>
            <w:u w:val="single"/>
            <w:rtl/>
            <w:rPrChange w:id="3334"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35" w:author="Lenovo" w:date="2026-09-23T02:46:00Z">
              <w:rPr>
                <w:rFonts w:ascii="Times New Roman" w:hAnsi="Times New Roman" w:cs="B Nazanin" w:hint="cs"/>
                <w:sz w:val="24"/>
                <w:szCs w:val="28"/>
                <w:rtl/>
              </w:rPr>
            </w:rPrChange>
          </w:rPr>
          <w:delText>تزریقی</w:delText>
        </w:r>
      </w:del>
      <w:ins w:id="3336" w:author="SALMANIAN MOHAMMADHASSAN" w:date="2026-09-11T16:14:00Z">
        <w:del w:id="3337" w:author="Lenovo" w:date="2026-09-23T03:01:00Z">
          <w:r w:rsidR="00302389" w:rsidRPr="00A47B4D" w:rsidDel="00195352">
            <w:rPr>
              <w:rFonts w:ascii="Times New Roman" w:hAnsi="Times New Roman" w:cs="B Nazanin"/>
              <w:sz w:val="24"/>
              <w:szCs w:val="28"/>
              <w:u w:val="single"/>
              <w:rtl/>
              <w:rPrChange w:id="3338" w:author="Lenovo" w:date="2026-09-23T02:46:00Z">
                <w:rPr>
                  <w:rFonts w:ascii="Times New Roman" w:hAnsi="Times New Roman" w:cs="B Nazanin"/>
                  <w:sz w:val="24"/>
                  <w:szCs w:val="28"/>
                  <w:rtl/>
                </w:rPr>
              </w:rPrChange>
            </w:rPr>
            <w:delText xml:space="preserve"> مشاهده شد </w:delText>
          </w:r>
        </w:del>
      </w:ins>
      <w:ins w:id="3339" w:author="SALMANIAN MOHAMMADHASSAN" w:date="2026-09-11T16:15:00Z">
        <w:del w:id="3340" w:author="Lenovo" w:date="2026-09-23T03:01:00Z">
          <w:r w:rsidR="00302389" w:rsidRPr="00A47B4D" w:rsidDel="00195352">
            <w:rPr>
              <w:rFonts w:ascii="Times New Roman" w:hAnsi="Times New Roman" w:cs="B Nazanin" w:hint="cs"/>
              <w:sz w:val="24"/>
              <w:szCs w:val="28"/>
              <w:u w:val="single"/>
              <w:rtl/>
              <w:rPrChange w:id="3341" w:author="Lenovo" w:date="2026-09-23T02:46:00Z">
                <w:rPr>
                  <w:rFonts w:ascii="Times New Roman" w:hAnsi="Times New Roman" w:cs="B Nazanin" w:hint="cs"/>
                  <w:sz w:val="24"/>
                  <w:szCs w:val="28"/>
                  <w:rtl/>
                </w:rPr>
              </w:rPrChange>
            </w:rPr>
            <w:delText>که</w:delText>
          </w:r>
          <w:r w:rsidR="00302389" w:rsidRPr="00A47B4D" w:rsidDel="00195352">
            <w:rPr>
              <w:rFonts w:ascii="Times New Roman" w:hAnsi="Times New Roman" w:cs="B Nazanin"/>
              <w:sz w:val="24"/>
              <w:szCs w:val="28"/>
              <w:u w:val="single"/>
              <w:rtl/>
              <w:rPrChange w:id="3342" w:author="Lenovo" w:date="2026-09-23T02:46:00Z">
                <w:rPr>
                  <w:rFonts w:ascii="Times New Roman" w:hAnsi="Times New Roman" w:cs="B Nazanin"/>
                  <w:sz w:val="24"/>
                  <w:szCs w:val="28"/>
                  <w:rtl/>
                </w:rPr>
              </w:rPrChange>
            </w:rPr>
            <w:delText xml:space="preserve"> </w:delText>
          </w:r>
          <w:r w:rsidR="00302389" w:rsidRPr="00A47B4D" w:rsidDel="00195352">
            <w:rPr>
              <w:rFonts w:ascii="Times New Roman" w:hAnsi="Times New Roman" w:cs="B Nazanin" w:hint="cs"/>
              <w:sz w:val="24"/>
              <w:szCs w:val="28"/>
              <w:u w:val="single"/>
              <w:rtl/>
              <w:rPrChange w:id="3343" w:author="Lenovo" w:date="2026-09-23T02:46:00Z">
                <w:rPr>
                  <w:rFonts w:ascii="Times New Roman" w:hAnsi="Times New Roman" w:cs="B Nazanin" w:hint="cs"/>
                  <w:sz w:val="24"/>
                  <w:szCs w:val="28"/>
                  <w:rtl/>
                </w:rPr>
              </w:rPrChange>
            </w:rPr>
            <w:delText>کاملاد</w:delText>
          </w:r>
        </w:del>
      </w:ins>
      <w:del w:id="3344" w:author="Lenovo" w:date="2026-09-23T03:01:00Z">
        <w:r w:rsidRPr="00A47B4D" w:rsidDel="00195352">
          <w:rPr>
            <w:rFonts w:ascii="Times New Roman" w:hAnsi="Times New Roman" w:cs="B Nazanin"/>
            <w:sz w:val="24"/>
            <w:szCs w:val="28"/>
            <w:u w:val="single"/>
            <w:rtl/>
            <w:rPrChange w:id="334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46" w:author="Lenovo" w:date="2026-09-23T02:46:00Z">
              <w:rPr>
                <w:rFonts w:ascii="Times New Roman" w:hAnsi="Times New Roman" w:cs="B Nazanin" w:hint="cs"/>
                <w:sz w:val="24"/>
                <w:szCs w:val="28"/>
                <w:rtl/>
              </w:rPr>
            </w:rPrChange>
          </w:rPr>
          <w:delText>قابل</w:delText>
        </w:r>
        <w:r w:rsidRPr="00A47B4D" w:rsidDel="00195352">
          <w:rPr>
            <w:rFonts w:ascii="Times New Roman" w:hAnsi="Times New Roman" w:cs="B Nazanin"/>
            <w:sz w:val="24"/>
            <w:szCs w:val="28"/>
            <w:u w:val="single"/>
            <w:rtl/>
            <w:rPrChange w:id="334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48" w:author="Lenovo" w:date="2026-09-23T02:46:00Z">
              <w:rPr>
                <w:rFonts w:ascii="Times New Roman" w:hAnsi="Times New Roman" w:cs="B Nazanin" w:hint="cs"/>
                <w:sz w:val="24"/>
                <w:szCs w:val="28"/>
                <w:rtl/>
              </w:rPr>
            </w:rPrChange>
          </w:rPr>
          <w:delText>انتظار</w:delText>
        </w:r>
        <w:r w:rsidRPr="00A47B4D" w:rsidDel="00195352">
          <w:rPr>
            <w:rFonts w:ascii="Times New Roman" w:hAnsi="Times New Roman" w:cs="B Nazanin"/>
            <w:sz w:val="24"/>
            <w:szCs w:val="28"/>
            <w:u w:val="single"/>
            <w:rtl/>
            <w:rPrChange w:id="334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50" w:author="Lenovo" w:date="2026-09-23T02:46:00Z">
              <w:rPr>
                <w:rFonts w:ascii="Times New Roman" w:hAnsi="Times New Roman" w:cs="B Nazanin" w:hint="cs"/>
                <w:sz w:val="24"/>
                <w:szCs w:val="28"/>
                <w:rtl/>
              </w:rPr>
            </w:rPrChange>
          </w:rPr>
          <w:delText>است،</w:delText>
        </w:r>
        <w:r w:rsidRPr="00A47B4D" w:rsidDel="00195352">
          <w:rPr>
            <w:rFonts w:ascii="Times New Roman" w:hAnsi="Times New Roman" w:cs="B Nazanin"/>
            <w:sz w:val="24"/>
            <w:szCs w:val="28"/>
            <w:u w:val="single"/>
            <w:rtl/>
            <w:rPrChange w:id="3351" w:author="Lenovo" w:date="2026-09-23T02:46:00Z">
              <w:rPr>
                <w:rFonts w:ascii="Times New Roman" w:hAnsi="Times New Roman" w:cs="B Nazanin"/>
                <w:sz w:val="24"/>
                <w:szCs w:val="28"/>
                <w:rtl/>
              </w:rPr>
            </w:rPrChange>
          </w:rPr>
          <w:delText xml:space="preserve"> </w:delText>
        </w:r>
      </w:del>
      <w:ins w:id="3352" w:author="SALMANIAN MOHAMMADHASSAN" w:date="2026-09-11T16:15:00Z">
        <w:del w:id="3353" w:author="Lenovo" w:date="2026-09-23T03:01:00Z">
          <w:r w:rsidR="00302389" w:rsidRPr="00A47B4D" w:rsidDel="00195352">
            <w:rPr>
              <w:rFonts w:ascii="Times New Roman" w:hAnsi="Times New Roman" w:cs="B Nazanin"/>
              <w:sz w:val="24"/>
              <w:szCs w:val="28"/>
              <w:u w:val="single"/>
              <w:rtl/>
              <w:rPrChange w:id="3354" w:author="Lenovo" w:date="2026-09-23T02:46:00Z">
                <w:rPr>
                  <w:rFonts w:ascii="Times New Roman" w:hAnsi="Times New Roman" w:cs="B Nazanin"/>
                  <w:sz w:val="24"/>
                  <w:szCs w:val="28"/>
                  <w:rtl/>
                </w:rPr>
              </w:rPrChange>
            </w:rPr>
            <w:delText xml:space="preserve">. </w:delText>
          </w:r>
        </w:del>
      </w:ins>
      <w:del w:id="3355" w:author="Lenovo" w:date="2026-09-23T03:01:00Z">
        <w:r w:rsidRPr="00A47B4D" w:rsidDel="00195352">
          <w:rPr>
            <w:rFonts w:ascii="Times New Roman" w:hAnsi="Times New Roman" w:cs="B Nazanin" w:hint="cs"/>
            <w:sz w:val="24"/>
            <w:szCs w:val="28"/>
            <w:u w:val="single"/>
            <w:rtl/>
            <w:rPrChange w:id="3356" w:author="Lenovo" w:date="2026-09-23T02:46:00Z">
              <w:rPr>
                <w:rFonts w:ascii="Times New Roman" w:hAnsi="Times New Roman" w:cs="B Nazanin" w:hint="cs"/>
                <w:sz w:val="24"/>
                <w:szCs w:val="28"/>
                <w:rtl/>
              </w:rPr>
            </w:rPrChange>
          </w:rPr>
          <w:delText>زیرا</w:delText>
        </w:r>
        <w:r w:rsidRPr="00A47B4D" w:rsidDel="00195352">
          <w:rPr>
            <w:rFonts w:ascii="Times New Roman" w:hAnsi="Times New Roman" w:cs="B Nazanin"/>
            <w:sz w:val="24"/>
            <w:szCs w:val="28"/>
            <w:u w:val="single"/>
            <w:rtl/>
            <w:rPrChange w:id="335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58" w:author="Lenovo" w:date="2026-09-23T02:46:00Z">
              <w:rPr>
                <w:rFonts w:ascii="Times New Roman" w:hAnsi="Times New Roman" w:cs="B Nazanin" w:hint="cs"/>
                <w:sz w:val="24"/>
                <w:szCs w:val="28"/>
                <w:rtl/>
              </w:rPr>
            </w:rPrChange>
          </w:rPr>
          <w:delText>تجویز</w:delText>
        </w:r>
        <w:r w:rsidRPr="00A47B4D" w:rsidDel="00195352">
          <w:rPr>
            <w:rFonts w:ascii="Times New Roman" w:hAnsi="Times New Roman" w:cs="B Nazanin"/>
            <w:sz w:val="24"/>
            <w:szCs w:val="28"/>
            <w:u w:val="single"/>
            <w:rtl/>
            <w:rPrChange w:id="335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60" w:author="Lenovo" w:date="2026-09-23T02:46:00Z">
              <w:rPr>
                <w:rFonts w:ascii="Times New Roman" w:hAnsi="Times New Roman" w:cs="B Nazanin" w:hint="cs"/>
                <w:sz w:val="24"/>
                <w:szCs w:val="28"/>
                <w:rtl/>
              </w:rPr>
            </w:rPrChange>
          </w:rPr>
          <w:delText>زیرجلدی</w:delText>
        </w:r>
      </w:del>
      <w:ins w:id="3361" w:author="SALMANIAN MOHAMMADHASSAN" w:date="2026-09-11T16:15:00Z">
        <w:del w:id="3362" w:author="Lenovo" w:date="2026-09-23T03:01:00Z">
          <w:r w:rsidR="00302389" w:rsidRPr="00A47B4D" w:rsidDel="00195352">
            <w:rPr>
              <w:rFonts w:ascii="Times New Roman" w:hAnsi="Times New Roman" w:cs="B Nazanin"/>
              <w:sz w:val="24"/>
              <w:szCs w:val="28"/>
              <w:u w:val="single"/>
              <w:rtl/>
              <w:rPrChange w:id="3363" w:author="Lenovo" w:date="2026-09-23T02:46:00Z">
                <w:rPr>
                  <w:rFonts w:ascii="Times New Roman" w:hAnsi="Times New Roman" w:cs="B Nazanin"/>
                  <w:sz w:val="24"/>
                  <w:szCs w:val="28"/>
                  <w:rtl/>
                </w:rPr>
              </w:rPrChange>
            </w:rPr>
            <w:delText xml:space="preserve"> به طور معمول</w:delText>
          </w:r>
        </w:del>
      </w:ins>
      <w:del w:id="3364" w:author="Lenovo" w:date="2026-09-23T03:01:00Z">
        <w:r w:rsidRPr="00A47B4D" w:rsidDel="00195352">
          <w:rPr>
            <w:rFonts w:ascii="Times New Roman" w:hAnsi="Times New Roman" w:cs="B Nazanin"/>
            <w:sz w:val="24"/>
            <w:szCs w:val="28"/>
            <w:u w:val="single"/>
            <w:rtl/>
            <w:rPrChange w:id="336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66" w:author="Lenovo" w:date="2026-09-23T02:46:00Z">
              <w:rPr>
                <w:rFonts w:ascii="Times New Roman" w:hAnsi="Times New Roman" w:cs="B Nazanin" w:hint="cs"/>
                <w:sz w:val="24"/>
                <w:szCs w:val="28"/>
                <w:rtl/>
              </w:rPr>
            </w:rPrChange>
          </w:rPr>
          <w:delText>عمدتاً</w:delText>
        </w:r>
        <w:r w:rsidRPr="00A47B4D" w:rsidDel="00195352">
          <w:rPr>
            <w:rFonts w:ascii="Times New Roman" w:hAnsi="Times New Roman" w:cs="B Nazanin"/>
            <w:sz w:val="24"/>
            <w:szCs w:val="28"/>
            <w:u w:val="single"/>
            <w:rtl/>
            <w:rPrChange w:id="336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68" w:author="Lenovo" w:date="2026-09-23T02:46:00Z">
              <w:rPr>
                <w:rFonts w:ascii="Times New Roman" w:hAnsi="Times New Roman" w:cs="B Nazanin" w:hint="cs"/>
                <w:sz w:val="24"/>
                <w:szCs w:val="28"/>
                <w:rtl/>
              </w:rPr>
            </w:rPrChange>
          </w:rPr>
          <w:delText>مسیر</w:delText>
        </w:r>
        <w:r w:rsidRPr="00A47B4D" w:rsidDel="00195352">
          <w:rPr>
            <w:rFonts w:ascii="Times New Roman" w:hAnsi="Times New Roman" w:cs="B Nazanin"/>
            <w:sz w:val="24"/>
            <w:szCs w:val="28"/>
            <w:u w:val="single"/>
            <w:rtl/>
            <w:rPrChange w:id="336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70" w:author="Lenovo" w:date="2026-09-23T02:46:00Z">
              <w:rPr>
                <w:rFonts w:ascii="Times New Roman" w:hAnsi="Times New Roman" w:cs="B Nazanin" w:hint="cs"/>
                <w:sz w:val="24"/>
                <w:szCs w:val="28"/>
                <w:rtl/>
              </w:rPr>
            </w:rPrChange>
          </w:rPr>
          <w:delText>ایمنی</w:delText>
        </w:r>
        <w:r w:rsidRPr="00A47B4D" w:rsidDel="00195352">
          <w:rPr>
            <w:rFonts w:ascii="Times New Roman" w:hAnsi="Times New Roman" w:cs="B Nazanin"/>
            <w:sz w:val="24"/>
            <w:szCs w:val="28"/>
            <w:u w:val="single"/>
            <w:rtl/>
            <w:rPrChange w:id="337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72" w:author="Lenovo" w:date="2026-09-23T02:46:00Z">
              <w:rPr>
                <w:rFonts w:ascii="Times New Roman" w:hAnsi="Times New Roman" w:cs="B Nazanin" w:hint="cs"/>
                <w:sz w:val="24"/>
                <w:szCs w:val="28"/>
                <w:rtl/>
              </w:rPr>
            </w:rPrChange>
          </w:rPr>
          <w:delText>سیستمی</w:delText>
        </w:r>
        <w:r w:rsidRPr="00A47B4D" w:rsidDel="00195352">
          <w:rPr>
            <w:rFonts w:ascii="Times New Roman" w:hAnsi="Times New Roman" w:cs="B Nazanin"/>
            <w:sz w:val="24"/>
            <w:szCs w:val="28"/>
            <w:u w:val="single"/>
            <w:rtl/>
            <w:rPrChange w:id="3373"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74" w:author="Lenovo" w:date="2026-09-23T02:46:00Z">
              <w:rPr>
                <w:rFonts w:ascii="Times New Roman" w:hAnsi="Times New Roman" w:cs="B Nazanin" w:hint="cs"/>
                <w:sz w:val="24"/>
                <w:szCs w:val="28"/>
                <w:rtl/>
              </w:rPr>
            </w:rPrChange>
          </w:rPr>
          <w:delText>را</w:delText>
        </w:r>
        <w:r w:rsidRPr="00A47B4D" w:rsidDel="00195352">
          <w:rPr>
            <w:rFonts w:ascii="Times New Roman" w:hAnsi="Times New Roman" w:cs="B Nazanin"/>
            <w:sz w:val="24"/>
            <w:szCs w:val="28"/>
            <w:u w:val="single"/>
            <w:rtl/>
            <w:rPrChange w:id="337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76" w:author="Lenovo" w:date="2026-09-23T02:46:00Z">
              <w:rPr>
                <w:rFonts w:ascii="Times New Roman" w:hAnsi="Times New Roman" w:cs="B Nazanin" w:hint="cs"/>
                <w:sz w:val="24"/>
                <w:szCs w:val="28"/>
                <w:rtl/>
              </w:rPr>
            </w:rPrChange>
          </w:rPr>
          <w:delText>فعال</w:delText>
        </w:r>
        <w:r w:rsidRPr="00A47B4D" w:rsidDel="00195352">
          <w:rPr>
            <w:rFonts w:ascii="Times New Roman" w:hAnsi="Times New Roman" w:cs="B Nazanin"/>
            <w:sz w:val="24"/>
            <w:szCs w:val="28"/>
            <w:u w:val="single"/>
            <w:rtl/>
            <w:rPrChange w:id="337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78" w:author="Lenovo" w:date="2026-09-23T02:46:00Z">
              <w:rPr>
                <w:rFonts w:ascii="Times New Roman" w:hAnsi="Times New Roman" w:cs="B Nazanin" w:hint="cs"/>
                <w:sz w:val="24"/>
                <w:szCs w:val="28"/>
                <w:rtl/>
              </w:rPr>
            </w:rPrChange>
          </w:rPr>
          <w:delText>می‌کند</w:delText>
        </w:r>
        <w:r w:rsidRPr="00A47B4D" w:rsidDel="00195352">
          <w:rPr>
            <w:rFonts w:ascii="Times New Roman" w:hAnsi="Times New Roman" w:cs="B Nazanin"/>
            <w:sz w:val="24"/>
            <w:szCs w:val="28"/>
            <w:u w:val="single"/>
            <w:rtl/>
            <w:rPrChange w:id="337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80" w:author="Lenovo" w:date="2026-09-23T02:46:00Z">
              <w:rPr>
                <w:rFonts w:ascii="Times New Roman" w:hAnsi="Times New Roman" w:cs="B Nazanin" w:hint="cs"/>
                <w:sz w:val="24"/>
                <w:szCs w:val="28"/>
                <w:rtl/>
              </w:rPr>
            </w:rPrChange>
          </w:rPr>
          <w:delText>و</w:delText>
        </w:r>
        <w:r w:rsidRPr="00A47B4D" w:rsidDel="00195352">
          <w:rPr>
            <w:rFonts w:ascii="Times New Roman" w:hAnsi="Times New Roman" w:cs="B Nazanin"/>
            <w:sz w:val="24"/>
            <w:szCs w:val="28"/>
            <w:u w:val="single"/>
            <w:rtl/>
            <w:rPrChange w:id="338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82" w:author="Lenovo" w:date="2026-09-23T02:46:00Z">
              <w:rPr>
                <w:rFonts w:ascii="Times New Roman" w:hAnsi="Times New Roman" w:cs="B Nazanin" w:hint="cs"/>
                <w:sz w:val="24"/>
                <w:szCs w:val="28"/>
                <w:rtl/>
              </w:rPr>
            </w:rPrChange>
          </w:rPr>
          <w:delText>به‌تنهایی</w:delText>
        </w:r>
        <w:r w:rsidRPr="00A47B4D" w:rsidDel="00195352">
          <w:rPr>
            <w:rFonts w:ascii="Times New Roman" w:hAnsi="Times New Roman" w:cs="B Nazanin"/>
            <w:sz w:val="24"/>
            <w:szCs w:val="28"/>
            <w:u w:val="single"/>
            <w:rtl/>
            <w:rPrChange w:id="3383"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84" w:author="Lenovo" w:date="2026-09-23T02:46:00Z">
              <w:rPr>
                <w:rFonts w:ascii="Times New Roman" w:hAnsi="Times New Roman" w:cs="B Nazanin" w:hint="cs"/>
                <w:sz w:val="24"/>
                <w:szCs w:val="28"/>
                <w:rtl/>
              </w:rPr>
            </w:rPrChange>
          </w:rPr>
          <w:delText>برای</w:delText>
        </w:r>
        <w:r w:rsidRPr="00A47B4D" w:rsidDel="00195352">
          <w:rPr>
            <w:rFonts w:ascii="Times New Roman" w:hAnsi="Times New Roman" w:cs="B Nazanin"/>
            <w:sz w:val="24"/>
            <w:szCs w:val="28"/>
            <w:u w:val="single"/>
            <w:rtl/>
            <w:rPrChange w:id="338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86" w:author="Lenovo" w:date="2026-09-23T02:46:00Z">
              <w:rPr>
                <w:rFonts w:ascii="Times New Roman" w:hAnsi="Times New Roman" w:cs="B Nazanin" w:hint="cs"/>
                <w:sz w:val="24"/>
                <w:szCs w:val="28"/>
                <w:rtl/>
              </w:rPr>
            </w:rPrChange>
          </w:rPr>
          <w:delText>تحریک</w:delText>
        </w:r>
        <w:r w:rsidRPr="00A47B4D" w:rsidDel="00195352">
          <w:rPr>
            <w:rFonts w:ascii="Times New Roman" w:hAnsi="Times New Roman" w:cs="B Nazanin"/>
            <w:sz w:val="24"/>
            <w:szCs w:val="28"/>
            <w:u w:val="single"/>
            <w:rtl/>
            <w:rPrChange w:id="338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88" w:author="Lenovo" w:date="2026-09-23T02:46:00Z">
              <w:rPr>
                <w:rFonts w:ascii="Times New Roman" w:hAnsi="Times New Roman" w:cs="B Nazanin" w:hint="cs"/>
                <w:sz w:val="24"/>
                <w:szCs w:val="28"/>
                <w:rtl/>
              </w:rPr>
            </w:rPrChange>
          </w:rPr>
          <w:delText>پاسخ‌های</w:delText>
        </w:r>
        <w:r w:rsidRPr="00A47B4D" w:rsidDel="00195352">
          <w:rPr>
            <w:rFonts w:ascii="Times New Roman" w:hAnsi="Times New Roman" w:cs="B Nazanin"/>
            <w:sz w:val="24"/>
            <w:szCs w:val="28"/>
            <w:u w:val="single"/>
            <w:rtl/>
            <w:rPrChange w:id="338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90" w:author="Lenovo" w:date="2026-09-23T02:46:00Z">
              <w:rPr>
                <w:rFonts w:ascii="Times New Roman" w:hAnsi="Times New Roman" w:cs="B Nazanin" w:hint="cs"/>
                <w:sz w:val="24"/>
                <w:szCs w:val="28"/>
                <w:rtl/>
              </w:rPr>
            </w:rPrChange>
          </w:rPr>
          <w:delText>مخاطی</w:delText>
        </w:r>
        <w:r w:rsidRPr="00A47B4D" w:rsidDel="00195352">
          <w:rPr>
            <w:rFonts w:ascii="Times New Roman" w:hAnsi="Times New Roman" w:cs="B Nazanin"/>
            <w:sz w:val="24"/>
            <w:szCs w:val="28"/>
            <w:u w:val="single"/>
            <w:rtl/>
            <w:rPrChange w:id="339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92" w:author="Lenovo" w:date="2026-09-23T02:46:00Z">
              <w:rPr>
                <w:rFonts w:ascii="Times New Roman" w:hAnsi="Times New Roman" w:cs="B Nazanin" w:hint="cs"/>
                <w:sz w:val="24"/>
                <w:szCs w:val="28"/>
                <w:rtl/>
              </w:rPr>
            </w:rPrChange>
          </w:rPr>
          <w:delText>کفایت</w:delText>
        </w:r>
        <w:r w:rsidRPr="00A47B4D" w:rsidDel="00195352">
          <w:rPr>
            <w:rFonts w:ascii="Times New Roman" w:hAnsi="Times New Roman" w:cs="B Nazanin"/>
            <w:sz w:val="24"/>
            <w:szCs w:val="28"/>
            <w:u w:val="single"/>
            <w:rtl/>
            <w:rPrChange w:id="3393"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94" w:author="Lenovo" w:date="2026-09-23T02:46:00Z">
              <w:rPr>
                <w:rFonts w:ascii="Times New Roman" w:hAnsi="Times New Roman" w:cs="B Nazanin" w:hint="cs"/>
                <w:sz w:val="24"/>
                <w:szCs w:val="28"/>
                <w:rtl/>
              </w:rPr>
            </w:rPrChange>
          </w:rPr>
          <w:delText>نمی‌کند</w:delText>
        </w:r>
        <w:r w:rsidRPr="00A47B4D" w:rsidDel="00195352">
          <w:rPr>
            <w:rFonts w:ascii="Times New Roman" w:hAnsi="Times New Roman" w:cs="B Nazanin"/>
            <w:sz w:val="24"/>
            <w:szCs w:val="28"/>
            <w:u w:val="single"/>
            <w:rtl/>
            <w:rPrChange w:id="339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96" w:author="Lenovo" w:date="2026-09-23T02:46:00Z">
              <w:rPr>
                <w:rFonts w:ascii="Times New Roman" w:hAnsi="Times New Roman" w:cs="B Nazanin" w:hint="cs"/>
                <w:sz w:val="24"/>
                <w:szCs w:val="28"/>
                <w:rtl/>
              </w:rPr>
            </w:rPrChange>
          </w:rPr>
          <w:delText>نتایج</w:delText>
        </w:r>
        <w:r w:rsidRPr="00A47B4D" w:rsidDel="00195352">
          <w:rPr>
            <w:rFonts w:ascii="Times New Roman" w:hAnsi="Times New Roman" w:cs="B Nazanin"/>
            <w:sz w:val="24"/>
            <w:szCs w:val="28"/>
            <w:u w:val="single"/>
            <w:rtl/>
            <w:rPrChange w:id="339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398" w:author="Lenovo" w:date="2026-09-23T02:46:00Z">
              <w:rPr>
                <w:rFonts w:ascii="Times New Roman" w:hAnsi="Times New Roman" w:cs="B Nazanin" w:hint="cs"/>
                <w:sz w:val="24"/>
                <w:szCs w:val="28"/>
                <w:rtl/>
              </w:rPr>
            </w:rPrChange>
          </w:rPr>
          <w:delText>مشابهی</w:delText>
        </w:r>
        <w:r w:rsidRPr="00A47B4D" w:rsidDel="00195352">
          <w:rPr>
            <w:rFonts w:ascii="Times New Roman" w:hAnsi="Times New Roman" w:cs="B Nazanin"/>
            <w:sz w:val="24"/>
            <w:szCs w:val="28"/>
            <w:u w:val="single"/>
            <w:rtl/>
            <w:rPrChange w:id="339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00" w:author="Lenovo" w:date="2026-09-23T02:46:00Z">
              <w:rPr>
                <w:rFonts w:ascii="Times New Roman" w:hAnsi="Times New Roman" w:cs="B Nazanin" w:hint="cs"/>
                <w:sz w:val="24"/>
                <w:szCs w:val="28"/>
                <w:rtl/>
              </w:rPr>
            </w:rPrChange>
          </w:rPr>
          <w:delText>در</w:delText>
        </w:r>
        <w:r w:rsidRPr="00A47B4D" w:rsidDel="00195352">
          <w:rPr>
            <w:rFonts w:ascii="Times New Roman" w:hAnsi="Times New Roman" w:cs="B Nazanin"/>
            <w:sz w:val="24"/>
            <w:szCs w:val="28"/>
            <w:u w:val="single"/>
            <w:rtl/>
            <w:rPrChange w:id="340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02" w:author="Lenovo" w:date="2026-09-23T02:46:00Z">
              <w:rPr>
                <w:rFonts w:ascii="Times New Roman" w:hAnsi="Times New Roman" w:cs="B Nazanin" w:hint="cs"/>
                <w:sz w:val="24"/>
                <w:szCs w:val="28"/>
                <w:rtl/>
              </w:rPr>
            </w:rPrChange>
          </w:rPr>
          <w:delText>بیماران</w:delText>
        </w:r>
        <w:r w:rsidRPr="00A47B4D" w:rsidDel="00195352">
          <w:rPr>
            <w:rFonts w:ascii="Times New Roman" w:hAnsi="Times New Roman" w:cs="B Nazanin"/>
            <w:sz w:val="24"/>
            <w:szCs w:val="28"/>
            <w:u w:val="single"/>
            <w:rtl/>
            <w:rPrChange w:id="3403"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04" w:author="Lenovo" w:date="2026-09-23T02:46:00Z">
              <w:rPr>
                <w:rFonts w:ascii="Times New Roman" w:hAnsi="Times New Roman" w:cs="B Nazanin" w:hint="cs"/>
                <w:sz w:val="24"/>
                <w:szCs w:val="28"/>
                <w:rtl/>
              </w:rPr>
            </w:rPrChange>
          </w:rPr>
          <w:delText>و</w:delText>
        </w:r>
        <w:r w:rsidRPr="00A47B4D" w:rsidDel="00195352">
          <w:rPr>
            <w:rFonts w:ascii="Times New Roman" w:hAnsi="Times New Roman" w:cs="B Nazanin"/>
            <w:sz w:val="24"/>
            <w:szCs w:val="28"/>
            <w:u w:val="single"/>
            <w:rtl/>
            <w:rPrChange w:id="340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06" w:author="Lenovo" w:date="2026-09-23T02:46:00Z">
              <w:rPr>
                <w:rFonts w:ascii="Times New Roman" w:hAnsi="Times New Roman" w:cs="B Nazanin" w:hint="cs"/>
                <w:sz w:val="24"/>
                <w:szCs w:val="28"/>
                <w:rtl/>
              </w:rPr>
            </w:rPrChange>
          </w:rPr>
          <w:delText>حیوانات</w:delText>
        </w:r>
        <w:r w:rsidRPr="00A47B4D" w:rsidDel="00195352">
          <w:rPr>
            <w:rFonts w:ascii="Times New Roman" w:hAnsi="Times New Roman" w:cs="B Nazanin"/>
            <w:sz w:val="24"/>
            <w:szCs w:val="28"/>
            <w:u w:val="single"/>
            <w:rtl/>
            <w:rPrChange w:id="340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08" w:author="Lenovo" w:date="2026-09-23T02:46:00Z">
              <w:rPr>
                <w:rFonts w:ascii="Times New Roman" w:hAnsi="Times New Roman" w:cs="B Nazanin" w:hint="cs"/>
                <w:sz w:val="24"/>
                <w:szCs w:val="28"/>
                <w:rtl/>
              </w:rPr>
            </w:rPrChange>
          </w:rPr>
          <w:delText>ایمن‌شده</w:delText>
        </w:r>
        <w:r w:rsidRPr="00A47B4D" w:rsidDel="00195352">
          <w:rPr>
            <w:rFonts w:ascii="Times New Roman" w:hAnsi="Times New Roman" w:cs="B Nazanin"/>
            <w:sz w:val="24"/>
            <w:szCs w:val="28"/>
            <w:u w:val="single"/>
            <w:rtl/>
            <w:rPrChange w:id="340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10" w:author="Lenovo" w:date="2026-09-23T02:46:00Z">
              <w:rPr>
                <w:rFonts w:ascii="Times New Roman" w:hAnsi="Times New Roman" w:cs="B Nazanin" w:hint="cs"/>
                <w:sz w:val="24"/>
                <w:szCs w:val="28"/>
                <w:rtl/>
              </w:rPr>
            </w:rPrChange>
          </w:rPr>
          <w:delText>با</w:delText>
        </w:r>
        <w:r w:rsidRPr="00A47B4D" w:rsidDel="00195352">
          <w:rPr>
            <w:rFonts w:ascii="Times New Roman" w:hAnsi="Times New Roman" w:cs="B Nazanin"/>
            <w:sz w:val="24"/>
            <w:szCs w:val="28"/>
            <w:u w:val="single"/>
            <w:rtl/>
            <w:rPrChange w:id="341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12" w:author="Lenovo" w:date="2026-09-23T02:46:00Z">
              <w:rPr>
                <w:rFonts w:ascii="Times New Roman" w:hAnsi="Times New Roman" w:cs="B Nazanin" w:hint="cs"/>
                <w:sz w:val="24"/>
                <w:szCs w:val="28"/>
                <w:rtl/>
              </w:rPr>
            </w:rPrChange>
          </w:rPr>
          <w:delText>واکسن‌های</w:delText>
        </w:r>
        <w:r w:rsidRPr="00A47B4D" w:rsidDel="00195352">
          <w:rPr>
            <w:rFonts w:ascii="Times New Roman" w:hAnsi="Times New Roman" w:cs="B Nazanin"/>
            <w:sz w:val="24"/>
            <w:szCs w:val="28"/>
            <w:u w:val="single"/>
            <w:rtl/>
            <w:rPrChange w:id="3413"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sz w:val="24"/>
            <w:szCs w:val="28"/>
            <w:u w:val="single"/>
            <w:rPrChange w:id="3414" w:author="Lenovo" w:date="2026-09-23T02:46:00Z">
              <w:rPr>
                <w:rFonts w:ascii="Times New Roman" w:hAnsi="Times New Roman" w:cs="B Nazanin"/>
                <w:sz w:val="24"/>
                <w:szCs w:val="28"/>
              </w:rPr>
            </w:rPrChange>
          </w:rPr>
          <w:delText>WNV</w:delText>
        </w:r>
        <w:r w:rsidRPr="00A47B4D" w:rsidDel="00195352">
          <w:rPr>
            <w:rFonts w:ascii="Times New Roman" w:hAnsi="Times New Roman" w:cs="B Nazanin"/>
            <w:sz w:val="24"/>
            <w:szCs w:val="28"/>
            <w:u w:val="single"/>
            <w:rtl/>
            <w:rPrChange w:id="341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16" w:author="Lenovo" w:date="2026-09-23T02:46:00Z">
              <w:rPr>
                <w:rFonts w:ascii="Times New Roman" w:hAnsi="Times New Roman" w:cs="B Nazanin" w:hint="cs"/>
                <w:sz w:val="24"/>
                <w:szCs w:val="28"/>
                <w:rtl/>
              </w:rPr>
            </w:rPrChange>
          </w:rPr>
          <w:delText>کاملاً</w:delText>
        </w:r>
        <w:r w:rsidRPr="00A47B4D" w:rsidDel="00195352">
          <w:rPr>
            <w:rFonts w:ascii="Times New Roman" w:hAnsi="Times New Roman" w:cs="B Nazanin"/>
            <w:sz w:val="24"/>
            <w:szCs w:val="28"/>
            <w:u w:val="single"/>
            <w:rtl/>
            <w:rPrChange w:id="3417" w:author="Lenovo" w:date="2026-09-23T02:46:00Z">
              <w:rPr>
                <w:rFonts w:ascii="Times New Roman" w:hAnsi="Times New Roman" w:cs="B Nazanin"/>
                <w:sz w:val="24"/>
                <w:szCs w:val="28"/>
                <w:rtl/>
              </w:rPr>
            </w:rPrChange>
          </w:rPr>
          <w:delText xml:space="preserve"> </w:delText>
        </w:r>
      </w:del>
      <w:ins w:id="3418" w:author="SALMANIAN MOHAMMADHASSAN" w:date="2026-09-11T16:15:00Z">
        <w:del w:id="3419" w:author="Lenovo" w:date="2026-09-23T03:01:00Z">
          <w:r w:rsidR="004776DD" w:rsidRPr="00A47B4D" w:rsidDel="00195352">
            <w:rPr>
              <w:rFonts w:ascii="Times New Roman" w:hAnsi="Times New Roman" w:cs="B Nazanin"/>
              <w:sz w:val="24"/>
              <w:szCs w:val="28"/>
              <w:u w:val="single"/>
              <w:rtl/>
              <w:rPrChange w:id="3420" w:author="Lenovo" w:date="2026-09-23T02:46:00Z">
                <w:rPr>
                  <w:rFonts w:ascii="Times New Roman" w:hAnsi="Times New Roman" w:cs="B Nazanin"/>
                  <w:sz w:val="24"/>
                  <w:szCs w:val="28"/>
                  <w:rtl/>
                </w:rPr>
              </w:rPrChange>
            </w:rPr>
            <w:delText xml:space="preserve"> ن</w:delText>
          </w:r>
          <w:r w:rsidR="004776DD" w:rsidRPr="00A47B4D" w:rsidDel="00195352">
            <w:rPr>
              <w:rFonts w:ascii="Times New Roman" w:hAnsi="Times New Roman" w:cs="B Nazanin" w:hint="cs"/>
              <w:sz w:val="24"/>
              <w:szCs w:val="28"/>
              <w:u w:val="single"/>
              <w:rtl/>
              <w:rPrChange w:id="3421" w:author="Lenovo" w:date="2026-09-23T02:46:00Z">
                <w:rPr>
                  <w:rFonts w:ascii="Times New Roman" w:hAnsi="Times New Roman" w:cs="B Nazanin" w:hint="cs"/>
                  <w:sz w:val="24"/>
                  <w:szCs w:val="28"/>
                  <w:rtl/>
                </w:rPr>
              </w:rPrChange>
            </w:rPr>
            <w:delText>یز</w:delText>
          </w:r>
          <w:r w:rsidR="004776DD" w:rsidRPr="00A47B4D" w:rsidDel="00195352">
            <w:rPr>
              <w:rFonts w:ascii="Times New Roman" w:hAnsi="Times New Roman" w:cs="B Nazanin"/>
              <w:sz w:val="24"/>
              <w:szCs w:val="28"/>
              <w:u w:val="single"/>
              <w:rtl/>
              <w:rPrChange w:id="3422" w:author="Lenovo" w:date="2026-09-23T02:46:00Z">
                <w:rPr>
                  <w:rFonts w:ascii="Times New Roman" w:hAnsi="Times New Roman" w:cs="B Nazanin"/>
                  <w:sz w:val="24"/>
                  <w:szCs w:val="28"/>
                  <w:rtl/>
                </w:rPr>
              </w:rPrChange>
            </w:rPr>
            <w:delText xml:space="preserve"> </w:delText>
          </w:r>
        </w:del>
      </w:ins>
      <w:del w:id="3423" w:author="Lenovo" w:date="2026-09-23T03:01:00Z">
        <w:r w:rsidRPr="00A47B4D" w:rsidDel="00195352">
          <w:rPr>
            <w:rFonts w:ascii="Times New Roman" w:hAnsi="Times New Roman" w:cs="B Nazanin" w:hint="cs"/>
            <w:sz w:val="24"/>
            <w:szCs w:val="28"/>
            <w:u w:val="single"/>
            <w:rtl/>
            <w:rPrChange w:id="3424" w:author="Lenovo" w:date="2026-09-23T02:46:00Z">
              <w:rPr>
                <w:rFonts w:ascii="Times New Roman" w:hAnsi="Times New Roman" w:cs="B Nazanin" w:hint="cs"/>
                <w:sz w:val="24"/>
                <w:szCs w:val="28"/>
                <w:rtl/>
              </w:rPr>
            </w:rPrChange>
          </w:rPr>
          <w:delText>مشاهده</w:delText>
        </w:r>
        <w:r w:rsidRPr="00A47B4D" w:rsidDel="00195352">
          <w:rPr>
            <w:rFonts w:ascii="Times New Roman" w:hAnsi="Times New Roman" w:cs="B Nazanin"/>
            <w:sz w:val="24"/>
            <w:szCs w:val="28"/>
            <w:u w:val="single"/>
            <w:rtl/>
            <w:rPrChange w:id="342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26" w:author="Lenovo" w:date="2026-09-23T02:46:00Z">
              <w:rPr>
                <w:rFonts w:ascii="Times New Roman" w:hAnsi="Times New Roman" w:cs="B Nazanin" w:hint="cs"/>
                <w:sz w:val="24"/>
                <w:szCs w:val="28"/>
                <w:rtl/>
              </w:rPr>
            </w:rPrChange>
          </w:rPr>
          <w:delText>شده</w:delText>
        </w:r>
        <w:r w:rsidRPr="00A47B4D" w:rsidDel="00195352">
          <w:rPr>
            <w:rFonts w:ascii="Times New Roman" w:hAnsi="Times New Roman" w:cs="B Nazanin"/>
            <w:sz w:val="24"/>
            <w:szCs w:val="28"/>
            <w:u w:val="single"/>
            <w:rtl/>
            <w:rPrChange w:id="3427" w:author="Lenovo" w:date="2026-09-23T02:46:00Z">
              <w:rPr>
                <w:rFonts w:ascii="Times New Roman" w:hAnsi="Times New Roman" w:cs="B Nazanin"/>
                <w:sz w:val="24"/>
                <w:szCs w:val="28"/>
                <w:rtl/>
              </w:rPr>
            </w:rPrChange>
          </w:rPr>
          <w:delText xml:space="preserve"> </w:delText>
        </w:r>
      </w:del>
      <w:ins w:id="3428" w:author="SALMANIAN MOHAMMADHASSAN" w:date="2026-09-11T16:16:00Z">
        <w:del w:id="3429" w:author="Lenovo" w:date="2026-09-23T03:01:00Z">
          <w:r w:rsidR="0040077C" w:rsidRPr="00A47B4D" w:rsidDel="00195352">
            <w:rPr>
              <w:rFonts w:ascii="Times New Roman" w:hAnsi="Times New Roman" w:cs="B Nazanin"/>
              <w:sz w:val="24"/>
              <w:szCs w:val="28"/>
              <w:u w:val="single"/>
              <w:rtl/>
              <w:rPrChange w:id="3430" w:author="Lenovo" w:date="2026-09-23T02:46:00Z">
                <w:rPr>
                  <w:rFonts w:ascii="Times New Roman" w:hAnsi="Times New Roman" w:cs="B Nazanin"/>
                  <w:sz w:val="24"/>
                  <w:szCs w:val="28"/>
                  <w:rtl/>
                </w:rPr>
              </w:rPrChange>
            </w:rPr>
            <w:delText xml:space="preserve"> در ا</w:delText>
          </w:r>
          <w:r w:rsidR="0040077C" w:rsidRPr="00A47B4D" w:rsidDel="00195352">
            <w:rPr>
              <w:rFonts w:ascii="Times New Roman" w:hAnsi="Times New Roman" w:cs="B Nazanin" w:hint="cs"/>
              <w:sz w:val="24"/>
              <w:szCs w:val="28"/>
              <w:u w:val="single"/>
              <w:rtl/>
              <w:rPrChange w:id="3431" w:author="Lenovo" w:date="2026-09-23T02:46:00Z">
                <w:rPr>
                  <w:rFonts w:ascii="Times New Roman" w:hAnsi="Times New Roman" w:cs="B Nazanin" w:hint="cs"/>
                  <w:sz w:val="24"/>
                  <w:szCs w:val="28"/>
                  <w:rtl/>
                </w:rPr>
              </w:rPrChange>
            </w:rPr>
            <w:delText>ین</w:delText>
          </w:r>
          <w:r w:rsidR="0040077C" w:rsidRPr="00A47B4D" w:rsidDel="00195352">
            <w:rPr>
              <w:rFonts w:ascii="Times New Roman" w:hAnsi="Times New Roman" w:cs="B Nazanin"/>
              <w:sz w:val="24"/>
              <w:szCs w:val="28"/>
              <w:u w:val="single"/>
              <w:rtl/>
              <w:rPrChange w:id="3432" w:author="Lenovo" w:date="2026-09-23T02:46:00Z">
                <w:rPr>
                  <w:rFonts w:ascii="Times New Roman" w:hAnsi="Times New Roman" w:cs="B Nazanin"/>
                  <w:sz w:val="24"/>
                  <w:szCs w:val="28"/>
                  <w:rtl/>
                </w:rPr>
              </w:rPrChange>
            </w:rPr>
            <w:delText xml:space="preserve"> نمونه ها </w:delText>
          </w:r>
        </w:del>
      </w:ins>
      <w:del w:id="3433" w:author="Lenovo" w:date="2026-09-23T03:01:00Z">
        <w:r w:rsidRPr="00A47B4D" w:rsidDel="00195352">
          <w:rPr>
            <w:rFonts w:ascii="Times New Roman" w:hAnsi="Times New Roman" w:cs="B Nazanin" w:hint="cs"/>
            <w:sz w:val="24"/>
            <w:szCs w:val="28"/>
            <w:u w:val="single"/>
            <w:rtl/>
            <w:rPrChange w:id="3434" w:author="Lenovo" w:date="2026-09-23T02:46:00Z">
              <w:rPr>
                <w:rFonts w:ascii="Times New Roman" w:hAnsi="Times New Roman" w:cs="B Nazanin" w:hint="cs"/>
                <w:sz w:val="24"/>
                <w:szCs w:val="28"/>
                <w:rtl/>
              </w:rPr>
            </w:rPrChange>
          </w:rPr>
          <w:delText>که</w:delText>
        </w:r>
        <w:r w:rsidRPr="00A47B4D" w:rsidDel="00195352">
          <w:rPr>
            <w:rFonts w:ascii="Times New Roman" w:hAnsi="Times New Roman" w:cs="B Nazanin"/>
            <w:sz w:val="24"/>
            <w:szCs w:val="28"/>
            <w:u w:val="single"/>
            <w:rtl/>
            <w:rPrChange w:id="343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sz w:val="24"/>
            <w:szCs w:val="28"/>
            <w:u w:val="single"/>
            <w:rPrChange w:id="3436" w:author="Lenovo" w:date="2026-09-23T02:46:00Z">
              <w:rPr>
                <w:rFonts w:ascii="Times New Roman" w:hAnsi="Times New Roman" w:cs="B Nazanin"/>
                <w:sz w:val="24"/>
                <w:szCs w:val="28"/>
              </w:rPr>
            </w:rPrChange>
          </w:rPr>
          <w:delText>IgG</w:delText>
        </w:r>
        <w:r w:rsidRPr="00A47B4D" w:rsidDel="00195352">
          <w:rPr>
            <w:rFonts w:ascii="Times New Roman" w:hAnsi="Times New Roman" w:cs="B Nazanin"/>
            <w:sz w:val="24"/>
            <w:szCs w:val="28"/>
            <w:u w:val="single"/>
            <w:rtl/>
            <w:rPrChange w:id="343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38" w:author="Lenovo" w:date="2026-09-23T02:46:00Z">
              <w:rPr>
                <w:rFonts w:ascii="Times New Roman" w:hAnsi="Times New Roman" w:cs="B Nazanin" w:hint="cs"/>
                <w:sz w:val="24"/>
                <w:szCs w:val="28"/>
                <w:rtl/>
              </w:rPr>
            </w:rPrChange>
          </w:rPr>
          <w:delText>سرمی</w:delText>
        </w:r>
        <w:r w:rsidRPr="00A47B4D" w:rsidDel="00195352">
          <w:rPr>
            <w:rFonts w:ascii="Times New Roman" w:hAnsi="Times New Roman" w:cs="B Nazanin"/>
            <w:sz w:val="24"/>
            <w:szCs w:val="28"/>
            <w:u w:val="single"/>
            <w:rtl/>
            <w:rPrChange w:id="343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40" w:author="Lenovo" w:date="2026-09-23T02:46:00Z">
              <w:rPr>
                <w:rFonts w:ascii="Times New Roman" w:hAnsi="Times New Roman" w:cs="B Nazanin" w:hint="cs"/>
                <w:sz w:val="24"/>
                <w:szCs w:val="28"/>
                <w:rtl/>
              </w:rPr>
            </w:rPrChange>
          </w:rPr>
          <w:delText>غالب‌ترین</w:delText>
        </w:r>
        <w:r w:rsidRPr="00A47B4D" w:rsidDel="00195352">
          <w:rPr>
            <w:rFonts w:ascii="Times New Roman" w:hAnsi="Times New Roman" w:cs="B Nazanin"/>
            <w:sz w:val="24"/>
            <w:szCs w:val="28"/>
            <w:u w:val="single"/>
            <w:rtl/>
            <w:rPrChange w:id="344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42" w:author="Lenovo" w:date="2026-09-23T02:46:00Z">
              <w:rPr>
                <w:rFonts w:ascii="Times New Roman" w:hAnsi="Times New Roman" w:cs="B Nazanin" w:hint="cs"/>
                <w:sz w:val="24"/>
                <w:szCs w:val="28"/>
                <w:rtl/>
              </w:rPr>
            </w:rPrChange>
          </w:rPr>
          <w:delText>ایزوتیپ</w:delText>
        </w:r>
        <w:r w:rsidRPr="00A47B4D" w:rsidDel="00195352">
          <w:rPr>
            <w:rFonts w:ascii="Times New Roman" w:hAnsi="Times New Roman" w:cs="B Nazanin"/>
            <w:sz w:val="24"/>
            <w:szCs w:val="28"/>
            <w:u w:val="single"/>
            <w:rtl/>
            <w:rPrChange w:id="3443"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44" w:author="Lenovo" w:date="2026-09-23T02:46:00Z">
              <w:rPr>
                <w:rFonts w:ascii="Times New Roman" w:hAnsi="Times New Roman" w:cs="B Nazanin" w:hint="cs"/>
                <w:sz w:val="24"/>
                <w:szCs w:val="28"/>
                <w:rtl/>
              </w:rPr>
            </w:rPrChange>
          </w:rPr>
          <w:delText>آنتی‌بادی</w:delText>
        </w:r>
        <w:r w:rsidRPr="00A47B4D" w:rsidDel="00195352">
          <w:rPr>
            <w:rFonts w:ascii="Times New Roman" w:hAnsi="Times New Roman" w:cs="B Nazanin"/>
            <w:sz w:val="24"/>
            <w:szCs w:val="28"/>
            <w:u w:val="single"/>
            <w:rtl/>
            <w:rPrChange w:id="344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46" w:author="Lenovo" w:date="2026-09-23T02:46:00Z">
              <w:rPr>
                <w:rFonts w:ascii="Times New Roman" w:hAnsi="Times New Roman" w:cs="B Nazanin" w:hint="cs"/>
                <w:sz w:val="24"/>
                <w:szCs w:val="28"/>
                <w:rtl/>
              </w:rPr>
            </w:rPrChange>
          </w:rPr>
          <w:delText>تشخیص</w:delText>
        </w:r>
        <w:r w:rsidRPr="00A47B4D" w:rsidDel="00195352">
          <w:rPr>
            <w:rFonts w:ascii="Times New Roman" w:hAnsi="Times New Roman" w:cs="B Nazanin"/>
            <w:sz w:val="24"/>
            <w:szCs w:val="28"/>
            <w:u w:val="single"/>
            <w:rtl/>
            <w:rPrChange w:id="344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48" w:author="Lenovo" w:date="2026-09-23T02:46:00Z">
              <w:rPr>
                <w:rFonts w:ascii="Times New Roman" w:hAnsi="Times New Roman" w:cs="B Nazanin" w:hint="cs"/>
                <w:sz w:val="24"/>
                <w:szCs w:val="28"/>
                <w:rtl/>
              </w:rPr>
            </w:rPrChange>
          </w:rPr>
          <w:delText>داده‌شده</w:delText>
        </w:r>
        <w:r w:rsidRPr="00A47B4D" w:rsidDel="00195352">
          <w:rPr>
            <w:rFonts w:ascii="Times New Roman" w:hAnsi="Times New Roman" w:cs="B Nazanin"/>
            <w:sz w:val="24"/>
            <w:szCs w:val="28"/>
            <w:u w:val="single"/>
            <w:rtl/>
            <w:rPrChange w:id="344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50" w:author="Lenovo" w:date="2026-09-23T02:46:00Z">
              <w:rPr>
                <w:rFonts w:ascii="Times New Roman" w:hAnsi="Times New Roman" w:cs="B Nazanin" w:hint="cs"/>
                <w:sz w:val="24"/>
                <w:szCs w:val="28"/>
                <w:rtl/>
              </w:rPr>
            </w:rPrChange>
          </w:rPr>
          <w:delText>بوده</w:delText>
        </w:r>
        <w:r w:rsidRPr="00A47B4D" w:rsidDel="00195352">
          <w:rPr>
            <w:rFonts w:ascii="Times New Roman" w:hAnsi="Times New Roman" w:cs="B Nazanin"/>
            <w:sz w:val="24"/>
            <w:szCs w:val="28"/>
            <w:u w:val="single"/>
            <w:rtl/>
            <w:rPrChange w:id="345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52" w:author="Lenovo" w:date="2026-09-23T02:46:00Z">
              <w:rPr>
                <w:rFonts w:ascii="Times New Roman" w:hAnsi="Times New Roman" w:cs="B Nazanin" w:hint="cs"/>
                <w:sz w:val="24"/>
                <w:szCs w:val="28"/>
                <w:rtl/>
              </w:rPr>
            </w:rPrChange>
          </w:rPr>
          <w:delText>و</w:delText>
        </w:r>
        <w:r w:rsidRPr="00A47B4D" w:rsidDel="00195352">
          <w:rPr>
            <w:rFonts w:ascii="Times New Roman" w:hAnsi="Times New Roman" w:cs="B Nazanin"/>
            <w:sz w:val="24"/>
            <w:szCs w:val="28"/>
            <w:u w:val="single"/>
            <w:rtl/>
            <w:rPrChange w:id="3453"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54" w:author="Lenovo" w:date="2026-09-23T02:46:00Z">
              <w:rPr>
                <w:rFonts w:ascii="Times New Roman" w:hAnsi="Times New Roman" w:cs="B Nazanin" w:hint="cs"/>
                <w:sz w:val="24"/>
                <w:szCs w:val="28"/>
                <w:rtl/>
              </w:rPr>
            </w:rPrChange>
          </w:rPr>
          <w:delText>پاسخ‌های</w:delText>
        </w:r>
        <w:r w:rsidRPr="00A47B4D" w:rsidDel="00195352">
          <w:rPr>
            <w:rFonts w:ascii="Times New Roman" w:hAnsi="Times New Roman" w:cs="B Nazanin"/>
            <w:sz w:val="24"/>
            <w:szCs w:val="28"/>
            <w:u w:val="single"/>
            <w:rtl/>
            <w:rPrChange w:id="3455"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sz w:val="24"/>
            <w:szCs w:val="28"/>
            <w:u w:val="single"/>
            <w:rPrChange w:id="3456" w:author="Lenovo" w:date="2026-09-23T02:46:00Z">
              <w:rPr>
                <w:rFonts w:ascii="Times New Roman" w:hAnsi="Times New Roman" w:cs="B Nazanin"/>
                <w:sz w:val="24"/>
                <w:szCs w:val="28"/>
              </w:rPr>
            </w:rPrChange>
          </w:rPr>
          <w:delText>IgA</w:delText>
        </w:r>
        <w:r w:rsidRPr="00A47B4D" w:rsidDel="00195352">
          <w:rPr>
            <w:rFonts w:ascii="Times New Roman" w:hAnsi="Times New Roman" w:cs="B Nazanin"/>
            <w:sz w:val="24"/>
            <w:szCs w:val="28"/>
            <w:u w:val="single"/>
            <w:rtl/>
            <w:rPrChange w:id="3457"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58" w:author="Lenovo" w:date="2026-09-23T02:46:00Z">
              <w:rPr>
                <w:rFonts w:ascii="Times New Roman" w:hAnsi="Times New Roman" w:cs="B Nazanin" w:hint="cs"/>
                <w:sz w:val="24"/>
                <w:szCs w:val="28"/>
                <w:rtl/>
              </w:rPr>
            </w:rPrChange>
          </w:rPr>
          <w:delText>در</w:delText>
        </w:r>
        <w:r w:rsidRPr="00A47B4D" w:rsidDel="00195352">
          <w:rPr>
            <w:rFonts w:ascii="Times New Roman" w:hAnsi="Times New Roman" w:cs="B Nazanin"/>
            <w:sz w:val="24"/>
            <w:szCs w:val="28"/>
            <w:u w:val="single"/>
            <w:rtl/>
            <w:rPrChange w:id="3459"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60" w:author="Lenovo" w:date="2026-09-23T02:46:00Z">
              <w:rPr>
                <w:rFonts w:ascii="Times New Roman" w:hAnsi="Times New Roman" w:cs="B Nazanin" w:hint="cs"/>
                <w:sz w:val="24"/>
                <w:szCs w:val="28"/>
                <w:rtl/>
              </w:rPr>
            </w:rPrChange>
          </w:rPr>
          <w:delText>سرم</w:delText>
        </w:r>
        <w:r w:rsidRPr="00A47B4D" w:rsidDel="00195352">
          <w:rPr>
            <w:rFonts w:ascii="Times New Roman" w:hAnsi="Times New Roman" w:cs="B Nazanin"/>
            <w:sz w:val="24"/>
            <w:szCs w:val="28"/>
            <w:u w:val="single"/>
            <w:rtl/>
            <w:rPrChange w:id="3461"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62" w:author="Lenovo" w:date="2026-09-23T02:46:00Z">
              <w:rPr>
                <w:rFonts w:ascii="Times New Roman" w:hAnsi="Times New Roman" w:cs="B Nazanin" w:hint="cs"/>
                <w:sz w:val="24"/>
                <w:szCs w:val="28"/>
                <w:rtl/>
              </w:rPr>
            </w:rPrChange>
          </w:rPr>
          <w:delText>اغلب</w:delText>
        </w:r>
        <w:r w:rsidRPr="00A47B4D" w:rsidDel="00195352">
          <w:rPr>
            <w:rFonts w:ascii="Times New Roman" w:hAnsi="Times New Roman" w:cs="B Nazanin"/>
            <w:sz w:val="24"/>
            <w:szCs w:val="28"/>
            <w:u w:val="single"/>
            <w:rtl/>
            <w:rPrChange w:id="3463" w:author="Lenovo" w:date="2026-09-23T02:46:00Z">
              <w:rPr>
                <w:rFonts w:ascii="Times New Roman" w:hAnsi="Times New Roman" w:cs="B Nazanin"/>
                <w:sz w:val="24"/>
                <w:szCs w:val="28"/>
                <w:rtl/>
              </w:rPr>
            </w:rPrChange>
          </w:rPr>
          <w:delText xml:space="preserve"> </w:delText>
        </w:r>
      </w:del>
      <w:ins w:id="3464" w:author="SALMANIAN MOHAMMADHASSAN" w:date="2026-09-11T16:16:00Z">
        <w:del w:id="3465" w:author="Lenovo" w:date="2026-09-23T03:01:00Z">
          <w:r w:rsidR="0040077C" w:rsidRPr="00A47B4D" w:rsidDel="00195352">
            <w:rPr>
              <w:rFonts w:ascii="Times New Roman" w:hAnsi="Times New Roman" w:cs="B Nazanin" w:hint="cs"/>
              <w:sz w:val="24"/>
              <w:szCs w:val="28"/>
              <w:u w:val="single"/>
              <w:rtl/>
              <w:rPrChange w:id="3466" w:author="Lenovo" w:date="2026-09-23T02:46:00Z">
                <w:rPr>
                  <w:rFonts w:ascii="Times New Roman" w:hAnsi="Times New Roman" w:cs="B Nazanin" w:hint="cs"/>
                  <w:sz w:val="24"/>
                  <w:szCs w:val="28"/>
                  <w:rtl/>
                </w:rPr>
              </w:rPrChange>
            </w:rPr>
            <w:delText>نیز</w:delText>
          </w:r>
          <w:r w:rsidR="0040077C" w:rsidRPr="00A47B4D" w:rsidDel="00195352">
            <w:rPr>
              <w:rFonts w:ascii="Times New Roman" w:hAnsi="Times New Roman" w:cs="B Nazanin"/>
              <w:sz w:val="24"/>
              <w:szCs w:val="28"/>
              <w:u w:val="single"/>
              <w:rtl/>
              <w:rPrChange w:id="3467" w:author="Lenovo" w:date="2026-09-23T02:46:00Z">
                <w:rPr>
                  <w:rFonts w:ascii="Times New Roman" w:hAnsi="Times New Roman" w:cs="B Nazanin"/>
                  <w:sz w:val="24"/>
                  <w:szCs w:val="28"/>
                  <w:rtl/>
                </w:rPr>
              </w:rPrChange>
            </w:rPr>
            <w:delText xml:space="preserve"> </w:delText>
          </w:r>
        </w:del>
      </w:ins>
      <w:del w:id="3468" w:author="Lenovo" w:date="2026-09-23T03:01:00Z">
        <w:r w:rsidRPr="00A47B4D" w:rsidDel="00195352">
          <w:rPr>
            <w:rFonts w:ascii="Times New Roman" w:hAnsi="Times New Roman" w:cs="B Nazanin" w:hint="cs"/>
            <w:sz w:val="24"/>
            <w:szCs w:val="28"/>
            <w:u w:val="single"/>
            <w:rtl/>
            <w:rPrChange w:id="3469" w:author="Lenovo" w:date="2026-09-23T02:46:00Z">
              <w:rPr>
                <w:rFonts w:ascii="Times New Roman" w:hAnsi="Times New Roman" w:cs="B Nazanin" w:hint="cs"/>
                <w:sz w:val="24"/>
                <w:szCs w:val="28"/>
                <w:rtl/>
              </w:rPr>
            </w:rPrChange>
          </w:rPr>
          <w:delText>ضعیف</w:delText>
        </w:r>
        <w:r w:rsidRPr="00A47B4D" w:rsidDel="00195352">
          <w:rPr>
            <w:rFonts w:ascii="Times New Roman" w:hAnsi="Times New Roman" w:cs="B Nazanin"/>
            <w:sz w:val="24"/>
            <w:szCs w:val="28"/>
            <w:u w:val="single"/>
            <w:rtl/>
            <w:rPrChange w:id="3470"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71" w:author="Lenovo" w:date="2026-09-23T02:46:00Z">
              <w:rPr>
                <w:rFonts w:ascii="Times New Roman" w:hAnsi="Times New Roman" w:cs="B Nazanin" w:hint="cs"/>
                <w:sz w:val="24"/>
                <w:szCs w:val="28"/>
                <w:rtl/>
              </w:rPr>
            </w:rPrChange>
          </w:rPr>
          <w:delText>یا</w:delText>
        </w:r>
        <w:r w:rsidRPr="00A47B4D" w:rsidDel="00195352">
          <w:rPr>
            <w:rFonts w:ascii="Times New Roman" w:hAnsi="Times New Roman" w:cs="B Nazanin"/>
            <w:sz w:val="24"/>
            <w:szCs w:val="28"/>
            <w:u w:val="single"/>
            <w:rtl/>
            <w:rPrChange w:id="3472"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73" w:author="Lenovo" w:date="2026-09-23T02:46:00Z">
              <w:rPr>
                <w:rFonts w:ascii="Times New Roman" w:hAnsi="Times New Roman" w:cs="B Nazanin" w:hint="cs"/>
                <w:sz w:val="24"/>
                <w:szCs w:val="28"/>
                <w:rtl/>
              </w:rPr>
            </w:rPrChange>
          </w:rPr>
          <w:delText>ناچیز</w:delText>
        </w:r>
        <w:r w:rsidRPr="00A47B4D" w:rsidDel="00195352">
          <w:rPr>
            <w:rFonts w:ascii="Times New Roman" w:hAnsi="Times New Roman" w:cs="B Nazanin"/>
            <w:sz w:val="24"/>
            <w:szCs w:val="28"/>
            <w:u w:val="single"/>
            <w:rtl/>
            <w:rPrChange w:id="3474"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75" w:author="Lenovo" w:date="2026-09-23T02:46:00Z">
              <w:rPr>
                <w:rFonts w:ascii="Times New Roman" w:hAnsi="Times New Roman" w:cs="B Nazanin" w:hint="cs"/>
                <w:sz w:val="24"/>
                <w:szCs w:val="28"/>
                <w:rtl/>
              </w:rPr>
            </w:rPrChange>
          </w:rPr>
          <w:delText>بوده‌اند،</w:delText>
        </w:r>
        <w:r w:rsidRPr="00A47B4D" w:rsidDel="00195352">
          <w:rPr>
            <w:rFonts w:ascii="Times New Roman" w:hAnsi="Times New Roman" w:cs="B Nazanin"/>
            <w:sz w:val="24"/>
            <w:szCs w:val="28"/>
            <w:u w:val="single"/>
            <w:rtl/>
            <w:rPrChange w:id="3476"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77" w:author="Lenovo" w:date="2026-09-23T02:46:00Z">
              <w:rPr>
                <w:rFonts w:ascii="Times New Roman" w:hAnsi="Times New Roman" w:cs="B Nazanin" w:hint="cs"/>
                <w:sz w:val="24"/>
                <w:szCs w:val="28"/>
                <w:rtl/>
              </w:rPr>
            </w:rPrChange>
          </w:rPr>
          <w:delText>هرچند</w:delText>
        </w:r>
        <w:r w:rsidRPr="00A47B4D" w:rsidDel="00195352">
          <w:rPr>
            <w:rFonts w:ascii="Times New Roman" w:hAnsi="Times New Roman" w:cs="B Nazanin"/>
            <w:sz w:val="24"/>
            <w:szCs w:val="28"/>
            <w:u w:val="single"/>
            <w:rtl/>
            <w:rPrChange w:id="3478"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79" w:author="Lenovo" w:date="2026-09-23T02:46:00Z">
              <w:rPr>
                <w:rFonts w:ascii="Times New Roman" w:hAnsi="Times New Roman" w:cs="B Nazanin" w:hint="cs"/>
                <w:sz w:val="24"/>
                <w:szCs w:val="28"/>
                <w:rtl/>
              </w:rPr>
            </w:rPrChange>
          </w:rPr>
          <w:delText>الگوهای</w:delText>
        </w:r>
        <w:r w:rsidRPr="00A47B4D" w:rsidDel="00195352">
          <w:rPr>
            <w:rFonts w:ascii="Times New Roman" w:hAnsi="Times New Roman" w:cs="B Nazanin"/>
            <w:sz w:val="24"/>
            <w:szCs w:val="28"/>
            <w:u w:val="single"/>
            <w:rtl/>
            <w:rPrChange w:id="3480"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81" w:author="Lenovo" w:date="2026-09-23T02:46:00Z">
              <w:rPr>
                <w:rFonts w:ascii="Times New Roman" w:hAnsi="Times New Roman" w:cs="B Nazanin" w:hint="cs"/>
                <w:sz w:val="24"/>
                <w:szCs w:val="28"/>
                <w:rtl/>
              </w:rPr>
            </w:rPrChange>
          </w:rPr>
          <w:delText>دقیق</w:delText>
        </w:r>
        <w:r w:rsidRPr="00A47B4D" w:rsidDel="00195352">
          <w:rPr>
            <w:rFonts w:ascii="Times New Roman" w:hAnsi="Times New Roman" w:cs="B Nazanin"/>
            <w:sz w:val="24"/>
            <w:szCs w:val="28"/>
            <w:u w:val="single"/>
            <w:rtl/>
            <w:rPrChange w:id="3482"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83" w:author="Lenovo" w:date="2026-09-23T02:46:00Z">
              <w:rPr>
                <w:rFonts w:ascii="Times New Roman" w:hAnsi="Times New Roman" w:cs="B Nazanin" w:hint="cs"/>
                <w:sz w:val="24"/>
                <w:szCs w:val="28"/>
                <w:rtl/>
              </w:rPr>
            </w:rPrChange>
          </w:rPr>
          <w:delText>ایمنی</w:delText>
        </w:r>
        <w:r w:rsidRPr="00A47B4D" w:rsidDel="00195352">
          <w:rPr>
            <w:rFonts w:ascii="Times New Roman" w:hAnsi="Times New Roman" w:cs="B Nazanin"/>
            <w:sz w:val="24"/>
            <w:szCs w:val="28"/>
            <w:u w:val="single"/>
            <w:rtl/>
            <w:rPrChange w:id="3484"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85" w:author="Lenovo" w:date="2026-09-23T02:46:00Z">
              <w:rPr>
                <w:rFonts w:ascii="Times New Roman" w:hAnsi="Times New Roman" w:cs="B Nazanin" w:hint="cs"/>
                <w:sz w:val="24"/>
                <w:szCs w:val="28"/>
                <w:rtl/>
              </w:rPr>
            </w:rPrChange>
          </w:rPr>
          <w:delText>مخاطی</w:delText>
        </w:r>
        <w:r w:rsidRPr="00A47B4D" w:rsidDel="00195352">
          <w:rPr>
            <w:rFonts w:ascii="Times New Roman" w:hAnsi="Times New Roman" w:cs="B Nazanin"/>
            <w:sz w:val="24"/>
            <w:szCs w:val="28"/>
            <w:u w:val="single"/>
            <w:rtl/>
            <w:rPrChange w:id="3486"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87" w:author="Lenovo" w:date="2026-09-23T02:46:00Z">
              <w:rPr>
                <w:rFonts w:ascii="Times New Roman" w:hAnsi="Times New Roman" w:cs="B Nazanin" w:hint="cs"/>
                <w:sz w:val="24"/>
                <w:szCs w:val="28"/>
                <w:rtl/>
              </w:rPr>
            </w:rPrChange>
          </w:rPr>
          <w:delText>در</w:delText>
        </w:r>
        <w:r w:rsidRPr="00A47B4D" w:rsidDel="00195352">
          <w:rPr>
            <w:rFonts w:ascii="Times New Roman" w:hAnsi="Times New Roman" w:cs="B Nazanin"/>
            <w:sz w:val="24"/>
            <w:szCs w:val="28"/>
            <w:u w:val="single"/>
            <w:rtl/>
            <w:rPrChange w:id="3488"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89" w:author="Lenovo" w:date="2026-09-23T02:46:00Z">
              <w:rPr>
                <w:rFonts w:ascii="Times New Roman" w:hAnsi="Times New Roman" w:cs="B Nazanin" w:hint="cs"/>
                <w:sz w:val="24"/>
                <w:szCs w:val="28"/>
                <w:rtl/>
              </w:rPr>
            </w:rPrChange>
          </w:rPr>
          <w:delText>مطالعات</w:delText>
        </w:r>
        <w:r w:rsidRPr="00A47B4D" w:rsidDel="00195352">
          <w:rPr>
            <w:rFonts w:ascii="Times New Roman" w:hAnsi="Times New Roman" w:cs="B Nazanin"/>
            <w:sz w:val="24"/>
            <w:szCs w:val="28"/>
            <w:u w:val="single"/>
            <w:rtl/>
            <w:rPrChange w:id="3490"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91" w:author="Lenovo" w:date="2026-09-23T02:46:00Z">
              <w:rPr>
                <w:rFonts w:ascii="Times New Roman" w:hAnsi="Times New Roman" w:cs="B Nazanin" w:hint="cs"/>
                <w:sz w:val="24"/>
                <w:szCs w:val="28"/>
                <w:rtl/>
              </w:rPr>
            </w:rPrChange>
          </w:rPr>
          <w:delText>زیرواحدی</w:delText>
        </w:r>
        <w:r w:rsidRPr="00A47B4D" w:rsidDel="00195352">
          <w:rPr>
            <w:rFonts w:ascii="Times New Roman" w:hAnsi="Times New Roman" w:cs="B Nazanin"/>
            <w:sz w:val="24"/>
            <w:szCs w:val="28"/>
            <w:u w:val="single"/>
            <w:rtl/>
            <w:rPrChange w:id="3492"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93" w:author="Lenovo" w:date="2026-09-23T02:46:00Z">
              <w:rPr>
                <w:rFonts w:ascii="Times New Roman" w:hAnsi="Times New Roman" w:cs="B Nazanin" w:hint="cs"/>
                <w:sz w:val="24"/>
                <w:szCs w:val="28"/>
                <w:rtl/>
              </w:rPr>
            </w:rPrChange>
          </w:rPr>
          <w:delText>به‌طور</w:delText>
        </w:r>
        <w:r w:rsidRPr="00A47B4D" w:rsidDel="00195352">
          <w:rPr>
            <w:rFonts w:ascii="Times New Roman" w:hAnsi="Times New Roman" w:cs="B Nazanin"/>
            <w:sz w:val="24"/>
            <w:szCs w:val="28"/>
            <w:u w:val="single"/>
            <w:rtl/>
            <w:rPrChange w:id="3494"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95" w:author="Lenovo" w:date="2026-09-23T02:46:00Z">
              <w:rPr>
                <w:rFonts w:ascii="Times New Roman" w:hAnsi="Times New Roman" w:cs="B Nazanin" w:hint="cs"/>
                <w:sz w:val="24"/>
                <w:szCs w:val="28"/>
                <w:rtl/>
              </w:rPr>
            </w:rPrChange>
          </w:rPr>
          <w:delText>کامل</w:delText>
        </w:r>
        <w:r w:rsidRPr="00A47B4D" w:rsidDel="00195352">
          <w:rPr>
            <w:rFonts w:ascii="Times New Roman" w:hAnsi="Times New Roman" w:cs="B Nazanin"/>
            <w:sz w:val="24"/>
            <w:szCs w:val="28"/>
            <w:u w:val="single"/>
            <w:rtl/>
            <w:rPrChange w:id="3496"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97" w:author="Lenovo" w:date="2026-09-23T02:46:00Z">
              <w:rPr>
                <w:rFonts w:ascii="Times New Roman" w:hAnsi="Times New Roman" w:cs="B Nazanin" w:hint="cs"/>
                <w:sz w:val="24"/>
                <w:szCs w:val="28"/>
                <w:rtl/>
              </w:rPr>
            </w:rPrChange>
          </w:rPr>
          <w:delText>گزارش</w:delText>
        </w:r>
        <w:r w:rsidRPr="00A47B4D" w:rsidDel="00195352">
          <w:rPr>
            <w:rFonts w:ascii="Times New Roman" w:hAnsi="Times New Roman" w:cs="B Nazanin"/>
            <w:sz w:val="24"/>
            <w:szCs w:val="28"/>
            <w:u w:val="single"/>
            <w:rtl/>
            <w:rPrChange w:id="3498" w:author="Lenovo" w:date="2026-09-23T02:46:00Z">
              <w:rPr>
                <w:rFonts w:ascii="Times New Roman" w:hAnsi="Times New Roman" w:cs="B Nazanin"/>
                <w:sz w:val="24"/>
                <w:szCs w:val="28"/>
                <w:rtl/>
              </w:rPr>
            </w:rPrChange>
          </w:rPr>
          <w:delText xml:space="preserve"> </w:delText>
        </w:r>
        <w:r w:rsidRPr="00A47B4D" w:rsidDel="00195352">
          <w:rPr>
            <w:rFonts w:ascii="Times New Roman" w:hAnsi="Times New Roman" w:cs="B Nazanin" w:hint="cs"/>
            <w:sz w:val="24"/>
            <w:szCs w:val="28"/>
            <w:u w:val="single"/>
            <w:rtl/>
            <w:rPrChange w:id="3499" w:author="Lenovo" w:date="2026-09-23T02:46:00Z">
              <w:rPr>
                <w:rFonts w:ascii="Times New Roman" w:hAnsi="Times New Roman" w:cs="B Nazanin" w:hint="cs"/>
                <w:sz w:val="24"/>
                <w:szCs w:val="28"/>
                <w:rtl/>
              </w:rPr>
            </w:rPrChange>
          </w:rPr>
          <w:delText>نشده‌اند</w:delText>
        </w:r>
        <w:r w:rsidRPr="00A47B4D" w:rsidDel="00195352">
          <w:rPr>
            <w:rFonts w:ascii="Times New Roman" w:hAnsi="Times New Roman" w:cs="B Nazanin"/>
            <w:sz w:val="24"/>
            <w:szCs w:val="28"/>
            <w:u w:val="single"/>
            <w:rtl/>
            <w:rPrChange w:id="3500" w:author="Lenovo" w:date="2026-09-23T02:46:00Z">
              <w:rPr>
                <w:rFonts w:ascii="Times New Roman" w:hAnsi="Times New Roman" w:cs="B Nazanin"/>
                <w:sz w:val="24"/>
                <w:szCs w:val="28"/>
                <w:rtl/>
              </w:rPr>
            </w:rPrChange>
          </w:rPr>
          <w:delText>.</w:delText>
        </w:r>
        <w:r w:rsidR="00A2596F" w:rsidRPr="00A47B4D" w:rsidDel="00195352">
          <w:rPr>
            <w:rFonts w:ascii="Times New Roman" w:hAnsi="Times New Roman" w:cs="B Nazanin"/>
            <w:sz w:val="24"/>
            <w:szCs w:val="28"/>
            <w:u w:val="single"/>
            <w:rtl/>
            <w:rPrChange w:id="3501" w:author="Lenovo" w:date="2026-09-23T02:46:00Z">
              <w:rPr>
                <w:rFonts w:ascii="Times New Roman" w:hAnsi="Times New Roman" w:cs="B Nazanin"/>
                <w:sz w:val="24"/>
                <w:szCs w:val="28"/>
                <w:rtl/>
              </w:rPr>
            </w:rPrChange>
          </w:rPr>
          <w:delText xml:space="preserve">(منابع </w:delText>
        </w:r>
        <w:r w:rsidR="00A2596F" w:rsidRPr="00A47B4D" w:rsidDel="00195352">
          <w:rPr>
            <w:rFonts w:ascii="Times New Roman" w:hAnsi="Times New Roman" w:cs="B Nazanin" w:hint="cs"/>
            <w:sz w:val="24"/>
            <w:szCs w:val="28"/>
            <w:u w:val="single"/>
            <w:rtl/>
            <w:rPrChange w:id="3502" w:author="Lenovo" w:date="2026-09-23T02:46:00Z">
              <w:rPr>
                <w:rFonts w:ascii="Times New Roman" w:hAnsi="Times New Roman" w:cs="B Nazanin" w:hint="cs"/>
                <w:sz w:val="24"/>
                <w:szCs w:val="28"/>
                <w:rtl/>
              </w:rPr>
            </w:rPrChange>
          </w:rPr>
          <w:delText>قید</w:delText>
        </w:r>
        <w:r w:rsidR="00A2596F" w:rsidRPr="00A47B4D" w:rsidDel="00195352">
          <w:rPr>
            <w:rFonts w:ascii="Times New Roman" w:hAnsi="Times New Roman" w:cs="B Nazanin"/>
            <w:sz w:val="24"/>
            <w:szCs w:val="28"/>
            <w:u w:val="single"/>
            <w:rtl/>
            <w:rPrChange w:id="3503" w:author="Lenovo" w:date="2026-09-23T02:46:00Z">
              <w:rPr>
                <w:rFonts w:ascii="Times New Roman" w:hAnsi="Times New Roman" w:cs="B Nazanin"/>
                <w:sz w:val="24"/>
                <w:szCs w:val="28"/>
                <w:rtl/>
              </w:rPr>
            </w:rPrChange>
          </w:rPr>
          <w:delText xml:space="preserve"> </w:delText>
        </w:r>
        <w:r w:rsidR="00A2596F" w:rsidRPr="00A47B4D" w:rsidDel="00195352">
          <w:rPr>
            <w:rFonts w:ascii="Times New Roman" w:hAnsi="Times New Roman" w:cs="B Nazanin" w:hint="cs"/>
            <w:sz w:val="24"/>
            <w:szCs w:val="28"/>
            <w:u w:val="single"/>
            <w:rtl/>
            <w:rPrChange w:id="3504" w:author="Lenovo" w:date="2026-09-23T02:46:00Z">
              <w:rPr>
                <w:rFonts w:ascii="Times New Roman" w:hAnsi="Times New Roman" w:cs="B Nazanin" w:hint="cs"/>
                <w:sz w:val="24"/>
                <w:szCs w:val="28"/>
                <w:rtl/>
              </w:rPr>
            </w:rPrChange>
          </w:rPr>
          <w:delText>خواهد</w:delText>
        </w:r>
        <w:r w:rsidR="00A2596F" w:rsidRPr="00A47B4D" w:rsidDel="00195352">
          <w:rPr>
            <w:rFonts w:ascii="Times New Roman" w:hAnsi="Times New Roman" w:cs="B Nazanin"/>
            <w:sz w:val="24"/>
            <w:szCs w:val="28"/>
            <w:u w:val="single"/>
            <w:rtl/>
            <w:rPrChange w:id="3505" w:author="Lenovo" w:date="2026-09-23T02:46:00Z">
              <w:rPr>
                <w:rFonts w:ascii="Times New Roman" w:hAnsi="Times New Roman" w:cs="B Nazanin"/>
                <w:sz w:val="24"/>
                <w:szCs w:val="28"/>
                <w:rtl/>
              </w:rPr>
            </w:rPrChange>
          </w:rPr>
          <w:delText xml:space="preserve"> </w:delText>
        </w:r>
        <w:r w:rsidR="00A2596F" w:rsidRPr="00A47B4D" w:rsidDel="00195352">
          <w:rPr>
            <w:rFonts w:ascii="Times New Roman" w:hAnsi="Times New Roman" w:cs="B Nazanin" w:hint="cs"/>
            <w:sz w:val="24"/>
            <w:szCs w:val="28"/>
            <w:u w:val="single"/>
            <w:rtl/>
            <w:rPrChange w:id="3506" w:author="Lenovo" w:date="2026-09-23T02:46:00Z">
              <w:rPr>
                <w:rFonts w:ascii="Times New Roman" w:hAnsi="Times New Roman" w:cs="B Nazanin" w:hint="cs"/>
                <w:sz w:val="24"/>
                <w:szCs w:val="28"/>
                <w:rtl/>
              </w:rPr>
            </w:rPrChange>
          </w:rPr>
          <w:delText>شد</w:delText>
        </w:r>
        <w:r w:rsidR="00A2596F" w:rsidRPr="00A47B4D" w:rsidDel="00195352">
          <w:rPr>
            <w:rFonts w:ascii="Times New Roman" w:hAnsi="Times New Roman" w:cs="B Nazanin"/>
            <w:sz w:val="24"/>
            <w:szCs w:val="28"/>
            <w:u w:val="single"/>
            <w:rtl/>
            <w:rPrChange w:id="3507" w:author="Lenovo" w:date="2026-09-23T02:46:00Z">
              <w:rPr>
                <w:rFonts w:ascii="Times New Roman" w:hAnsi="Times New Roman" w:cs="B Nazanin"/>
                <w:sz w:val="24"/>
                <w:szCs w:val="28"/>
                <w:rtl/>
              </w:rPr>
            </w:rPrChange>
          </w:rPr>
          <w:delText>)</w:delText>
        </w:r>
      </w:del>
      <w:ins w:id="3508" w:author="SALMANIAN MOHAMMADHASSAN" w:date="2026-09-11T16:16:00Z">
        <w:del w:id="3509" w:author="Lenovo" w:date="2026-09-23T03:01:00Z">
          <w:r w:rsidR="00281E0A" w:rsidRPr="00A47B4D" w:rsidDel="00195352">
            <w:rPr>
              <w:rFonts w:ascii="Times New Roman" w:hAnsi="Times New Roman" w:cs="B Nazanin"/>
              <w:sz w:val="24"/>
              <w:szCs w:val="28"/>
              <w:u w:val="single"/>
              <w:rtl/>
              <w:rPrChange w:id="3510" w:author="Lenovo" w:date="2026-09-23T02:46:00Z">
                <w:rPr>
                  <w:rFonts w:ascii="Times New Roman" w:hAnsi="Times New Roman" w:cs="B Nazanin"/>
                  <w:sz w:val="24"/>
                  <w:szCs w:val="28"/>
                  <w:rtl/>
                </w:rPr>
              </w:rPrChange>
            </w:rPr>
            <w:delText xml:space="preserve"> در ا</w:delText>
          </w:r>
          <w:r w:rsidR="00281E0A" w:rsidRPr="00A47B4D" w:rsidDel="00195352">
            <w:rPr>
              <w:rFonts w:ascii="Times New Roman" w:hAnsi="Times New Roman" w:cs="B Nazanin" w:hint="cs"/>
              <w:sz w:val="24"/>
              <w:szCs w:val="28"/>
              <w:u w:val="single"/>
              <w:rtl/>
              <w:rPrChange w:id="3511" w:author="Lenovo" w:date="2026-09-23T02:46:00Z">
                <w:rPr>
                  <w:rFonts w:ascii="Times New Roman" w:hAnsi="Times New Roman" w:cs="B Nazanin" w:hint="cs"/>
                  <w:sz w:val="24"/>
                  <w:szCs w:val="28"/>
                  <w:rtl/>
                </w:rPr>
              </w:rPrChange>
            </w:rPr>
            <w:delText>ینجا</w:delText>
          </w:r>
          <w:r w:rsidR="00281E0A" w:rsidRPr="00A47B4D" w:rsidDel="00195352">
            <w:rPr>
              <w:rFonts w:ascii="Times New Roman" w:hAnsi="Times New Roman" w:cs="B Nazanin"/>
              <w:sz w:val="24"/>
              <w:szCs w:val="28"/>
              <w:u w:val="single"/>
              <w:rtl/>
              <w:rPrChange w:id="3512" w:author="Lenovo" w:date="2026-09-23T02:46:00Z">
                <w:rPr>
                  <w:rFonts w:ascii="Times New Roman" w:hAnsi="Times New Roman" w:cs="B Nazanin"/>
                  <w:sz w:val="24"/>
                  <w:szCs w:val="28"/>
                  <w:rtl/>
                </w:rPr>
              </w:rPrChange>
            </w:rPr>
            <w:delText xml:space="preserve"> لازم است که </w:delText>
          </w:r>
        </w:del>
      </w:ins>
      <w:ins w:id="3513" w:author="SALMANIAN MOHAMMADHASSAN" w:date="2026-09-11T16:17:00Z">
        <w:del w:id="3514" w:author="Lenovo" w:date="2026-09-23T03:01:00Z">
          <w:r w:rsidR="00281E0A" w:rsidRPr="00A47B4D" w:rsidDel="00195352">
            <w:rPr>
              <w:rFonts w:ascii="Times New Roman" w:hAnsi="Times New Roman" w:cs="B Nazanin" w:hint="cs"/>
              <w:sz w:val="24"/>
              <w:szCs w:val="28"/>
              <w:u w:val="single"/>
              <w:rtl/>
              <w:rPrChange w:id="3515" w:author="Lenovo" w:date="2026-09-23T02:46:00Z">
                <w:rPr>
                  <w:rFonts w:ascii="Times New Roman" w:hAnsi="Times New Roman" w:cs="B Nazanin" w:hint="cs"/>
                  <w:sz w:val="24"/>
                  <w:szCs w:val="28"/>
                  <w:rtl/>
                </w:rPr>
              </w:rPrChange>
            </w:rPr>
            <w:delText>موضوع</w:delText>
          </w:r>
          <w:r w:rsidR="00281E0A" w:rsidRPr="00A47B4D" w:rsidDel="00195352">
            <w:rPr>
              <w:rFonts w:ascii="Times New Roman" w:hAnsi="Times New Roman" w:cs="B Nazanin"/>
              <w:sz w:val="24"/>
              <w:szCs w:val="28"/>
              <w:u w:val="single"/>
              <w:rtl/>
              <w:rPrChange w:id="3516" w:author="Lenovo" w:date="2026-09-23T02:46:00Z">
                <w:rPr>
                  <w:rFonts w:ascii="Times New Roman" w:hAnsi="Times New Roman" w:cs="B Nazanin"/>
                  <w:sz w:val="24"/>
                  <w:szCs w:val="28"/>
                  <w:rtl/>
                </w:rPr>
              </w:rPrChange>
            </w:rPr>
            <w:delText xml:space="preserve"> را به نحو مطلوب ببند</w:delText>
          </w:r>
          <w:r w:rsidR="00281E0A" w:rsidRPr="00A47B4D" w:rsidDel="00195352">
            <w:rPr>
              <w:rFonts w:ascii="Times New Roman" w:hAnsi="Times New Roman" w:cs="B Nazanin" w:hint="cs"/>
              <w:sz w:val="24"/>
              <w:szCs w:val="28"/>
              <w:u w:val="single"/>
              <w:rtl/>
              <w:rPrChange w:id="3517" w:author="Lenovo" w:date="2026-09-23T02:46:00Z">
                <w:rPr>
                  <w:rFonts w:ascii="Times New Roman" w:hAnsi="Times New Roman" w:cs="B Nazanin" w:hint="cs"/>
                  <w:sz w:val="24"/>
                  <w:szCs w:val="28"/>
                  <w:rtl/>
                </w:rPr>
              </w:rPrChange>
            </w:rPr>
            <w:delText>ید</w:delText>
          </w:r>
          <w:r w:rsidR="00281E0A" w:rsidRPr="00A47B4D" w:rsidDel="00195352">
            <w:rPr>
              <w:rFonts w:ascii="Times New Roman" w:hAnsi="Times New Roman" w:cs="B Nazanin"/>
              <w:sz w:val="24"/>
              <w:szCs w:val="28"/>
              <w:u w:val="single"/>
              <w:rtl/>
              <w:rPrChange w:id="3518" w:author="Lenovo" w:date="2026-09-23T02:46:00Z">
                <w:rPr>
                  <w:rFonts w:ascii="Times New Roman" w:hAnsi="Times New Roman" w:cs="B Nazanin"/>
                  <w:sz w:val="24"/>
                  <w:szCs w:val="28"/>
                  <w:rtl/>
                </w:rPr>
              </w:rPrChange>
            </w:rPr>
            <w:delText>. ن</w:delText>
          </w:r>
          <w:r w:rsidR="00281E0A" w:rsidRPr="00A47B4D" w:rsidDel="00195352">
            <w:rPr>
              <w:rFonts w:ascii="Times New Roman" w:hAnsi="Times New Roman" w:cs="B Nazanin" w:hint="cs"/>
              <w:sz w:val="24"/>
              <w:szCs w:val="28"/>
              <w:u w:val="single"/>
              <w:rtl/>
              <w:rPrChange w:id="3519" w:author="Lenovo" w:date="2026-09-23T02:46:00Z">
                <w:rPr>
                  <w:rFonts w:ascii="Times New Roman" w:hAnsi="Times New Roman" w:cs="B Nazanin" w:hint="cs"/>
                  <w:sz w:val="24"/>
                  <w:szCs w:val="28"/>
                  <w:rtl/>
                </w:rPr>
              </w:rPrChange>
            </w:rPr>
            <w:delText>یاز</w:delText>
          </w:r>
          <w:r w:rsidR="00281E0A" w:rsidRPr="00A47B4D" w:rsidDel="00195352">
            <w:rPr>
              <w:rFonts w:ascii="Times New Roman" w:hAnsi="Times New Roman" w:cs="B Nazanin"/>
              <w:sz w:val="24"/>
              <w:szCs w:val="28"/>
              <w:u w:val="single"/>
              <w:rtl/>
              <w:rPrChange w:id="3520" w:author="Lenovo" w:date="2026-09-23T02:46:00Z">
                <w:rPr>
                  <w:rFonts w:ascii="Times New Roman" w:hAnsi="Times New Roman" w:cs="B Nazanin"/>
                  <w:sz w:val="24"/>
                  <w:szCs w:val="28"/>
                  <w:rtl/>
                </w:rPr>
              </w:rPrChange>
            </w:rPr>
            <w:delText xml:space="preserve"> به کم</w:delText>
          </w:r>
          <w:r w:rsidR="00281E0A" w:rsidRPr="00A47B4D" w:rsidDel="00195352">
            <w:rPr>
              <w:rFonts w:ascii="Times New Roman" w:hAnsi="Times New Roman" w:cs="B Nazanin" w:hint="cs"/>
              <w:sz w:val="24"/>
              <w:szCs w:val="28"/>
              <w:u w:val="single"/>
              <w:rtl/>
              <w:rPrChange w:id="3521" w:author="Lenovo" w:date="2026-09-23T02:46:00Z">
                <w:rPr>
                  <w:rFonts w:ascii="Times New Roman" w:hAnsi="Times New Roman" w:cs="B Nazanin" w:hint="cs"/>
                  <w:sz w:val="24"/>
                  <w:szCs w:val="28"/>
                  <w:rtl/>
                </w:rPr>
              </w:rPrChange>
            </w:rPr>
            <w:delText>ی</w:delText>
          </w:r>
          <w:r w:rsidR="00281E0A" w:rsidRPr="00A47B4D" w:rsidDel="00195352">
            <w:rPr>
              <w:rFonts w:ascii="Times New Roman" w:hAnsi="Times New Roman" w:cs="B Nazanin"/>
              <w:sz w:val="24"/>
              <w:szCs w:val="28"/>
              <w:u w:val="single"/>
              <w:rtl/>
              <w:rPrChange w:id="3522" w:author="Lenovo" w:date="2026-09-23T02:46:00Z">
                <w:rPr>
                  <w:rFonts w:ascii="Times New Roman" w:hAnsi="Times New Roman" w:cs="B Nazanin"/>
                  <w:sz w:val="24"/>
                  <w:szCs w:val="28"/>
                  <w:rtl/>
                </w:rPr>
              </w:rPrChange>
            </w:rPr>
            <w:delText xml:space="preserve"> " توانا</w:delText>
          </w:r>
          <w:r w:rsidR="00281E0A" w:rsidRPr="00A47B4D" w:rsidDel="00195352">
            <w:rPr>
              <w:rFonts w:ascii="Times New Roman" w:hAnsi="Times New Roman" w:cs="B Nazanin" w:hint="cs"/>
              <w:sz w:val="24"/>
              <w:szCs w:val="28"/>
              <w:u w:val="single"/>
              <w:rtl/>
              <w:rPrChange w:id="3523" w:author="Lenovo" w:date="2026-09-23T02:46:00Z">
                <w:rPr>
                  <w:rFonts w:ascii="Times New Roman" w:hAnsi="Times New Roman" w:cs="Times New Roman" w:hint="cs"/>
                  <w:sz w:val="24"/>
                  <w:szCs w:val="28"/>
                  <w:rtl/>
                </w:rPr>
              </w:rPrChange>
            </w:rPr>
            <w:delText>یی</w:delText>
          </w:r>
          <w:r w:rsidR="00281E0A" w:rsidRPr="00A47B4D" w:rsidDel="00195352">
            <w:rPr>
              <w:rFonts w:ascii="Times New Roman" w:hAnsi="Times New Roman" w:cs="B Nazanin"/>
              <w:sz w:val="24"/>
              <w:szCs w:val="28"/>
              <w:u w:val="single"/>
              <w:rtl/>
              <w:rPrChange w:id="3524" w:author="Lenovo" w:date="2026-09-23T02:46:00Z">
                <w:rPr>
                  <w:rFonts w:ascii="Times New Roman" w:hAnsi="Times New Roman" w:cs="Times New Roman"/>
                  <w:sz w:val="24"/>
                  <w:szCs w:val="28"/>
                  <w:rtl/>
                </w:rPr>
              </w:rPrChange>
            </w:rPr>
            <w:delText xml:space="preserve"> انشاء نو</w:delText>
          </w:r>
          <w:r w:rsidR="00281E0A" w:rsidRPr="00A47B4D" w:rsidDel="00195352">
            <w:rPr>
              <w:rFonts w:ascii="Times New Roman" w:hAnsi="Times New Roman" w:cs="B Nazanin" w:hint="cs"/>
              <w:sz w:val="24"/>
              <w:szCs w:val="28"/>
              <w:u w:val="single"/>
              <w:rtl/>
              <w:rPrChange w:id="3525" w:author="Lenovo" w:date="2026-09-23T02:46:00Z">
                <w:rPr>
                  <w:rFonts w:ascii="Times New Roman" w:hAnsi="Times New Roman" w:cs="Times New Roman" w:hint="cs"/>
                  <w:sz w:val="24"/>
                  <w:szCs w:val="28"/>
                  <w:rtl/>
                </w:rPr>
              </w:rPrChange>
            </w:rPr>
            <w:delText>یسی</w:delText>
          </w:r>
          <w:r w:rsidR="00281E0A" w:rsidRPr="00A47B4D" w:rsidDel="00195352">
            <w:rPr>
              <w:rFonts w:ascii="Times New Roman" w:hAnsi="Times New Roman" w:cs="B Nazanin"/>
              <w:sz w:val="24"/>
              <w:szCs w:val="28"/>
              <w:u w:val="single"/>
              <w:rtl/>
              <w:rPrChange w:id="3526" w:author="Lenovo" w:date="2026-09-23T02:46:00Z">
                <w:rPr>
                  <w:rFonts w:ascii="Times New Roman" w:hAnsi="Times New Roman" w:cs="Times New Roman"/>
                  <w:sz w:val="24"/>
                  <w:szCs w:val="28"/>
                  <w:rtl/>
                </w:rPr>
              </w:rPrChange>
            </w:rPr>
            <w:delText xml:space="preserve"> دارد. لازم است که </w:delText>
          </w:r>
          <w:r w:rsidR="00A94FE4" w:rsidRPr="00A47B4D" w:rsidDel="00195352">
            <w:rPr>
              <w:rFonts w:ascii="Times New Roman" w:hAnsi="Times New Roman" w:cs="B Nazanin"/>
              <w:sz w:val="24"/>
              <w:szCs w:val="28"/>
              <w:u w:val="single"/>
              <w:rtl/>
              <w:rPrChange w:id="3527" w:author="Lenovo" w:date="2026-09-23T02:46:00Z">
                <w:rPr>
                  <w:rFonts w:ascii="Times New Roman" w:hAnsi="Times New Roman" w:cs="Times New Roman"/>
                  <w:sz w:val="24"/>
                  <w:szCs w:val="28"/>
                  <w:rtl/>
                </w:rPr>
              </w:rPrChange>
            </w:rPr>
            <w:delText xml:space="preserve">هنگام انتقال از </w:delText>
          </w:r>
          <w:r w:rsidR="00A94FE4" w:rsidRPr="00A47B4D" w:rsidDel="00195352">
            <w:rPr>
              <w:rFonts w:ascii="Times New Roman" w:hAnsi="Times New Roman" w:cs="B Nazanin" w:hint="cs"/>
              <w:sz w:val="24"/>
              <w:szCs w:val="28"/>
              <w:u w:val="single"/>
              <w:rtl/>
              <w:rPrChange w:id="3528" w:author="Lenovo" w:date="2026-09-23T02:46:00Z">
                <w:rPr>
                  <w:rFonts w:ascii="Times New Roman" w:hAnsi="Times New Roman" w:cs="Times New Roman" w:hint="cs"/>
                  <w:sz w:val="24"/>
                  <w:szCs w:val="28"/>
                  <w:rtl/>
                </w:rPr>
              </w:rPrChange>
            </w:rPr>
            <w:delText>یک</w:delText>
          </w:r>
          <w:r w:rsidR="00A94FE4" w:rsidRPr="00A47B4D" w:rsidDel="00195352">
            <w:rPr>
              <w:rFonts w:ascii="Times New Roman" w:hAnsi="Times New Roman" w:cs="B Nazanin"/>
              <w:sz w:val="24"/>
              <w:szCs w:val="28"/>
              <w:u w:val="single"/>
              <w:rtl/>
              <w:rPrChange w:id="3529" w:author="Lenovo" w:date="2026-09-23T02:46:00Z">
                <w:rPr>
                  <w:rFonts w:ascii="Times New Roman" w:hAnsi="Times New Roman" w:cs="Times New Roman"/>
                  <w:sz w:val="24"/>
                  <w:szCs w:val="28"/>
                  <w:rtl/>
                </w:rPr>
              </w:rPrChange>
            </w:rPr>
            <w:delText xml:space="preserve"> مبحث به مبحث د</w:delText>
          </w:r>
          <w:r w:rsidR="00A94FE4" w:rsidRPr="00A47B4D" w:rsidDel="00195352">
            <w:rPr>
              <w:rFonts w:ascii="Times New Roman" w:hAnsi="Times New Roman" w:cs="B Nazanin" w:hint="cs"/>
              <w:sz w:val="24"/>
              <w:szCs w:val="28"/>
              <w:u w:val="single"/>
              <w:rtl/>
              <w:rPrChange w:id="3530" w:author="Lenovo" w:date="2026-09-23T02:46:00Z">
                <w:rPr>
                  <w:rFonts w:ascii="Times New Roman" w:hAnsi="Times New Roman" w:cs="Times New Roman" w:hint="cs"/>
                  <w:sz w:val="24"/>
                  <w:szCs w:val="28"/>
                  <w:rtl/>
                </w:rPr>
              </w:rPrChange>
            </w:rPr>
            <w:delText>یگر</w:delText>
          </w:r>
          <w:r w:rsidR="00A94FE4" w:rsidRPr="00A47B4D" w:rsidDel="00195352">
            <w:rPr>
              <w:rFonts w:ascii="Times New Roman" w:hAnsi="Times New Roman" w:cs="B Nazanin"/>
              <w:sz w:val="24"/>
              <w:szCs w:val="28"/>
              <w:u w:val="single"/>
              <w:rtl/>
              <w:rPrChange w:id="3531" w:author="Lenovo" w:date="2026-09-23T02:46:00Z">
                <w:rPr>
                  <w:rFonts w:ascii="Times New Roman" w:hAnsi="Times New Roman" w:cs="Times New Roman"/>
                  <w:sz w:val="24"/>
                  <w:szCs w:val="28"/>
                  <w:rtl/>
                </w:rPr>
              </w:rPrChange>
            </w:rPr>
            <w:delText xml:space="preserve"> بتوان</w:delText>
          </w:r>
          <w:r w:rsidR="00A94FE4" w:rsidRPr="00A47B4D" w:rsidDel="00195352">
            <w:rPr>
              <w:rFonts w:ascii="Times New Roman" w:hAnsi="Times New Roman" w:cs="B Nazanin" w:hint="cs"/>
              <w:sz w:val="24"/>
              <w:szCs w:val="28"/>
              <w:u w:val="single"/>
              <w:rtl/>
              <w:rPrChange w:id="3532" w:author="Lenovo" w:date="2026-09-23T02:46:00Z">
                <w:rPr>
                  <w:rFonts w:ascii="Times New Roman" w:hAnsi="Times New Roman" w:cs="Times New Roman" w:hint="cs"/>
                  <w:sz w:val="24"/>
                  <w:szCs w:val="28"/>
                  <w:rtl/>
                </w:rPr>
              </w:rPrChange>
            </w:rPr>
            <w:delText>ید</w:delText>
          </w:r>
          <w:r w:rsidR="00A94FE4" w:rsidRPr="00A47B4D" w:rsidDel="00195352">
            <w:rPr>
              <w:rFonts w:ascii="Times New Roman" w:hAnsi="Times New Roman" w:cs="B Nazanin"/>
              <w:sz w:val="24"/>
              <w:szCs w:val="28"/>
              <w:u w:val="single"/>
              <w:rtl/>
              <w:rPrChange w:id="3533" w:author="Lenovo" w:date="2026-09-23T02:46:00Z">
                <w:rPr>
                  <w:rFonts w:ascii="Times New Roman" w:hAnsi="Times New Roman" w:cs="Times New Roman"/>
                  <w:sz w:val="24"/>
                  <w:szCs w:val="28"/>
                  <w:rtl/>
                </w:rPr>
              </w:rPrChange>
            </w:rPr>
            <w:delText xml:space="preserve"> جر</w:delText>
          </w:r>
          <w:r w:rsidR="00A94FE4" w:rsidRPr="00A47B4D" w:rsidDel="00195352">
            <w:rPr>
              <w:rFonts w:ascii="Times New Roman" w:hAnsi="Times New Roman" w:cs="B Nazanin" w:hint="cs"/>
              <w:sz w:val="24"/>
              <w:szCs w:val="28"/>
              <w:u w:val="single"/>
              <w:rtl/>
              <w:rPrChange w:id="3534" w:author="Lenovo" w:date="2026-09-23T02:46:00Z">
                <w:rPr>
                  <w:rFonts w:ascii="Times New Roman" w:hAnsi="Times New Roman" w:cs="Times New Roman" w:hint="cs"/>
                  <w:sz w:val="24"/>
                  <w:szCs w:val="28"/>
                  <w:rtl/>
                </w:rPr>
              </w:rPrChange>
            </w:rPr>
            <w:delText>یان</w:delText>
          </w:r>
          <w:r w:rsidR="00A94FE4" w:rsidRPr="00A47B4D" w:rsidDel="00195352">
            <w:rPr>
              <w:rFonts w:ascii="Times New Roman" w:hAnsi="Times New Roman" w:cs="B Nazanin"/>
              <w:sz w:val="24"/>
              <w:szCs w:val="28"/>
              <w:u w:val="single"/>
              <w:rtl/>
              <w:rPrChange w:id="3535" w:author="Lenovo" w:date="2026-09-23T02:46:00Z">
                <w:rPr>
                  <w:rFonts w:ascii="Times New Roman" w:hAnsi="Times New Roman" w:cs="Times New Roman"/>
                  <w:sz w:val="24"/>
                  <w:szCs w:val="28"/>
                  <w:rtl/>
                </w:rPr>
              </w:rPrChange>
            </w:rPr>
            <w:delText xml:space="preserve"> اطلاعات و متن را حفظ کن</w:delText>
          </w:r>
          <w:r w:rsidR="00A94FE4" w:rsidRPr="00A47B4D" w:rsidDel="00195352">
            <w:rPr>
              <w:rFonts w:ascii="Times New Roman" w:hAnsi="Times New Roman" w:cs="B Nazanin" w:hint="cs"/>
              <w:sz w:val="24"/>
              <w:szCs w:val="28"/>
              <w:u w:val="single"/>
              <w:rtl/>
              <w:rPrChange w:id="3536" w:author="Lenovo" w:date="2026-09-23T02:46:00Z">
                <w:rPr>
                  <w:rFonts w:ascii="Times New Roman" w:hAnsi="Times New Roman" w:cs="Times New Roman" w:hint="cs"/>
                  <w:sz w:val="24"/>
                  <w:szCs w:val="28"/>
                  <w:rtl/>
                </w:rPr>
              </w:rPrChange>
            </w:rPr>
            <w:delText>ید</w:delText>
          </w:r>
          <w:r w:rsidR="00A94FE4" w:rsidRPr="00A47B4D" w:rsidDel="00195352">
            <w:rPr>
              <w:rFonts w:ascii="Times New Roman" w:hAnsi="Times New Roman" w:cs="B Nazanin"/>
              <w:sz w:val="24"/>
              <w:szCs w:val="28"/>
              <w:u w:val="single"/>
              <w:rtl/>
              <w:rPrChange w:id="3537" w:author="Lenovo" w:date="2026-09-23T02:46:00Z">
                <w:rPr>
                  <w:rFonts w:ascii="Times New Roman" w:hAnsi="Times New Roman" w:cs="Times New Roman"/>
                  <w:sz w:val="24"/>
                  <w:szCs w:val="28"/>
                  <w:rtl/>
                </w:rPr>
              </w:rPrChange>
            </w:rPr>
            <w:delText>. الان ا</w:delText>
          </w:r>
          <w:r w:rsidR="00A94FE4" w:rsidRPr="00A47B4D" w:rsidDel="00195352">
            <w:rPr>
              <w:rFonts w:ascii="Times New Roman" w:hAnsi="Times New Roman" w:cs="B Nazanin" w:hint="cs"/>
              <w:sz w:val="24"/>
              <w:szCs w:val="28"/>
              <w:u w:val="single"/>
              <w:rtl/>
              <w:rPrChange w:id="3538" w:author="Lenovo" w:date="2026-09-23T02:46:00Z">
                <w:rPr>
                  <w:rFonts w:ascii="Times New Roman" w:hAnsi="Times New Roman" w:cs="Times New Roman" w:hint="cs"/>
                  <w:sz w:val="24"/>
                  <w:szCs w:val="28"/>
                  <w:rtl/>
                </w:rPr>
              </w:rPrChange>
            </w:rPr>
            <w:delText>ین</w:delText>
          </w:r>
          <w:r w:rsidR="00A94FE4" w:rsidRPr="00A47B4D" w:rsidDel="00195352">
            <w:rPr>
              <w:rFonts w:ascii="Times New Roman" w:hAnsi="Times New Roman" w:cs="B Nazanin"/>
              <w:sz w:val="24"/>
              <w:szCs w:val="28"/>
              <w:u w:val="single"/>
              <w:rtl/>
              <w:rPrChange w:id="3539" w:author="Lenovo" w:date="2026-09-23T02:46:00Z">
                <w:rPr>
                  <w:rFonts w:ascii="Times New Roman" w:hAnsi="Times New Roman" w:cs="Times New Roman"/>
                  <w:sz w:val="24"/>
                  <w:szCs w:val="28"/>
                  <w:rtl/>
                </w:rPr>
              </w:rPrChange>
            </w:rPr>
            <w:delText xml:space="preserve"> متن </w:delText>
          </w:r>
        </w:del>
      </w:ins>
      <w:ins w:id="3540" w:author="SALMANIAN MOHAMMADHASSAN" w:date="2026-09-11T16:18:00Z">
        <w:del w:id="3541" w:author="Lenovo" w:date="2026-09-23T03:01:00Z">
          <w:r w:rsidR="00A94FE4" w:rsidRPr="00A47B4D" w:rsidDel="00195352">
            <w:rPr>
              <w:rFonts w:ascii="Times New Roman" w:hAnsi="Times New Roman" w:cs="B Nazanin"/>
              <w:sz w:val="24"/>
              <w:szCs w:val="28"/>
              <w:u w:val="single"/>
              <w:rtl/>
              <w:rPrChange w:id="3542" w:author="Lenovo" w:date="2026-09-23T02:46:00Z">
                <w:rPr>
                  <w:rFonts w:ascii="Times New Roman" w:hAnsi="Times New Roman" w:cs="Times New Roman"/>
                  <w:sz w:val="24"/>
                  <w:szCs w:val="28"/>
                  <w:rtl/>
                </w:rPr>
              </w:rPrChange>
            </w:rPr>
            <w:delText>دچار سکته است و به سادگ</w:delText>
          </w:r>
          <w:r w:rsidR="00A94FE4" w:rsidRPr="00A47B4D" w:rsidDel="00195352">
            <w:rPr>
              <w:rFonts w:ascii="Times New Roman" w:hAnsi="Times New Roman" w:cs="B Nazanin" w:hint="cs"/>
              <w:sz w:val="24"/>
              <w:szCs w:val="28"/>
              <w:u w:val="single"/>
              <w:rtl/>
              <w:rPrChange w:id="3543" w:author="Lenovo" w:date="2026-09-23T02:46:00Z">
                <w:rPr>
                  <w:rFonts w:ascii="Times New Roman" w:hAnsi="Times New Roman" w:cs="Times New Roman" w:hint="cs"/>
                  <w:sz w:val="24"/>
                  <w:szCs w:val="28"/>
                  <w:rtl/>
                </w:rPr>
              </w:rPrChange>
            </w:rPr>
            <w:delText>ی</w:delText>
          </w:r>
          <w:r w:rsidR="00A94FE4" w:rsidRPr="00A47B4D" w:rsidDel="00195352">
            <w:rPr>
              <w:rFonts w:ascii="Times New Roman" w:hAnsi="Times New Roman" w:cs="B Nazanin"/>
              <w:sz w:val="24"/>
              <w:szCs w:val="28"/>
              <w:u w:val="single"/>
              <w:rtl/>
              <w:rPrChange w:id="3544" w:author="Lenovo" w:date="2026-09-23T02:46:00Z">
                <w:rPr>
                  <w:rFonts w:ascii="Times New Roman" w:hAnsi="Times New Roman" w:cs="Times New Roman"/>
                  <w:sz w:val="24"/>
                  <w:szCs w:val="28"/>
                  <w:rtl/>
                </w:rPr>
              </w:rPrChange>
            </w:rPr>
            <w:delText xml:space="preserve"> نم</w:delText>
          </w:r>
          <w:r w:rsidR="00A94FE4" w:rsidRPr="00A47B4D" w:rsidDel="00195352">
            <w:rPr>
              <w:rFonts w:ascii="Times New Roman" w:hAnsi="Times New Roman" w:cs="B Nazanin" w:hint="cs"/>
              <w:sz w:val="24"/>
              <w:szCs w:val="28"/>
              <w:u w:val="single"/>
              <w:rtl/>
              <w:rPrChange w:id="3545" w:author="Lenovo" w:date="2026-09-23T02:46:00Z">
                <w:rPr>
                  <w:rFonts w:ascii="Times New Roman" w:hAnsi="Times New Roman" w:cs="Times New Roman" w:hint="cs"/>
                  <w:sz w:val="24"/>
                  <w:szCs w:val="28"/>
                  <w:rtl/>
                </w:rPr>
              </w:rPrChange>
            </w:rPr>
            <w:delText>ی</w:delText>
          </w:r>
          <w:r w:rsidR="00A94FE4" w:rsidRPr="00A47B4D" w:rsidDel="00195352">
            <w:rPr>
              <w:rFonts w:ascii="Times New Roman" w:hAnsi="Times New Roman" w:cs="B Nazanin"/>
              <w:sz w:val="24"/>
              <w:szCs w:val="28"/>
              <w:u w:val="single"/>
              <w:rtl/>
              <w:rPrChange w:id="3546" w:author="Lenovo" w:date="2026-09-23T02:46:00Z">
                <w:rPr>
                  <w:rFonts w:ascii="Times New Roman" w:hAnsi="Times New Roman" w:cs="Times New Roman"/>
                  <w:sz w:val="24"/>
                  <w:szCs w:val="28"/>
                  <w:rtl/>
                </w:rPr>
              </w:rPrChange>
            </w:rPr>
            <w:delText xml:space="preserve"> تواند به مطلب بعد</w:delText>
          </w:r>
          <w:r w:rsidR="00A94FE4" w:rsidRPr="00A47B4D" w:rsidDel="00195352">
            <w:rPr>
              <w:rFonts w:ascii="Times New Roman" w:hAnsi="Times New Roman" w:cs="B Nazanin" w:hint="cs"/>
              <w:sz w:val="24"/>
              <w:szCs w:val="28"/>
              <w:u w:val="single"/>
              <w:rtl/>
              <w:rPrChange w:id="3547" w:author="Lenovo" w:date="2026-09-23T02:46:00Z">
                <w:rPr>
                  <w:rFonts w:ascii="Times New Roman" w:hAnsi="Times New Roman" w:cs="Times New Roman" w:hint="cs"/>
                  <w:sz w:val="24"/>
                  <w:szCs w:val="28"/>
                  <w:rtl/>
                </w:rPr>
              </w:rPrChange>
            </w:rPr>
            <w:delText>ی</w:delText>
          </w:r>
          <w:r w:rsidR="00A94FE4" w:rsidRPr="00A47B4D" w:rsidDel="00195352">
            <w:rPr>
              <w:rFonts w:ascii="Times New Roman" w:hAnsi="Times New Roman" w:cs="B Nazanin"/>
              <w:sz w:val="24"/>
              <w:szCs w:val="28"/>
              <w:u w:val="single"/>
              <w:rtl/>
              <w:rPrChange w:id="3548" w:author="Lenovo" w:date="2026-09-23T02:46:00Z">
                <w:rPr>
                  <w:rFonts w:ascii="Times New Roman" w:hAnsi="Times New Roman" w:cs="Times New Roman"/>
                  <w:sz w:val="24"/>
                  <w:szCs w:val="28"/>
                  <w:rtl/>
                </w:rPr>
              </w:rPrChange>
            </w:rPr>
            <w:delText xml:space="preserve"> ( کشت</w:delText>
          </w:r>
          <w:r w:rsidR="006C19A5" w:rsidRPr="00A47B4D" w:rsidDel="00195352">
            <w:rPr>
              <w:rFonts w:ascii="Times New Roman" w:hAnsi="Times New Roman" w:cs="B Nazanin"/>
              <w:sz w:val="24"/>
              <w:szCs w:val="28"/>
              <w:u w:val="single"/>
              <w:rtl/>
              <w:rPrChange w:id="3549" w:author="Lenovo" w:date="2026-09-23T02:46:00Z">
                <w:rPr>
                  <w:rFonts w:ascii="Times New Roman" w:hAnsi="Times New Roman" w:cs="B Nazanin"/>
                  <w:sz w:val="24"/>
                  <w:szCs w:val="28"/>
                  <w:rtl/>
                </w:rPr>
              </w:rPrChange>
            </w:rPr>
            <w:delText xml:space="preserve"> بافت) متصل شود. </w:delText>
          </w:r>
        </w:del>
      </w:ins>
      <w:ins w:id="3550" w:author="SALMANIAN MOHAMMADHASSAN" w:date="2026-09-11T16:24:00Z">
        <w:del w:id="3551" w:author="Lenovo" w:date="2026-09-23T03:01:00Z">
          <w:r w:rsidR="00DD1174" w:rsidRPr="00A47B4D" w:rsidDel="00195352">
            <w:rPr>
              <w:rFonts w:ascii="Times New Roman" w:hAnsi="Times New Roman" w:cs="B Nazanin" w:hint="cs"/>
              <w:sz w:val="24"/>
              <w:szCs w:val="28"/>
              <w:u w:val="single"/>
              <w:rtl/>
              <w:rPrChange w:id="3552" w:author="Lenovo" w:date="2026-09-23T02:46:00Z">
                <w:rPr>
                  <w:rFonts w:ascii="Times New Roman" w:hAnsi="Times New Roman" w:cs="B Nazanin" w:hint="cs"/>
                  <w:sz w:val="24"/>
                  <w:szCs w:val="28"/>
                  <w:rtl/>
                </w:rPr>
              </w:rPrChange>
            </w:rPr>
            <w:delText>کمی</w:delText>
          </w:r>
          <w:r w:rsidR="00DD1174" w:rsidRPr="00A47B4D" w:rsidDel="00195352">
            <w:rPr>
              <w:rFonts w:ascii="Times New Roman" w:hAnsi="Times New Roman" w:cs="B Nazanin"/>
              <w:sz w:val="24"/>
              <w:szCs w:val="28"/>
              <w:u w:val="single"/>
              <w:rtl/>
              <w:rPrChange w:id="3553" w:author="Lenovo" w:date="2026-09-23T02:46:00Z">
                <w:rPr>
                  <w:rFonts w:ascii="Times New Roman" w:hAnsi="Times New Roman" w:cs="B Nazanin"/>
                  <w:sz w:val="24"/>
                  <w:szCs w:val="28"/>
                  <w:rtl/>
                </w:rPr>
              </w:rPrChange>
            </w:rPr>
            <w:delText xml:space="preserve"> </w:delText>
          </w:r>
          <w:r w:rsidR="00DD1174" w:rsidRPr="00A47B4D" w:rsidDel="00195352">
            <w:rPr>
              <w:rFonts w:ascii="Times New Roman" w:hAnsi="Times New Roman" w:cs="B Nazanin" w:hint="cs"/>
              <w:sz w:val="24"/>
              <w:szCs w:val="28"/>
              <w:u w:val="single"/>
              <w:rtl/>
              <w:rPrChange w:id="3554" w:author="Lenovo" w:date="2026-09-23T02:46:00Z">
                <w:rPr>
                  <w:rFonts w:ascii="Times New Roman" w:hAnsi="Times New Roman" w:cs="B Nazanin" w:hint="cs"/>
                  <w:sz w:val="24"/>
                  <w:szCs w:val="28"/>
                  <w:rtl/>
                </w:rPr>
              </w:rPrChange>
            </w:rPr>
            <w:delText>در</w:delText>
          </w:r>
          <w:r w:rsidR="00DD1174" w:rsidRPr="00A47B4D" w:rsidDel="00195352">
            <w:rPr>
              <w:rFonts w:ascii="Times New Roman" w:hAnsi="Times New Roman" w:cs="B Nazanin"/>
              <w:sz w:val="24"/>
              <w:szCs w:val="28"/>
              <w:u w:val="single"/>
              <w:rtl/>
              <w:rPrChange w:id="3555" w:author="Lenovo" w:date="2026-09-23T02:46:00Z">
                <w:rPr>
                  <w:rFonts w:ascii="Times New Roman" w:hAnsi="Times New Roman" w:cs="B Nazanin"/>
                  <w:sz w:val="24"/>
                  <w:szCs w:val="28"/>
                  <w:rtl/>
                </w:rPr>
              </w:rPrChange>
            </w:rPr>
            <w:delText xml:space="preserve"> </w:delText>
          </w:r>
          <w:r w:rsidR="00DD1174" w:rsidRPr="00A47B4D" w:rsidDel="00195352">
            <w:rPr>
              <w:rFonts w:ascii="Times New Roman" w:hAnsi="Times New Roman" w:cs="B Nazanin" w:hint="cs"/>
              <w:sz w:val="24"/>
              <w:szCs w:val="28"/>
              <w:u w:val="single"/>
              <w:rtl/>
              <w:rPrChange w:id="3556" w:author="Lenovo" w:date="2026-09-23T02:46:00Z">
                <w:rPr>
                  <w:rFonts w:ascii="Times New Roman" w:hAnsi="Times New Roman" w:cs="B Nazanin" w:hint="cs"/>
                  <w:sz w:val="24"/>
                  <w:szCs w:val="28"/>
                  <w:rtl/>
                </w:rPr>
              </w:rPrChange>
            </w:rPr>
            <w:delText>مورد</w:delText>
          </w:r>
          <w:r w:rsidR="00DD1174" w:rsidRPr="00A47B4D" w:rsidDel="00195352">
            <w:rPr>
              <w:rFonts w:ascii="Times New Roman" w:hAnsi="Times New Roman" w:cs="B Nazanin"/>
              <w:sz w:val="24"/>
              <w:szCs w:val="28"/>
              <w:u w:val="single"/>
              <w:rtl/>
              <w:rPrChange w:id="3557" w:author="Lenovo" w:date="2026-09-23T02:46:00Z">
                <w:rPr>
                  <w:rFonts w:ascii="Times New Roman" w:hAnsi="Times New Roman" w:cs="B Nazanin"/>
                  <w:sz w:val="24"/>
                  <w:szCs w:val="28"/>
                  <w:rtl/>
                </w:rPr>
              </w:rPrChange>
            </w:rPr>
            <w:delText xml:space="preserve"> </w:delText>
          </w:r>
          <w:r w:rsidR="00DD1174" w:rsidRPr="00A47B4D" w:rsidDel="00195352">
            <w:rPr>
              <w:rFonts w:ascii="Times New Roman" w:hAnsi="Times New Roman" w:cs="B Nazanin" w:hint="cs"/>
              <w:sz w:val="24"/>
              <w:szCs w:val="28"/>
              <w:u w:val="single"/>
              <w:rtl/>
              <w:rPrChange w:id="3558" w:author="Lenovo" w:date="2026-09-23T02:46:00Z">
                <w:rPr>
                  <w:rFonts w:ascii="Times New Roman" w:hAnsi="Times New Roman" w:cs="B Nazanin" w:hint="cs"/>
                  <w:sz w:val="24"/>
                  <w:szCs w:val="28"/>
                  <w:rtl/>
                </w:rPr>
              </w:rPrChange>
            </w:rPr>
            <w:delText>کشت</w:delText>
          </w:r>
          <w:r w:rsidR="00DD1174" w:rsidRPr="00A47B4D" w:rsidDel="00195352">
            <w:rPr>
              <w:rFonts w:ascii="Times New Roman" w:hAnsi="Times New Roman" w:cs="B Nazanin"/>
              <w:sz w:val="24"/>
              <w:szCs w:val="28"/>
              <w:u w:val="single"/>
              <w:rtl/>
              <w:rPrChange w:id="3559" w:author="Lenovo" w:date="2026-09-23T02:46:00Z">
                <w:rPr>
                  <w:rFonts w:ascii="Times New Roman" w:hAnsi="Times New Roman" w:cs="B Nazanin"/>
                  <w:sz w:val="24"/>
                  <w:szCs w:val="28"/>
                  <w:rtl/>
                </w:rPr>
              </w:rPrChange>
            </w:rPr>
            <w:delText xml:space="preserve"> </w:delText>
          </w:r>
          <w:r w:rsidR="00DD1174" w:rsidRPr="00A47B4D" w:rsidDel="00195352">
            <w:rPr>
              <w:rFonts w:ascii="Times New Roman" w:hAnsi="Times New Roman" w:cs="B Nazanin" w:hint="cs"/>
              <w:sz w:val="24"/>
              <w:szCs w:val="28"/>
              <w:u w:val="single"/>
              <w:rtl/>
              <w:rPrChange w:id="3560" w:author="Lenovo" w:date="2026-09-23T02:46:00Z">
                <w:rPr>
                  <w:rFonts w:ascii="Times New Roman" w:hAnsi="Times New Roman" w:cs="B Nazanin" w:hint="cs"/>
                  <w:sz w:val="24"/>
                  <w:szCs w:val="28"/>
                  <w:rtl/>
                </w:rPr>
              </w:rPrChange>
            </w:rPr>
            <w:delText>بافت</w:delText>
          </w:r>
          <w:r w:rsidR="00513A68" w:rsidRPr="00A47B4D" w:rsidDel="00195352">
            <w:rPr>
              <w:rFonts w:ascii="Times New Roman" w:hAnsi="Times New Roman" w:cs="B Nazanin"/>
              <w:sz w:val="24"/>
              <w:szCs w:val="28"/>
              <w:u w:val="single"/>
              <w:rtl/>
              <w:rPrChange w:id="3561" w:author="Lenovo" w:date="2026-09-23T02:46:00Z">
                <w:rPr>
                  <w:rFonts w:ascii="Times New Roman" w:hAnsi="Times New Roman" w:cs="B Nazanin"/>
                  <w:sz w:val="24"/>
                  <w:szCs w:val="28"/>
                  <w:rtl/>
                </w:rPr>
              </w:rPrChange>
            </w:rPr>
            <w:delText xml:space="preserve"> عدسک </w:delText>
          </w:r>
          <w:r w:rsidR="00DD1174" w:rsidRPr="00A47B4D" w:rsidDel="00195352">
            <w:rPr>
              <w:rFonts w:ascii="Times New Roman" w:hAnsi="Times New Roman" w:cs="B Nazanin"/>
              <w:sz w:val="24"/>
              <w:szCs w:val="28"/>
              <w:u w:val="single"/>
              <w:rtl/>
              <w:rPrChange w:id="3562"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63" w:author="Lenovo" w:date="2026-09-23T02:46:00Z">
                <w:rPr>
                  <w:rFonts w:ascii="Times New Roman" w:hAnsi="Times New Roman" w:cs="B Nazanin" w:hint="cs"/>
                  <w:sz w:val="24"/>
                  <w:szCs w:val="28"/>
                  <w:rtl/>
                </w:rPr>
              </w:rPrChange>
            </w:rPr>
            <w:delText>و</w:delText>
          </w:r>
          <w:r w:rsidR="00513A68" w:rsidRPr="00A47B4D" w:rsidDel="00195352">
            <w:rPr>
              <w:rFonts w:ascii="Times New Roman" w:hAnsi="Times New Roman" w:cs="B Nazanin"/>
              <w:sz w:val="24"/>
              <w:szCs w:val="28"/>
              <w:u w:val="single"/>
              <w:rtl/>
              <w:rPrChange w:id="3564"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65" w:author="Lenovo" w:date="2026-09-23T02:46:00Z">
                <w:rPr>
                  <w:rFonts w:ascii="Times New Roman" w:hAnsi="Times New Roman" w:cs="B Nazanin" w:hint="cs"/>
                  <w:sz w:val="24"/>
                  <w:szCs w:val="28"/>
                  <w:rtl/>
                </w:rPr>
              </w:rPrChange>
            </w:rPr>
            <w:delText>روش</w:delText>
          </w:r>
          <w:r w:rsidR="00513A68" w:rsidRPr="00A47B4D" w:rsidDel="00195352">
            <w:rPr>
              <w:rFonts w:ascii="Times New Roman" w:hAnsi="Times New Roman" w:cs="B Nazanin"/>
              <w:sz w:val="24"/>
              <w:szCs w:val="28"/>
              <w:u w:val="single"/>
              <w:rtl/>
              <w:rPrChange w:id="3566"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67" w:author="Lenovo" w:date="2026-09-23T02:46:00Z">
                <w:rPr>
                  <w:rFonts w:ascii="Times New Roman" w:hAnsi="Times New Roman" w:cs="B Nazanin" w:hint="cs"/>
                  <w:sz w:val="24"/>
                  <w:szCs w:val="28"/>
                  <w:rtl/>
                </w:rPr>
              </w:rPrChange>
            </w:rPr>
            <w:delText>مورد</w:delText>
          </w:r>
          <w:r w:rsidR="00513A68" w:rsidRPr="00A47B4D" w:rsidDel="00195352">
            <w:rPr>
              <w:rFonts w:ascii="Times New Roman" w:hAnsi="Times New Roman" w:cs="B Nazanin"/>
              <w:sz w:val="24"/>
              <w:szCs w:val="28"/>
              <w:u w:val="single"/>
              <w:rtl/>
              <w:rPrChange w:id="3568"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69" w:author="Lenovo" w:date="2026-09-23T02:46:00Z">
                <w:rPr>
                  <w:rFonts w:ascii="Times New Roman" w:hAnsi="Times New Roman" w:cs="B Nazanin" w:hint="cs"/>
                  <w:sz w:val="24"/>
                  <w:szCs w:val="28"/>
                  <w:rtl/>
                </w:rPr>
              </w:rPrChange>
            </w:rPr>
            <w:delText>استفاده</w:delText>
          </w:r>
          <w:r w:rsidR="00513A68" w:rsidRPr="00A47B4D" w:rsidDel="00195352">
            <w:rPr>
              <w:rFonts w:ascii="Times New Roman" w:hAnsi="Times New Roman" w:cs="B Nazanin"/>
              <w:sz w:val="24"/>
              <w:szCs w:val="28"/>
              <w:u w:val="single"/>
              <w:rtl/>
              <w:rPrChange w:id="3570"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71" w:author="Lenovo" w:date="2026-09-23T02:46:00Z">
                <w:rPr>
                  <w:rFonts w:ascii="Times New Roman" w:hAnsi="Times New Roman" w:cs="B Nazanin" w:hint="cs"/>
                  <w:sz w:val="24"/>
                  <w:szCs w:val="28"/>
                  <w:rtl/>
                </w:rPr>
              </w:rPrChange>
            </w:rPr>
            <w:delText>در</w:delText>
          </w:r>
          <w:r w:rsidR="00513A68" w:rsidRPr="00A47B4D" w:rsidDel="00195352">
            <w:rPr>
              <w:rFonts w:ascii="Times New Roman" w:hAnsi="Times New Roman" w:cs="B Nazanin"/>
              <w:sz w:val="24"/>
              <w:szCs w:val="28"/>
              <w:u w:val="single"/>
              <w:rtl/>
              <w:rPrChange w:id="3572"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73" w:author="Lenovo" w:date="2026-09-23T02:46:00Z">
                <w:rPr>
                  <w:rFonts w:ascii="Times New Roman" w:hAnsi="Times New Roman" w:cs="B Nazanin" w:hint="cs"/>
                  <w:sz w:val="24"/>
                  <w:szCs w:val="28"/>
                  <w:rtl/>
                </w:rPr>
              </w:rPrChange>
            </w:rPr>
            <w:delText>دست</w:delText>
          </w:r>
          <w:r w:rsidR="00513A68" w:rsidRPr="00A47B4D" w:rsidDel="00195352">
            <w:rPr>
              <w:rFonts w:ascii="Times New Roman" w:hAnsi="Times New Roman" w:cs="B Nazanin"/>
              <w:sz w:val="24"/>
              <w:szCs w:val="28"/>
              <w:u w:val="single"/>
              <w:rtl/>
              <w:rPrChange w:id="3574"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75" w:author="Lenovo" w:date="2026-09-23T02:46:00Z">
                <w:rPr>
                  <w:rFonts w:ascii="Times New Roman" w:hAnsi="Times New Roman" w:cs="B Nazanin" w:hint="cs"/>
                  <w:sz w:val="24"/>
                  <w:szCs w:val="28"/>
                  <w:rtl/>
                </w:rPr>
              </w:rPrChange>
            </w:rPr>
            <w:delText>ورزی</w:delText>
          </w:r>
          <w:r w:rsidR="00513A68" w:rsidRPr="00A47B4D" w:rsidDel="00195352">
            <w:rPr>
              <w:rFonts w:ascii="Times New Roman" w:hAnsi="Times New Roman" w:cs="B Nazanin"/>
              <w:sz w:val="24"/>
              <w:szCs w:val="28"/>
              <w:u w:val="single"/>
              <w:rtl/>
              <w:rPrChange w:id="3576" w:author="Lenovo" w:date="2026-09-23T02:46:00Z">
                <w:rPr>
                  <w:rFonts w:ascii="Times New Roman" w:hAnsi="Times New Roman" w:cs="B Nazanin"/>
                  <w:sz w:val="24"/>
                  <w:szCs w:val="28"/>
                  <w:rtl/>
                </w:rPr>
              </w:rPrChange>
            </w:rPr>
            <w:delText xml:space="preserve"> </w:delText>
          </w:r>
          <w:r w:rsidR="00513A68" w:rsidRPr="00A47B4D" w:rsidDel="00195352">
            <w:rPr>
              <w:rFonts w:ascii="Times New Roman" w:hAnsi="Times New Roman" w:cs="B Nazanin" w:hint="cs"/>
              <w:sz w:val="24"/>
              <w:szCs w:val="28"/>
              <w:u w:val="single"/>
              <w:rtl/>
              <w:rPrChange w:id="3577" w:author="Lenovo" w:date="2026-09-23T02:46:00Z">
                <w:rPr>
                  <w:rFonts w:ascii="Times New Roman" w:hAnsi="Times New Roman" w:cs="B Nazanin" w:hint="cs"/>
                  <w:sz w:val="24"/>
                  <w:szCs w:val="28"/>
                  <w:rtl/>
                </w:rPr>
              </w:rPrChange>
            </w:rPr>
            <w:delText>ژنتیکی</w:delText>
          </w:r>
        </w:del>
      </w:ins>
      <w:ins w:id="3578" w:author="SALMANIAN MOHAMMADHASSAN" w:date="2026-09-11T16:25:00Z">
        <w:del w:id="3579" w:author="Lenovo" w:date="2026-09-23T03:01:00Z">
          <w:r w:rsidR="00513A68" w:rsidRPr="00A47B4D" w:rsidDel="00195352">
            <w:rPr>
              <w:rFonts w:ascii="Times New Roman" w:hAnsi="Times New Roman" w:cs="B Nazanin"/>
              <w:sz w:val="24"/>
              <w:szCs w:val="28"/>
              <w:u w:val="single"/>
              <w:rtl/>
              <w:rPrChange w:id="3580" w:author="Lenovo" w:date="2026-09-23T02:46:00Z">
                <w:rPr>
                  <w:rFonts w:ascii="Times New Roman" w:hAnsi="Times New Roman" w:cs="B Nazanin"/>
                  <w:sz w:val="24"/>
                  <w:szCs w:val="28"/>
                  <w:rtl/>
                </w:rPr>
              </w:rPrChange>
            </w:rPr>
            <w:delText xml:space="preserve"> آن صحبت کرده و حت</w:delText>
          </w:r>
          <w:r w:rsidR="00513A68" w:rsidRPr="00A47B4D" w:rsidDel="00195352">
            <w:rPr>
              <w:rFonts w:ascii="Times New Roman" w:hAnsi="Times New Roman" w:cs="B Nazanin" w:hint="cs"/>
              <w:sz w:val="24"/>
              <w:szCs w:val="28"/>
              <w:u w:val="single"/>
              <w:rtl/>
              <w:rPrChange w:id="3581" w:author="Lenovo" w:date="2026-09-23T02:46:00Z">
                <w:rPr>
                  <w:rFonts w:ascii="Times New Roman" w:hAnsi="Times New Roman" w:cs="B Nazanin" w:hint="cs"/>
                  <w:sz w:val="24"/>
                  <w:szCs w:val="28"/>
                  <w:rtl/>
                </w:rPr>
              </w:rPrChange>
            </w:rPr>
            <w:delText>ی</w:delText>
          </w:r>
          <w:r w:rsidR="00513A68" w:rsidRPr="00A47B4D" w:rsidDel="00195352">
            <w:rPr>
              <w:rFonts w:ascii="Times New Roman" w:hAnsi="Times New Roman" w:cs="B Nazanin"/>
              <w:sz w:val="24"/>
              <w:szCs w:val="28"/>
              <w:u w:val="single"/>
              <w:rtl/>
              <w:rPrChange w:id="3582" w:author="Lenovo" w:date="2026-09-23T02:46:00Z">
                <w:rPr>
                  <w:rFonts w:ascii="Times New Roman" w:hAnsi="Times New Roman" w:cs="B Nazanin"/>
                  <w:sz w:val="24"/>
                  <w:szCs w:val="28"/>
                  <w:rtl/>
                </w:rPr>
              </w:rPrChange>
            </w:rPr>
            <w:delText xml:space="preserve"> به مقالات خودتان ارجاع کن</w:delText>
          </w:r>
          <w:r w:rsidR="00513A68" w:rsidRPr="00A47B4D" w:rsidDel="00195352">
            <w:rPr>
              <w:rFonts w:ascii="Times New Roman" w:hAnsi="Times New Roman" w:cs="B Nazanin" w:hint="cs"/>
              <w:sz w:val="24"/>
              <w:szCs w:val="28"/>
              <w:u w:val="single"/>
              <w:rtl/>
              <w:rPrChange w:id="3583" w:author="Lenovo" w:date="2026-09-23T02:46:00Z">
                <w:rPr>
                  <w:rFonts w:ascii="Times New Roman" w:hAnsi="Times New Roman" w:cs="B Nazanin" w:hint="cs"/>
                  <w:sz w:val="24"/>
                  <w:szCs w:val="28"/>
                  <w:rtl/>
                </w:rPr>
              </w:rPrChange>
            </w:rPr>
            <w:delText>ید</w:delText>
          </w:r>
          <w:r w:rsidR="00513A68" w:rsidRPr="00A47B4D" w:rsidDel="00195352">
            <w:rPr>
              <w:rFonts w:ascii="Times New Roman" w:hAnsi="Times New Roman" w:cs="B Nazanin"/>
              <w:sz w:val="24"/>
              <w:szCs w:val="28"/>
              <w:u w:val="single"/>
              <w:rtl/>
              <w:rPrChange w:id="3584" w:author="Lenovo" w:date="2026-09-23T02:46:00Z">
                <w:rPr>
                  <w:rFonts w:ascii="Times New Roman" w:hAnsi="Times New Roman" w:cs="B Nazanin"/>
                  <w:sz w:val="24"/>
                  <w:szCs w:val="28"/>
                  <w:rtl/>
                </w:rPr>
              </w:rPrChange>
            </w:rPr>
            <w:delText xml:space="preserve">. </w:delText>
          </w:r>
          <w:r w:rsidR="00372F97" w:rsidRPr="00A47B4D" w:rsidDel="00195352">
            <w:rPr>
              <w:rFonts w:ascii="Times New Roman" w:hAnsi="Times New Roman" w:cs="B Nazanin" w:hint="cs"/>
              <w:sz w:val="24"/>
              <w:szCs w:val="28"/>
              <w:u w:val="single"/>
              <w:rtl/>
              <w:rPrChange w:id="3585" w:author="Lenovo" w:date="2026-09-23T02:46:00Z">
                <w:rPr>
                  <w:rFonts w:ascii="Times New Roman" w:hAnsi="Times New Roman" w:cs="B Nazanin" w:hint="cs"/>
                  <w:sz w:val="24"/>
                  <w:szCs w:val="28"/>
                  <w:rtl/>
                </w:rPr>
              </w:rPrChange>
            </w:rPr>
            <w:delText>یعنی</w:delText>
          </w:r>
          <w:r w:rsidR="00372F97" w:rsidRPr="00A47B4D" w:rsidDel="00195352">
            <w:rPr>
              <w:rFonts w:ascii="Times New Roman" w:hAnsi="Times New Roman" w:cs="B Nazanin"/>
              <w:sz w:val="24"/>
              <w:szCs w:val="28"/>
              <w:u w:val="single"/>
              <w:rtl/>
              <w:rPrChange w:id="3586" w:author="Lenovo" w:date="2026-09-23T02:46:00Z">
                <w:rPr>
                  <w:rFonts w:ascii="Times New Roman" w:hAnsi="Times New Roman" w:cs="B Nazanin"/>
                  <w:sz w:val="24"/>
                  <w:szCs w:val="28"/>
                  <w:rtl/>
                </w:rPr>
              </w:rPrChange>
            </w:rPr>
            <w:delText xml:space="preserve"> دست آورد</w:delText>
          </w:r>
          <w:r w:rsidR="00372F97" w:rsidRPr="00A47B4D" w:rsidDel="00195352">
            <w:rPr>
              <w:rFonts w:ascii="Times New Roman" w:hAnsi="Times New Roman" w:cs="B Nazanin" w:hint="cs"/>
              <w:sz w:val="24"/>
              <w:szCs w:val="28"/>
              <w:u w:val="single"/>
              <w:rtl/>
              <w:rPrChange w:id="3587" w:author="Lenovo" w:date="2026-09-23T02:46:00Z">
                <w:rPr>
                  <w:rFonts w:ascii="Times New Roman" w:hAnsi="Times New Roman" w:cs="B Nazanin" w:hint="cs"/>
                  <w:sz w:val="24"/>
                  <w:szCs w:val="28"/>
                  <w:rtl/>
                </w:rPr>
              </w:rPrChange>
            </w:rPr>
            <w:delText>ی</w:delText>
          </w:r>
          <w:r w:rsidR="00372F97" w:rsidRPr="00A47B4D" w:rsidDel="00195352">
            <w:rPr>
              <w:rFonts w:ascii="Times New Roman" w:hAnsi="Times New Roman" w:cs="B Nazanin"/>
              <w:sz w:val="24"/>
              <w:szCs w:val="28"/>
              <w:u w:val="single"/>
              <w:rtl/>
              <w:rPrChange w:id="3588" w:author="Lenovo" w:date="2026-09-23T02:46:00Z">
                <w:rPr>
                  <w:rFonts w:ascii="Times New Roman" w:hAnsi="Times New Roman" w:cs="B Nazanin"/>
                  <w:sz w:val="24"/>
                  <w:szCs w:val="28"/>
                  <w:rtl/>
                </w:rPr>
              </w:rPrChange>
            </w:rPr>
            <w:delText xml:space="preserve"> که بر مبنا</w:delText>
          </w:r>
          <w:r w:rsidR="00372F97" w:rsidRPr="00A47B4D" w:rsidDel="00195352">
            <w:rPr>
              <w:rFonts w:ascii="Times New Roman" w:hAnsi="Times New Roman" w:cs="B Nazanin" w:hint="cs"/>
              <w:sz w:val="24"/>
              <w:szCs w:val="28"/>
              <w:u w:val="single"/>
              <w:rtl/>
              <w:rPrChange w:id="3589" w:author="Lenovo" w:date="2026-09-23T02:46:00Z">
                <w:rPr>
                  <w:rFonts w:ascii="Times New Roman" w:hAnsi="Times New Roman" w:cs="B Nazanin" w:hint="cs"/>
                  <w:sz w:val="24"/>
                  <w:szCs w:val="28"/>
                  <w:rtl/>
                </w:rPr>
              </w:rPrChange>
            </w:rPr>
            <w:delText>ی</w:delText>
          </w:r>
          <w:r w:rsidR="00372F97" w:rsidRPr="00A47B4D" w:rsidDel="00195352">
            <w:rPr>
              <w:rFonts w:ascii="Times New Roman" w:hAnsi="Times New Roman" w:cs="B Nazanin"/>
              <w:sz w:val="24"/>
              <w:szCs w:val="28"/>
              <w:u w:val="single"/>
              <w:rtl/>
              <w:rPrChange w:id="3590" w:author="Lenovo" w:date="2026-09-23T02:46:00Z">
                <w:rPr>
                  <w:rFonts w:ascii="Times New Roman" w:hAnsi="Times New Roman" w:cs="B Nazanin"/>
                  <w:sz w:val="24"/>
                  <w:szCs w:val="28"/>
                  <w:rtl/>
                </w:rPr>
              </w:rPrChange>
            </w:rPr>
            <w:delText xml:space="preserve"> آن توانست</w:delText>
          </w:r>
          <w:r w:rsidR="00372F97" w:rsidRPr="00A47B4D" w:rsidDel="00195352">
            <w:rPr>
              <w:rFonts w:ascii="Times New Roman" w:hAnsi="Times New Roman" w:cs="B Nazanin" w:hint="cs"/>
              <w:sz w:val="24"/>
              <w:szCs w:val="28"/>
              <w:u w:val="single"/>
              <w:rtl/>
              <w:rPrChange w:id="3591" w:author="Lenovo" w:date="2026-09-23T02:46:00Z">
                <w:rPr>
                  <w:rFonts w:ascii="Times New Roman" w:hAnsi="Times New Roman" w:cs="B Nazanin" w:hint="cs"/>
                  <w:sz w:val="24"/>
                  <w:szCs w:val="28"/>
                  <w:rtl/>
                </w:rPr>
              </w:rPrChange>
            </w:rPr>
            <w:delText>ید</w:delText>
          </w:r>
          <w:r w:rsidR="00372F97" w:rsidRPr="00A47B4D" w:rsidDel="00195352">
            <w:rPr>
              <w:rFonts w:ascii="Times New Roman" w:hAnsi="Times New Roman" w:cs="B Nazanin"/>
              <w:sz w:val="24"/>
              <w:szCs w:val="28"/>
              <w:u w:val="single"/>
              <w:rtl/>
              <w:rPrChange w:id="3592" w:author="Lenovo" w:date="2026-09-23T02:46:00Z">
                <w:rPr>
                  <w:rFonts w:ascii="Times New Roman" w:hAnsi="Times New Roman" w:cs="B Nazanin"/>
                  <w:sz w:val="24"/>
                  <w:szCs w:val="28"/>
                  <w:rtl/>
                </w:rPr>
              </w:rPrChange>
            </w:rPr>
            <w:delText xml:space="preserve"> به ترار</w:delText>
          </w:r>
          <w:r w:rsidR="00372F97" w:rsidRPr="00A47B4D" w:rsidDel="00195352">
            <w:rPr>
              <w:rFonts w:ascii="Times New Roman" w:hAnsi="Times New Roman" w:cs="B Nazanin" w:hint="cs"/>
              <w:sz w:val="24"/>
              <w:szCs w:val="28"/>
              <w:u w:val="single"/>
              <w:rtl/>
              <w:rPrChange w:id="3593" w:author="Lenovo" w:date="2026-09-23T02:46:00Z">
                <w:rPr>
                  <w:rFonts w:ascii="Times New Roman" w:hAnsi="Times New Roman" w:cs="B Nazanin" w:hint="cs"/>
                  <w:sz w:val="24"/>
                  <w:szCs w:val="28"/>
                  <w:rtl/>
                </w:rPr>
              </w:rPrChange>
            </w:rPr>
            <w:delText>یختی</w:delText>
          </w:r>
          <w:r w:rsidR="00372F97" w:rsidRPr="00A47B4D" w:rsidDel="00195352">
            <w:rPr>
              <w:rFonts w:ascii="Times New Roman" w:hAnsi="Times New Roman" w:cs="B Nazanin"/>
              <w:sz w:val="24"/>
              <w:szCs w:val="28"/>
              <w:u w:val="single"/>
              <w:rtl/>
              <w:rPrChange w:id="3594" w:author="Lenovo" w:date="2026-09-23T02:46:00Z">
                <w:rPr>
                  <w:rFonts w:ascii="Times New Roman" w:hAnsi="Times New Roman" w:cs="B Nazanin"/>
                  <w:sz w:val="24"/>
                  <w:szCs w:val="28"/>
                  <w:rtl/>
                </w:rPr>
              </w:rPrChange>
            </w:rPr>
            <w:delText xml:space="preserve"> و باز زا</w:delText>
          </w:r>
          <w:r w:rsidR="00372F97" w:rsidRPr="00A47B4D" w:rsidDel="00195352">
            <w:rPr>
              <w:rFonts w:ascii="Times New Roman" w:hAnsi="Times New Roman" w:cs="B Nazanin" w:hint="cs"/>
              <w:sz w:val="24"/>
              <w:szCs w:val="28"/>
              <w:u w:val="single"/>
              <w:rtl/>
              <w:rPrChange w:id="3595" w:author="Lenovo" w:date="2026-09-23T02:46:00Z">
                <w:rPr>
                  <w:rFonts w:ascii="Times New Roman" w:hAnsi="Times New Roman" w:cs="B Nazanin" w:hint="cs"/>
                  <w:sz w:val="24"/>
                  <w:szCs w:val="28"/>
                  <w:rtl/>
                </w:rPr>
              </w:rPrChange>
            </w:rPr>
            <w:delText>یی</w:delText>
          </w:r>
          <w:r w:rsidR="00372F97" w:rsidRPr="00A47B4D" w:rsidDel="00195352">
            <w:rPr>
              <w:rFonts w:ascii="Times New Roman" w:hAnsi="Times New Roman" w:cs="B Nazanin"/>
              <w:sz w:val="24"/>
              <w:szCs w:val="28"/>
              <w:u w:val="single"/>
              <w:rtl/>
              <w:rPrChange w:id="3596" w:author="Lenovo" w:date="2026-09-23T02:46:00Z">
                <w:rPr>
                  <w:rFonts w:ascii="Times New Roman" w:hAnsi="Times New Roman" w:cs="B Nazanin"/>
                  <w:sz w:val="24"/>
                  <w:szCs w:val="28"/>
                  <w:rtl/>
                </w:rPr>
              </w:rPrChange>
            </w:rPr>
            <w:delText xml:space="preserve"> برس</w:delText>
          </w:r>
          <w:r w:rsidR="00372F97" w:rsidRPr="00A47B4D" w:rsidDel="00195352">
            <w:rPr>
              <w:rFonts w:ascii="Times New Roman" w:hAnsi="Times New Roman" w:cs="B Nazanin" w:hint="cs"/>
              <w:sz w:val="24"/>
              <w:szCs w:val="28"/>
              <w:u w:val="single"/>
              <w:rtl/>
              <w:rPrChange w:id="3597" w:author="Lenovo" w:date="2026-09-23T02:46:00Z">
                <w:rPr>
                  <w:rFonts w:ascii="Times New Roman" w:hAnsi="Times New Roman" w:cs="B Nazanin" w:hint="cs"/>
                  <w:sz w:val="24"/>
                  <w:szCs w:val="28"/>
                  <w:rtl/>
                </w:rPr>
              </w:rPrChange>
            </w:rPr>
            <w:delText>ید</w:delText>
          </w:r>
          <w:r w:rsidR="00372F97" w:rsidRPr="00A47B4D" w:rsidDel="00195352">
            <w:rPr>
              <w:rFonts w:ascii="Times New Roman" w:hAnsi="Times New Roman" w:cs="B Nazanin"/>
              <w:sz w:val="24"/>
              <w:szCs w:val="28"/>
              <w:u w:val="single"/>
              <w:rtl/>
              <w:rPrChange w:id="3598" w:author="Lenovo" w:date="2026-09-23T02:46:00Z">
                <w:rPr>
                  <w:rFonts w:ascii="Times New Roman" w:hAnsi="Times New Roman" w:cs="B Nazanin"/>
                  <w:sz w:val="24"/>
                  <w:szCs w:val="28"/>
                  <w:rtl/>
                </w:rPr>
              </w:rPrChange>
            </w:rPr>
            <w:delText xml:space="preserve"> مورد استناد و </w:delText>
          </w:r>
        </w:del>
      </w:ins>
      <w:ins w:id="3599" w:author="SALMANIAN MOHAMMADHASSAN" w:date="2026-09-11T16:26:00Z">
        <w:del w:id="3600" w:author="Lenovo" w:date="2026-09-23T03:01:00Z">
          <w:r w:rsidR="00372F97" w:rsidRPr="00A47B4D" w:rsidDel="00195352">
            <w:rPr>
              <w:rFonts w:ascii="Times New Roman" w:hAnsi="Times New Roman" w:cs="B Nazanin" w:hint="cs"/>
              <w:sz w:val="24"/>
              <w:szCs w:val="28"/>
              <w:u w:val="single"/>
              <w:rtl/>
              <w:rPrChange w:id="3601" w:author="Lenovo" w:date="2026-09-23T02:46:00Z">
                <w:rPr>
                  <w:rFonts w:ascii="Times New Roman" w:hAnsi="Times New Roman" w:cs="B Nazanin" w:hint="cs"/>
                  <w:sz w:val="24"/>
                  <w:szCs w:val="28"/>
                  <w:rtl/>
                </w:rPr>
              </w:rPrChange>
            </w:rPr>
            <w:delText>توجه</w:delText>
          </w:r>
          <w:r w:rsidR="00372F97" w:rsidRPr="00A47B4D" w:rsidDel="00195352">
            <w:rPr>
              <w:rFonts w:ascii="Times New Roman" w:hAnsi="Times New Roman" w:cs="B Nazanin"/>
              <w:sz w:val="24"/>
              <w:szCs w:val="28"/>
              <w:u w:val="single"/>
              <w:rtl/>
              <w:rPrChange w:id="3602" w:author="Lenovo" w:date="2026-09-23T02:46:00Z">
                <w:rPr>
                  <w:rFonts w:ascii="Times New Roman" w:hAnsi="Times New Roman" w:cs="B Nazanin"/>
                  <w:sz w:val="24"/>
                  <w:szCs w:val="28"/>
                  <w:rtl/>
                </w:rPr>
              </w:rPrChange>
            </w:rPr>
            <w:delText xml:space="preserve"> </w:delText>
          </w:r>
          <w:r w:rsidR="00372F97" w:rsidRPr="00A47B4D" w:rsidDel="00195352">
            <w:rPr>
              <w:rFonts w:ascii="Times New Roman" w:hAnsi="Times New Roman" w:cs="B Nazanin" w:hint="cs"/>
              <w:sz w:val="24"/>
              <w:szCs w:val="28"/>
              <w:u w:val="single"/>
              <w:rtl/>
              <w:rPrChange w:id="3603" w:author="Lenovo" w:date="2026-09-23T02:46:00Z">
                <w:rPr>
                  <w:rFonts w:ascii="Times New Roman" w:hAnsi="Times New Roman" w:cs="B Nazanin" w:hint="cs"/>
                  <w:sz w:val="24"/>
                  <w:szCs w:val="28"/>
                  <w:rtl/>
                </w:rPr>
              </w:rPrChange>
            </w:rPr>
            <w:delText>قرار</w:delText>
          </w:r>
          <w:r w:rsidR="00372F97" w:rsidRPr="00A47B4D" w:rsidDel="00195352">
            <w:rPr>
              <w:rFonts w:ascii="Times New Roman" w:hAnsi="Times New Roman" w:cs="B Nazanin"/>
              <w:sz w:val="24"/>
              <w:szCs w:val="28"/>
              <w:u w:val="single"/>
              <w:rtl/>
              <w:rPrChange w:id="3604" w:author="Lenovo" w:date="2026-09-23T02:46:00Z">
                <w:rPr>
                  <w:rFonts w:ascii="Times New Roman" w:hAnsi="Times New Roman" w:cs="B Nazanin"/>
                  <w:sz w:val="24"/>
                  <w:szCs w:val="28"/>
                  <w:rtl/>
                </w:rPr>
              </w:rPrChange>
            </w:rPr>
            <w:delText xml:space="preserve"> </w:delText>
          </w:r>
          <w:r w:rsidR="00372F97" w:rsidRPr="00A47B4D" w:rsidDel="00195352">
            <w:rPr>
              <w:rFonts w:ascii="Times New Roman" w:hAnsi="Times New Roman" w:cs="B Nazanin" w:hint="cs"/>
              <w:sz w:val="24"/>
              <w:szCs w:val="28"/>
              <w:u w:val="single"/>
              <w:rtl/>
              <w:rPrChange w:id="3605" w:author="Lenovo" w:date="2026-09-23T02:46:00Z">
                <w:rPr>
                  <w:rFonts w:ascii="Times New Roman" w:hAnsi="Times New Roman" w:cs="B Nazanin" w:hint="cs"/>
                  <w:sz w:val="24"/>
                  <w:szCs w:val="28"/>
                  <w:rtl/>
                </w:rPr>
              </w:rPrChange>
            </w:rPr>
            <w:delText>گیرد</w:delText>
          </w:r>
          <w:r w:rsidR="00372F97" w:rsidRPr="00A47B4D" w:rsidDel="00195352">
            <w:rPr>
              <w:rFonts w:ascii="Times New Roman" w:hAnsi="Times New Roman" w:cs="B Nazanin"/>
              <w:sz w:val="24"/>
              <w:szCs w:val="28"/>
              <w:u w:val="single"/>
              <w:rtl/>
              <w:rPrChange w:id="3606" w:author="Lenovo" w:date="2026-09-23T02:46:00Z">
                <w:rPr>
                  <w:rFonts w:ascii="Times New Roman" w:hAnsi="Times New Roman" w:cs="B Nazanin"/>
                  <w:sz w:val="24"/>
                  <w:szCs w:val="28"/>
                  <w:rtl/>
                </w:rPr>
              </w:rPrChange>
            </w:rPr>
            <w:delText>.</w:delText>
          </w:r>
        </w:del>
      </w:ins>
    </w:p>
    <w:p w14:paraId="5F7ED18D" w14:textId="3B8A03C8" w:rsidR="001F056E" w:rsidDel="006D332E" w:rsidRDefault="001F056E" w:rsidP="006D332E">
      <w:pPr>
        <w:spacing w:line="360" w:lineRule="auto"/>
        <w:jc w:val="both"/>
        <w:rPr>
          <w:del w:id="3607" w:author="Lenovo" w:date="2026-09-24T06:29:00Z"/>
          <w:rFonts w:ascii="Times New Roman" w:hAnsi="Times New Roman" w:cs="B Nazanin"/>
          <w:sz w:val="24"/>
          <w:szCs w:val="28"/>
          <w:rtl/>
        </w:rPr>
      </w:pPr>
      <w:del w:id="3608" w:author="Lenovo" w:date="2026-09-24T06:25:00Z">
        <w:r w:rsidRPr="00115715" w:rsidDel="006D332E">
          <w:rPr>
            <w:rFonts w:ascii="Times New Roman" w:hAnsi="Times New Roman" w:cs="B Nazanin" w:hint="cs"/>
            <w:sz w:val="24"/>
            <w:szCs w:val="28"/>
            <w:rtl/>
          </w:rPr>
          <w:delText>نتایج</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کشت</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بافت</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و</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تأیید</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مولکولی</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به</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روش</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sz w:val="24"/>
            <w:szCs w:val="28"/>
          </w:rPr>
          <w:delText>PCR</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نشان</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داد</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که</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سامانه</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ترانسفورماسیون</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به‌کاررفته</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قادر</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به</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تولید</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گیاهان</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تراریخت</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پایدار</w:delText>
        </w:r>
        <w:r w:rsidRPr="00115715" w:rsidDel="006D332E">
          <w:rPr>
            <w:rFonts w:ascii="Times New Roman" w:hAnsi="Times New Roman" w:cs="B Nazanin"/>
            <w:sz w:val="24"/>
            <w:szCs w:val="28"/>
            <w:rtl/>
          </w:rPr>
          <w:delText xml:space="preserve"> </w:delText>
        </w:r>
        <w:r w:rsidRPr="00DF719B" w:rsidDel="006D332E">
          <w:rPr>
            <w:rFonts w:ascii="Times New Roman" w:hAnsi="Times New Roman" w:cs="B Nazanin"/>
            <w:i/>
            <w:iCs/>
            <w:sz w:val="24"/>
            <w:szCs w:val="28"/>
          </w:rPr>
          <w:delText>L.minor</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بوده</w:delText>
        </w:r>
        <w:r w:rsidRPr="00115715" w:rsidDel="006D332E">
          <w:rPr>
            <w:rFonts w:ascii="Times New Roman" w:hAnsi="Times New Roman" w:cs="B Nazanin"/>
            <w:sz w:val="24"/>
            <w:szCs w:val="28"/>
            <w:rtl/>
          </w:rPr>
          <w:delText xml:space="preserve"> </w:delText>
        </w:r>
        <w:r w:rsidRPr="00115715" w:rsidDel="006D332E">
          <w:rPr>
            <w:rFonts w:ascii="Times New Roman" w:hAnsi="Times New Roman" w:cs="B Nazanin" w:hint="cs"/>
            <w:sz w:val="24"/>
            <w:szCs w:val="28"/>
            <w:rtl/>
          </w:rPr>
          <w:delText>است</w:delText>
        </w:r>
        <w:r w:rsidRPr="00115715" w:rsidDel="006D332E">
          <w:rPr>
            <w:rFonts w:ascii="Times New Roman" w:hAnsi="Times New Roman" w:cs="B Nazanin"/>
            <w:sz w:val="24"/>
            <w:szCs w:val="28"/>
            <w:rtl/>
          </w:rPr>
          <w:delText xml:space="preserve">. </w:delText>
        </w:r>
        <w:r w:rsidRPr="00B60686" w:rsidDel="006D332E">
          <w:rPr>
            <w:rFonts w:ascii="Times New Roman" w:hAnsi="Times New Roman" w:cs="B Nazanin"/>
            <w:sz w:val="24"/>
            <w:szCs w:val="28"/>
            <w:rtl/>
          </w:rPr>
          <w:delText xml:space="preserve">این نتیجه با مطالعات پیشین درباره تولید پروتئین‌های نوترکیب در </w:delText>
        </w:r>
      </w:del>
      <w:del w:id="3609" w:author="Lenovo" w:date="2026-09-24T02:18:00Z">
        <w:r w:rsidRPr="00B60686" w:rsidDel="00D46BA2">
          <w:rPr>
            <w:rFonts w:ascii="Times New Roman" w:hAnsi="Times New Roman" w:cs="B Nazanin"/>
            <w:i/>
            <w:iCs/>
            <w:sz w:val="24"/>
            <w:szCs w:val="28"/>
          </w:rPr>
          <w:delText>Lemna minor</w:delText>
        </w:r>
      </w:del>
      <w:del w:id="3610" w:author="Lenovo" w:date="2026-09-24T06:25:00Z">
        <w:r w:rsidRPr="00B60686" w:rsidDel="006D332E">
          <w:rPr>
            <w:rFonts w:ascii="Times New Roman" w:hAnsi="Times New Roman" w:cs="B Nazanin"/>
            <w:sz w:val="24"/>
            <w:szCs w:val="28"/>
          </w:rPr>
          <w:delText xml:space="preserve"> </w:delText>
        </w:r>
        <w:r w:rsidRPr="00B60686" w:rsidDel="006D332E">
          <w:rPr>
            <w:rFonts w:ascii="Times New Roman" w:hAnsi="Times New Roman" w:cs="B Nazanin"/>
            <w:sz w:val="24"/>
            <w:szCs w:val="28"/>
            <w:rtl/>
          </w:rPr>
          <w:delText xml:space="preserve">از طریق انتقال ژن توسط </w:delText>
        </w:r>
        <w:r w:rsidRPr="00B60686" w:rsidDel="006D332E">
          <w:rPr>
            <w:rFonts w:ascii="Times New Roman" w:hAnsi="Times New Roman" w:cs="B Nazanin"/>
            <w:i/>
            <w:iCs/>
            <w:sz w:val="24"/>
            <w:szCs w:val="28"/>
          </w:rPr>
          <w:delText>Agrobacterium</w:delText>
        </w:r>
        <w:r w:rsidRPr="00B60686" w:rsidDel="006D332E">
          <w:rPr>
            <w:rFonts w:ascii="Times New Roman" w:hAnsi="Times New Roman" w:cs="B Nazanin"/>
            <w:sz w:val="24"/>
            <w:szCs w:val="28"/>
          </w:rPr>
          <w:delText xml:space="preserve"> </w:delText>
        </w:r>
        <w:r w:rsidDel="006D332E">
          <w:rPr>
            <w:rFonts w:ascii="Times New Roman" w:hAnsi="Times New Roman" w:cs="B Nazanin" w:hint="cs"/>
            <w:sz w:val="24"/>
            <w:szCs w:val="28"/>
            <w:rtl/>
          </w:rPr>
          <w:delText xml:space="preserve"> </w:delText>
        </w:r>
        <w:r w:rsidRPr="00B60686" w:rsidDel="006D332E">
          <w:rPr>
            <w:rFonts w:ascii="Times New Roman" w:hAnsi="Times New Roman" w:cs="B Nazanin"/>
            <w:sz w:val="24"/>
            <w:szCs w:val="28"/>
            <w:rtl/>
          </w:rPr>
          <w:delText>هم‌راستا است؛ مطالعاتی که موفقیت در انتقال ژن و بیان آنتی‌ژن را به کمک آزمون‌های مولکولی و ایمونولوژیک نشان داده‌اند</w:delText>
        </w:r>
        <w:r w:rsidRPr="00B60686" w:rsidDel="006D332E">
          <w:rPr>
            <w:rFonts w:ascii="Times New Roman" w:hAnsi="Times New Roman" w:cs="B Nazanin"/>
            <w:sz w:val="24"/>
            <w:szCs w:val="28"/>
          </w:rPr>
          <w:delText>.</w:delText>
        </w:r>
        <w:r w:rsidR="00A2596F" w:rsidDel="006D332E">
          <w:rPr>
            <w:rFonts w:ascii="Times New Roman" w:hAnsi="Times New Roman" w:cs="B Nazanin" w:hint="cs"/>
            <w:sz w:val="24"/>
            <w:szCs w:val="28"/>
            <w:rtl/>
          </w:rPr>
          <w:delText>(منابع قید خواهد شد)</w:delText>
        </w:r>
      </w:del>
      <w:ins w:id="3611" w:author="SALMANIAN MOHAMMADHASSAN" w:date="2026-09-11T16:26:00Z">
        <w:del w:id="3612" w:author="Lenovo" w:date="2026-09-24T06:29:00Z">
          <w:r w:rsidR="00372F97" w:rsidDel="006D332E">
            <w:rPr>
              <w:rFonts w:ascii="Times New Roman" w:hAnsi="Times New Roman" w:cs="B Nazanin" w:hint="cs"/>
              <w:sz w:val="24"/>
              <w:szCs w:val="28"/>
              <w:rtl/>
            </w:rPr>
            <w:delText xml:space="preserve">به نظرم کمی در گذر از مطالب </w:delText>
          </w:r>
          <w:r w:rsidR="00B528FB" w:rsidDel="006D332E">
            <w:rPr>
              <w:rFonts w:ascii="Times New Roman" w:hAnsi="Times New Roman" w:cs="B Nazanin" w:hint="cs"/>
              <w:sz w:val="24"/>
              <w:szCs w:val="28"/>
              <w:rtl/>
            </w:rPr>
            <w:delText xml:space="preserve">تعجیل کرده اید. آرام تر حرکت کرده و در این مورد کمی صحبت کنید. </w:delText>
          </w:r>
        </w:del>
      </w:ins>
      <w:ins w:id="3613" w:author="SALMANIAN MOHAMMADHASSAN" w:date="2026-09-11T16:27:00Z">
        <w:del w:id="3614" w:author="Lenovo" w:date="2026-09-24T06:29:00Z">
          <w:r w:rsidR="00EA3B07" w:rsidDel="006D332E">
            <w:rPr>
              <w:rFonts w:ascii="Times New Roman" w:hAnsi="Times New Roman" w:cs="B Nazanin" w:hint="cs"/>
              <w:sz w:val="24"/>
              <w:szCs w:val="28"/>
              <w:rtl/>
            </w:rPr>
            <w:delText xml:space="preserve">به عنوان مثال چند نسل تکثیر شده و حفظ این اطلاعات در نسل های مختلف رخ داده است یا خیر؟ </w:delText>
          </w:r>
          <w:r w:rsidR="00E829F5" w:rsidDel="006D332E">
            <w:rPr>
              <w:rFonts w:ascii="Times New Roman" w:hAnsi="Times New Roman" w:cs="B Nazanin" w:hint="cs"/>
              <w:sz w:val="24"/>
              <w:szCs w:val="28"/>
              <w:rtl/>
            </w:rPr>
            <w:delText xml:space="preserve">در مورد </w:delText>
          </w:r>
          <w:r w:rsidR="00EA3B07" w:rsidDel="006D332E">
            <w:rPr>
              <w:rFonts w:ascii="Times New Roman" w:hAnsi="Times New Roman" w:cs="B Nazanin" w:hint="cs"/>
              <w:sz w:val="24"/>
              <w:szCs w:val="28"/>
              <w:rtl/>
            </w:rPr>
            <w:delText xml:space="preserve">پایداری </w:delText>
          </w:r>
          <w:r w:rsidR="00E829F5" w:rsidDel="006D332E">
            <w:rPr>
              <w:rFonts w:ascii="Times New Roman" w:hAnsi="Times New Roman" w:cs="B Nazanin" w:hint="cs"/>
              <w:sz w:val="24"/>
              <w:szCs w:val="28"/>
              <w:rtl/>
            </w:rPr>
            <w:delText>صفت</w:delText>
          </w:r>
        </w:del>
      </w:ins>
      <w:ins w:id="3615" w:author="SALMANIAN MOHAMMADHASSAN" w:date="2026-09-11T16:28:00Z">
        <w:del w:id="3616" w:author="Lenovo" w:date="2026-09-24T06:29:00Z">
          <w:r w:rsidR="00E829F5" w:rsidDel="006D332E">
            <w:rPr>
              <w:rFonts w:ascii="Times New Roman" w:hAnsi="Times New Roman" w:cs="B Nazanin" w:hint="cs"/>
              <w:sz w:val="24"/>
              <w:szCs w:val="28"/>
              <w:rtl/>
            </w:rPr>
            <w:delText xml:space="preserve"> منتقل شده</w:delText>
          </w:r>
        </w:del>
      </w:ins>
      <w:ins w:id="3617" w:author="SALMANIAN MOHAMMADHASSAN" w:date="2026-09-11T16:27:00Z">
        <w:del w:id="3618" w:author="Lenovo" w:date="2026-09-24T06:29:00Z">
          <w:r w:rsidR="00E829F5" w:rsidDel="006D332E">
            <w:rPr>
              <w:rFonts w:ascii="Times New Roman" w:hAnsi="Times New Roman" w:cs="B Nazanin" w:hint="cs"/>
              <w:sz w:val="24"/>
              <w:szCs w:val="28"/>
              <w:rtl/>
            </w:rPr>
            <w:delText xml:space="preserve"> صحبت شود</w:delText>
          </w:r>
        </w:del>
      </w:ins>
      <w:ins w:id="3619" w:author="SALMANIAN MOHAMMADHASSAN" w:date="2026-09-11T16:28:00Z">
        <w:del w:id="3620" w:author="Lenovo" w:date="2026-09-24T06:29:00Z">
          <w:r w:rsidR="00E829F5" w:rsidDel="006D332E">
            <w:rPr>
              <w:rFonts w:ascii="Times New Roman" w:hAnsi="Times New Roman" w:cs="B Nazanin" w:hint="cs"/>
              <w:sz w:val="24"/>
              <w:szCs w:val="28"/>
              <w:rtl/>
            </w:rPr>
            <w:delText xml:space="preserve">. اما اینکه نمیدانیم چند نسخه وارد شده نیاز به بررسی دارد. </w:delText>
          </w:r>
        </w:del>
      </w:ins>
      <w:ins w:id="3621" w:author="SALMANIAN MOHAMMADHASSAN" w:date="2026-09-11T16:29:00Z">
        <w:del w:id="3622" w:author="Lenovo" w:date="2026-09-24T06:29:00Z">
          <w:r w:rsidR="00C32BDE" w:rsidDel="006D332E">
            <w:rPr>
              <w:rFonts w:ascii="Times New Roman" w:hAnsi="Times New Roman" w:cs="B Nazanin" w:hint="cs"/>
              <w:sz w:val="24"/>
              <w:szCs w:val="28"/>
              <w:rtl/>
            </w:rPr>
            <w:delText>البته</w:delText>
          </w:r>
        </w:del>
      </w:ins>
      <w:ins w:id="3623" w:author="SALMANIAN MOHAMMADHASSAN" w:date="2026-09-11T16:28:00Z">
        <w:del w:id="3624" w:author="Lenovo" w:date="2026-09-24T06:29:00Z">
          <w:r w:rsidR="00C32BDE" w:rsidDel="006D332E">
            <w:rPr>
              <w:rFonts w:ascii="Times New Roman" w:hAnsi="Times New Roman" w:cs="B Nazanin" w:hint="cs"/>
              <w:sz w:val="24"/>
              <w:szCs w:val="28"/>
              <w:rtl/>
            </w:rPr>
            <w:delText xml:space="preserve"> اثبات حضور ژن </w:delText>
          </w:r>
        </w:del>
      </w:ins>
      <w:ins w:id="3625" w:author="SALMANIAN MOHAMMADHASSAN" w:date="2026-09-11T16:29:00Z">
        <w:del w:id="3626" w:author="Lenovo" w:date="2026-09-24T06:29:00Z">
          <w:r w:rsidR="00C32BDE" w:rsidDel="006D332E">
            <w:rPr>
              <w:rFonts w:ascii="Times New Roman" w:hAnsi="Times New Roman" w:cs="B Nazanin" w:hint="cs"/>
              <w:sz w:val="24"/>
              <w:szCs w:val="28"/>
              <w:rtl/>
            </w:rPr>
            <w:delText>قابل توجه است اما بیان آن مهمتر است که در مراحل بعدی بهع آنها اشاره کرده اید ( همان وسترن بلا</w:delText>
          </w:r>
          <w:r w:rsidR="00356A8C" w:rsidDel="006D332E">
            <w:rPr>
              <w:rFonts w:ascii="Times New Roman" w:hAnsi="Times New Roman" w:cs="B Nazanin" w:hint="cs"/>
              <w:sz w:val="24"/>
              <w:szCs w:val="28"/>
              <w:rtl/>
            </w:rPr>
            <w:delText>ت</w:delText>
          </w:r>
          <w:r w:rsidR="00C32BDE" w:rsidDel="006D332E">
            <w:rPr>
              <w:rFonts w:ascii="Times New Roman" w:hAnsi="Times New Roman" w:cs="B Nazanin" w:hint="cs"/>
              <w:sz w:val="24"/>
              <w:szCs w:val="28"/>
              <w:rtl/>
            </w:rPr>
            <w:delText xml:space="preserve">)  </w:delText>
          </w:r>
        </w:del>
      </w:ins>
    </w:p>
    <w:p w14:paraId="0F0BF4AF" w14:textId="4D30F0E7" w:rsidR="006D332E" w:rsidRDefault="001F056E" w:rsidP="00541FCB">
      <w:pPr>
        <w:shd w:val="clear" w:color="auto" w:fill="FFFFFF"/>
        <w:spacing w:line="360" w:lineRule="auto"/>
        <w:jc w:val="both"/>
        <w:rPr>
          <w:ins w:id="3627" w:author="Lenovo" w:date="2026-09-24T07:30:00Z"/>
          <w:rFonts w:ascii="Times New Roman" w:hAnsi="Times New Roman" w:cs="B Nazanin"/>
          <w:sz w:val="24"/>
          <w:szCs w:val="28"/>
          <w:rtl/>
        </w:rPr>
        <w:pPrChange w:id="3628" w:author="Lenovo" w:date="2026-09-24T07:18:00Z">
          <w:pPr>
            <w:shd w:val="clear" w:color="auto" w:fill="FFFFFF"/>
            <w:spacing w:line="360" w:lineRule="auto"/>
            <w:jc w:val="both"/>
          </w:pPr>
        </w:pPrChange>
      </w:pPr>
      <w:r>
        <w:rPr>
          <w:rFonts w:ascii="Segoe UI" w:hAnsi="Segoe UI" w:cs="Segoe UI"/>
          <w:color w:val="212121"/>
        </w:rPr>
        <w:t> </w:t>
      </w:r>
      <w:ins w:id="3629" w:author="Lenovo" w:date="2026-09-24T06:32:00Z">
        <w:r w:rsidR="006D332E" w:rsidRPr="006D332E">
          <w:rPr>
            <w:rFonts w:ascii="Times New Roman" w:hAnsi="Times New Roman" w:cs="B Nazanin"/>
            <w:sz w:val="24"/>
            <w:szCs w:val="28"/>
            <w:rtl/>
          </w:rPr>
          <w:t>نتایج وسترن بلاتینگ تایید کرد که سازه نوترکیب با موفقیت در گیاه بیان شده است. با این حال، باند مشاهده‌شده برای نمونه گیاهی، وزن مولکولی اندکی بالاتر از نمونه باکتریایی نشان داد. این اختلاف وزن می‌تواند به دلیل تغییرات پس از ترجمه در گیاه، به‌ویژه فرآیند قنددار شدن (گلیکوزیلاسیون)، رخ داده باشد. از آنجا که در این مطالعه ماهیت این تغییر مستقیماً بررسی نشد، نمی‌توان با قطعیت این اختلاف را به قنددار شدن نسبت داد. برای اثبات این موضوع، انجام آزمون‌های تکمیلی مانند هضم آنزیمی با</w:t>
        </w:r>
        <w:r w:rsidR="006D332E" w:rsidRPr="006D332E">
          <w:rPr>
            <w:rFonts w:ascii="Times New Roman" w:hAnsi="Times New Roman" w:cs="B Nazanin"/>
            <w:sz w:val="24"/>
            <w:szCs w:val="28"/>
          </w:rPr>
          <w:t xml:space="preserve"> PNGase F </w:t>
        </w:r>
        <w:r w:rsidR="006D332E" w:rsidRPr="006D332E">
          <w:rPr>
            <w:rFonts w:ascii="Times New Roman" w:hAnsi="Times New Roman" w:cs="B Nazanin"/>
            <w:sz w:val="24"/>
            <w:szCs w:val="28"/>
            <w:rtl/>
          </w:rPr>
          <w:t>یا</w:t>
        </w:r>
        <w:r w:rsidR="006D332E" w:rsidRPr="006D332E">
          <w:rPr>
            <w:rFonts w:ascii="Times New Roman" w:hAnsi="Times New Roman" w:cs="B Nazanin"/>
            <w:sz w:val="24"/>
            <w:szCs w:val="28"/>
          </w:rPr>
          <w:t xml:space="preserve"> Endo H </w:t>
        </w:r>
        <w:r w:rsidR="006D332E" w:rsidRPr="006D332E">
          <w:rPr>
            <w:rFonts w:ascii="Times New Roman" w:hAnsi="Times New Roman" w:cs="B Nazanin"/>
            <w:sz w:val="24"/>
            <w:szCs w:val="28"/>
            <w:rtl/>
          </w:rPr>
          <w:t>(جهت حذف زنجیره‌های قندی) و یا استفاده از طیف‌سنجی جرمی</w:t>
        </w:r>
        <w:r w:rsidR="006D332E" w:rsidRPr="006D332E">
          <w:rPr>
            <w:rFonts w:ascii="Times New Roman" w:hAnsi="Times New Roman" w:cs="B Nazanin"/>
            <w:sz w:val="24"/>
            <w:szCs w:val="28"/>
          </w:rPr>
          <w:t xml:space="preserve"> (Mass Spectrometry) </w:t>
        </w:r>
        <w:r w:rsidR="006D332E" w:rsidRPr="006D332E">
          <w:rPr>
            <w:rFonts w:ascii="Times New Roman" w:hAnsi="Times New Roman" w:cs="B Nazanin"/>
            <w:sz w:val="24"/>
            <w:szCs w:val="28"/>
            <w:rtl/>
          </w:rPr>
          <w:t xml:space="preserve">پیشنهاد </w:t>
        </w:r>
        <w:r w:rsidR="006D332E" w:rsidRPr="006D332E">
          <w:rPr>
            <w:rFonts w:ascii="Times New Roman" w:hAnsi="Times New Roman" w:cs="B Nazanin"/>
            <w:sz w:val="24"/>
            <w:szCs w:val="28"/>
            <w:rtl/>
          </w:rPr>
          <w:lastRenderedPageBreak/>
          <w:t>می‌شود</w:t>
        </w:r>
        <w:r w:rsidR="006D332E" w:rsidRPr="006D332E">
          <w:rPr>
            <w:rFonts w:ascii="Times New Roman" w:hAnsi="Times New Roman" w:cs="B Nazanin"/>
            <w:sz w:val="24"/>
            <w:szCs w:val="28"/>
          </w:rPr>
          <w:t>.</w:t>
        </w:r>
        <w:r w:rsidR="006D332E" w:rsidRPr="006D332E" w:rsidDel="006D332E">
          <w:rPr>
            <w:rFonts w:ascii="Times New Roman" w:hAnsi="Times New Roman" w:cs="B Nazanin" w:hint="cs"/>
            <w:sz w:val="24"/>
            <w:szCs w:val="28"/>
            <w:rtl/>
          </w:rPr>
          <w:t xml:space="preserve"> </w:t>
        </w:r>
      </w:ins>
      <w:ins w:id="3630" w:author="Lenovo" w:date="2026-09-24T06:33:00Z">
        <w:r w:rsidR="006D332E" w:rsidRPr="006D332E">
          <w:rPr>
            <w:rFonts w:ascii="Times New Roman" w:hAnsi="Times New Roman" w:cs="B Nazanin"/>
            <w:sz w:val="24"/>
            <w:szCs w:val="28"/>
            <w:rtl/>
          </w:rPr>
          <w:t>با این حال، مهم‌ترین پیامد ایمونولوژیک این آزمون، شناسایی اختصاصی پروتئین گیاهی توسط آنتی‌بادی‌های سرمی حیوانات ایمن‌شده با پروتئین باکتریایی بود. این هم‌پوشانیِ آنتی‌ژنی نشان می‌دهد که تغییر میزبان بیانی از یک سیستم پروکاریوتی</w:t>
        </w:r>
        <w:r w:rsidR="006D332E" w:rsidRPr="006D332E">
          <w:rPr>
            <w:rFonts w:ascii="Times New Roman" w:hAnsi="Times New Roman" w:cs="B Nazanin"/>
            <w:sz w:val="24"/>
            <w:szCs w:val="28"/>
          </w:rPr>
          <w:t xml:space="preserve"> (</w:t>
        </w:r>
        <w:r w:rsidR="006D332E" w:rsidRPr="006D332E">
          <w:rPr>
            <w:rFonts w:ascii="Times New Roman" w:hAnsi="Times New Roman" w:cs="B Nazanin"/>
            <w:i/>
            <w:iCs/>
            <w:sz w:val="24"/>
            <w:szCs w:val="28"/>
          </w:rPr>
          <w:t>E. coli</w:t>
        </w:r>
        <w:r w:rsidR="006D332E" w:rsidRPr="006D332E">
          <w:rPr>
            <w:rFonts w:ascii="Times New Roman" w:hAnsi="Times New Roman" w:cs="B Nazanin"/>
            <w:sz w:val="24"/>
            <w:szCs w:val="28"/>
          </w:rPr>
          <w:t xml:space="preserve">) </w:t>
        </w:r>
        <w:r w:rsidR="006D332E" w:rsidRPr="006D332E">
          <w:rPr>
            <w:rFonts w:ascii="Times New Roman" w:hAnsi="Times New Roman" w:cs="B Nazanin"/>
            <w:sz w:val="24"/>
            <w:szCs w:val="28"/>
            <w:rtl/>
          </w:rPr>
          <w:t>به یک سیستم یوکاریوتی</w:t>
        </w:r>
        <w:r w:rsidR="006D332E" w:rsidRPr="006D332E">
          <w:rPr>
            <w:rFonts w:ascii="Times New Roman" w:hAnsi="Times New Roman" w:cs="B Nazanin"/>
            <w:sz w:val="24"/>
            <w:szCs w:val="28"/>
          </w:rPr>
          <w:t xml:space="preserve"> (</w:t>
        </w:r>
        <w:r w:rsidR="006D332E" w:rsidRPr="006D332E">
          <w:rPr>
            <w:rFonts w:ascii="Times New Roman" w:hAnsi="Times New Roman" w:cs="B Nazanin"/>
            <w:i/>
            <w:iCs/>
            <w:sz w:val="24"/>
            <w:szCs w:val="28"/>
          </w:rPr>
          <w:t>L. minor</w:t>
        </w:r>
        <w:r w:rsidR="006D332E" w:rsidRPr="006D332E">
          <w:rPr>
            <w:rFonts w:ascii="Times New Roman" w:hAnsi="Times New Roman" w:cs="B Nazanin"/>
            <w:sz w:val="24"/>
            <w:szCs w:val="28"/>
          </w:rPr>
          <w:t xml:space="preserve">) </w:t>
        </w:r>
      </w:ins>
      <w:ins w:id="3631" w:author="Lenovo" w:date="2026-09-24T06:43:00Z">
        <w:r w:rsidR="0024347A" w:rsidRPr="0024347A">
          <w:rPr>
            <w:rFonts w:ascii="Times New Roman" w:hAnsi="Times New Roman" w:cs="B Nazanin"/>
            <w:sz w:val="24"/>
            <w:szCs w:val="28"/>
            <w:rtl/>
          </w:rPr>
          <w:t>و حتی تغییرات وزن مولکولی احتمالی، مانع از دسترسی آنتی‌بادی‌ه</w:t>
        </w:r>
        <w:r w:rsidR="00883DC1">
          <w:rPr>
            <w:rFonts w:ascii="Times New Roman" w:hAnsi="Times New Roman" w:cs="B Nazanin"/>
            <w:sz w:val="24"/>
            <w:szCs w:val="28"/>
            <w:rtl/>
          </w:rPr>
          <w:t xml:space="preserve">ا به اپی‌توپ‌های کلیدی سازه </w:t>
        </w:r>
      </w:ins>
      <w:ins w:id="3632" w:author="Lenovo" w:date="2026-09-24T07:16:00Z">
        <w:r w:rsidR="00883DC1">
          <w:rPr>
            <w:rFonts w:ascii="Times New Roman" w:hAnsi="Times New Roman" w:cs="B Nazanin" w:hint="cs"/>
            <w:sz w:val="24"/>
            <w:szCs w:val="28"/>
            <w:rtl/>
          </w:rPr>
          <w:t xml:space="preserve">نشده است و </w:t>
        </w:r>
        <w:r w:rsidR="00541FCB" w:rsidRPr="00541FCB">
          <w:rPr>
            <w:rFonts w:ascii="Times New Roman" w:hAnsi="Times New Roman" w:cs="B Nazanin"/>
            <w:sz w:val="24"/>
            <w:szCs w:val="28"/>
            <w:rtl/>
          </w:rPr>
          <w:t>اپی‌توپ‌های اصلی پروتئین کایمری در بستر بیانی گیاه نیز به خوبی حفظ شده‌اند</w:t>
        </w:r>
        <w:r w:rsidR="00541FCB" w:rsidRPr="00541FCB">
          <w:rPr>
            <w:rFonts w:ascii="Times New Roman" w:hAnsi="Times New Roman" w:cs="B Nazanin"/>
            <w:sz w:val="24"/>
            <w:szCs w:val="28"/>
          </w:rPr>
          <w:t>.</w:t>
        </w:r>
      </w:ins>
      <w:ins w:id="3633" w:author="Lenovo" w:date="2026-09-24T07:17:00Z">
        <w:r w:rsidR="00541FCB">
          <w:rPr>
            <w:rFonts w:ascii="Times New Roman" w:hAnsi="Times New Roman" w:cs="B Nazanin" w:hint="cs"/>
            <w:sz w:val="24"/>
            <w:szCs w:val="28"/>
            <w:rtl/>
          </w:rPr>
          <w:t xml:space="preserve"> </w:t>
        </w:r>
        <w:r w:rsidR="00541FCB" w:rsidRPr="00541FCB">
          <w:rPr>
            <w:rFonts w:ascii="Times New Roman" w:hAnsi="Times New Roman" w:cs="B Nazanin"/>
            <w:sz w:val="24"/>
            <w:szCs w:val="28"/>
            <w:rtl/>
          </w:rPr>
          <w:t>با این حال، آزمون وسترن بلاتینگ صرفاً ارزیابی کیفی این اتصال را ممکن می‌سازد و بررسی دقیق‌تر ویژگی‌های ایمنی‌زایی محصول گیاهی، نیازمند ارزیابی‌های تکمیلی در آزمون الایزا است</w:t>
        </w:r>
        <w:r w:rsidR="00541FCB" w:rsidRPr="00541FCB">
          <w:rPr>
            <w:rFonts w:ascii="Times New Roman" w:hAnsi="Times New Roman" w:cs="B Nazanin"/>
            <w:sz w:val="24"/>
            <w:szCs w:val="28"/>
          </w:rPr>
          <w:t>.</w:t>
        </w:r>
      </w:ins>
    </w:p>
    <w:p w14:paraId="7CAA8298" w14:textId="069A484E" w:rsidR="001826BF" w:rsidRPr="001826BF" w:rsidRDefault="001826BF" w:rsidP="001826BF">
      <w:pPr>
        <w:shd w:val="clear" w:color="auto" w:fill="FFFFFF"/>
        <w:spacing w:line="360" w:lineRule="auto"/>
        <w:jc w:val="both"/>
        <w:rPr>
          <w:ins w:id="3634" w:author="Lenovo" w:date="2026-09-24T07:34:00Z"/>
          <w:rFonts w:ascii="Times New Roman" w:hAnsi="Times New Roman" w:cs="B Nazanin"/>
          <w:sz w:val="24"/>
          <w:szCs w:val="28"/>
          <w:rPrChange w:id="3635" w:author="Lenovo" w:date="2026-09-24T07:34:00Z">
            <w:rPr>
              <w:ins w:id="3636" w:author="Lenovo" w:date="2026-09-24T07:34:00Z"/>
              <w:rFonts w:ascii="Times New Roman" w:hAnsi="Times New Roman" w:cs="B Nazanin"/>
              <w:sz w:val="24"/>
              <w:szCs w:val="28"/>
            </w:rPr>
          </w:rPrChange>
        </w:rPr>
        <w:pPrChange w:id="3637" w:author="Lenovo" w:date="2026-09-24T07:35:00Z">
          <w:pPr>
            <w:shd w:val="clear" w:color="auto" w:fill="FFFFFF"/>
            <w:spacing w:line="360" w:lineRule="auto"/>
            <w:jc w:val="both"/>
          </w:pPr>
        </w:pPrChange>
      </w:pPr>
      <w:ins w:id="3638" w:author="Lenovo" w:date="2026-09-24T07:34:00Z">
        <w:r w:rsidRPr="001826BF">
          <w:rPr>
            <w:rFonts w:ascii="Times New Roman" w:hAnsi="Times New Roman" w:cs="B Nazanin" w:hint="cs"/>
            <w:sz w:val="24"/>
            <w:szCs w:val="28"/>
            <w:rtl/>
            <w:rPrChange w:id="3639" w:author="Lenovo" w:date="2026-09-24T07:34:00Z">
              <w:rPr>
                <w:rFonts w:ascii="Times New Roman" w:hAnsi="Times New Roman" w:cs="B Nazanin" w:hint="cs"/>
                <w:sz w:val="24"/>
                <w:szCs w:val="28"/>
                <w:rtl/>
              </w:rPr>
            </w:rPrChange>
          </w:rPr>
          <w:t>پس از تأیید کیفی بیان سازه در وسترن بلاتینگ، سنجش کمی میزان تجمع آنتی‌ژن کایمری در پنج لاین تراریخت مثبت نشان داد که سطح تولید پروتئین در بافت گیاهی بین ۰</w:t>
        </w:r>
        <w:r w:rsidRPr="001826BF">
          <w:rPr>
            <w:rFonts w:ascii="Times New Roman" w:hAnsi="Times New Roman" w:cs="Times New Roman" w:hint="cs"/>
            <w:sz w:val="24"/>
            <w:szCs w:val="28"/>
            <w:rtl/>
            <w:rPrChange w:id="3640" w:author="Lenovo" w:date="2026-09-24T07:34:00Z">
              <w:rPr>
                <w:rFonts w:ascii="Times New Roman" w:hAnsi="Times New Roman" w:cs="Times New Roman" w:hint="cs"/>
                <w:b/>
                <w:bCs/>
                <w:sz w:val="24"/>
                <w:szCs w:val="28"/>
                <w:rtl/>
              </w:rPr>
            </w:rPrChange>
          </w:rPr>
          <w:t>٫</w:t>
        </w:r>
        <w:r w:rsidRPr="001826BF">
          <w:rPr>
            <w:rFonts w:ascii="Times New Roman" w:hAnsi="Times New Roman" w:cs="B Nazanin" w:hint="cs"/>
            <w:sz w:val="24"/>
            <w:szCs w:val="28"/>
            <w:rtl/>
            <w:rPrChange w:id="3641" w:author="Lenovo" w:date="2026-09-24T07:34:00Z">
              <w:rPr>
                <w:rFonts w:ascii="Times New Roman" w:hAnsi="Times New Roman" w:cs="B Nazanin" w:hint="cs"/>
                <w:b/>
                <w:bCs/>
                <w:sz w:val="24"/>
                <w:szCs w:val="28"/>
                <w:rtl/>
              </w:rPr>
            </w:rPrChange>
          </w:rPr>
          <w:t xml:space="preserve">۰۹ </w:t>
        </w:r>
      </w:ins>
      <w:ins w:id="3642" w:author="Lenovo" w:date="2026-09-24T07:35:00Z">
        <w:r>
          <w:rPr>
            <w:rFonts w:ascii="Times New Roman" w:hAnsi="Times New Roman" w:cs="B Nazanin" w:hint="cs"/>
            <w:sz w:val="24"/>
            <w:szCs w:val="28"/>
            <w:rtl/>
          </w:rPr>
          <w:t xml:space="preserve">درصد </w:t>
        </w:r>
      </w:ins>
      <w:ins w:id="3643" w:author="Lenovo" w:date="2026-09-24T07:34:00Z">
        <w:r w:rsidRPr="001826BF">
          <w:rPr>
            <w:rFonts w:ascii="Times New Roman" w:hAnsi="Times New Roman" w:cs="B Nazanin" w:hint="cs"/>
            <w:sz w:val="24"/>
            <w:szCs w:val="28"/>
            <w:rtl/>
            <w:rPrChange w:id="3644" w:author="Lenovo" w:date="2026-09-24T07:34:00Z">
              <w:rPr>
                <w:rFonts w:ascii="Times New Roman" w:hAnsi="Times New Roman" w:cs="B Nazanin" w:hint="cs"/>
                <w:b/>
                <w:bCs/>
                <w:sz w:val="24"/>
                <w:szCs w:val="28"/>
                <w:rtl/>
              </w:rPr>
            </w:rPrChange>
          </w:rPr>
          <w:t>تا ۰</w:t>
        </w:r>
        <w:r w:rsidRPr="001826BF">
          <w:rPr>
            <w:rFonts w:ascii="Times New Roman" w:hAnsi="Times New Roman" w:cs="Times New Roman" w:hint="cs"/>
            <w:sz w:val="24"/>
            <w:szCs w:val="28"/>
            <w:rtl/>
            <w:rPrChange w:id="3645" w:author="Lenovo" w:date="2026-09-24T07:34:00Z">
              <w:rPr>
                <w:rFonts w:ascii="Times New Roman" w:hAnsi="Times New Roman" w:cs="Times New Roman" w:hint="cs"/>
                <w:b/>
                <w:bCs/>
                <w:sz w:val="24"/>
                <w:szCs w:val="28"/>
                <w:rtl/>
              </w:rPr>
            </w:rPrChange>
          </w:rPr>
          <w:t>٫</w:t>
        </w:r>
        <w:r w:rsidRPr="001826BF">
          <w:rPr>
            <w:rFonts w:ascii="Times New Roman" w:hAnsi="Times New Roman" w:cs="B Nazanin" w:hint="cs"/>
            <w:sz w:val="24"/>
            <w:szCs w:val="28"/>
            <w:rtl/>
            <w:rPrChange w:id="3646" w:author="Lenovo" w:date="2026-09-24T07:34:00Z">
              <w:rPr>
                <w:rFonts w:ascii="Times New Roman" w:hAnsi="Times New Roman" w:cs="B Nazanin" w:hint="cs"/>
                <w:b/>
                <w:bCs/>
                <w:sz w:val="24"/>
                <w:szCs w:val="28"/>
                <w:rtl/>
              </w:rPr>
            </w:rPrChange>
          </w:rPr>
          <w:t>۱۷</w:t>
        </w:r>
      </w:ins>
      <w:ins w:id="3647" w:author="Lenovo" w:date="2026-09-24T07:35:00Z">
        <w:r>
          <w:rPr>
            <w:rFonts w:ascii="Times New Roman" w:hAnsi="Times New Roman" w:cs="B Nazanin" w:hint="cs"/>
            <w:sz w:val="24"/>
            <w:szCs w:val="28"/>
            <w:rtl/>
          </w:rPr>
          <w:t xml:space="preserve"> درصد</w:t>
        </w:r>
      </w:ins>
      <w:ins w:id="3648" w:author="Lenovo" w:date="2026-09-24T07:34:00Z">
        <w:r w:rsidRPr="001826BF">
          <w:rPr>
            <w:rFonts w:ascii="Times New Roman" w:hAnsi="Times New Roman" w:cs="B Nazanin" w:hint="cs"/>
            <w:sz w:val="24"/>
            <w:szCs w:val="28"/>
            <w:rtl/>
            <w:rPrChange w:id="3649" w:author="Lenovo" w:date="2026-09-24T07:34:00Z">
              <w:rPr>
                <w:rFonts w:ascii="Times New Roman" w:hAnsi="Times New Roman" w:cs="B Nazanin" w:hint="cs"/>
                <w:b/>
                <w:bCs/>
                <w:sz w:val="24"/>
                <w:szCs w:val="28"/>
                <w:rtl/>
              </w:rPr>
            </w:rPrChange>
          </w:rPr>
          <w:t xml:space="preserve"> از پروتئین‌های محلول کل (</w:t>
        </w:r>
        <w:r w:rsidRPr="001826BF">
          <w:rPr>
            <w:rFonts w:ascii="Times New Roman" w:hAnsi="Times New Roman" w:cs="B Nazanin" w:hint="cs"/>
            <w:sz w:val="24"/>
            <w:szCs w:val="28"/>
            <w:rPrChange w:id="3650" w:author="Lenovo" w:date="2026-09-24T07:34:00Z">
              <w:rPr>
                <w:rFonts w:ascii="Times New Roman" w:hAnsi="Times New Roman" w:cs="B Nazanin" w:hint="cs"/>
                <w:b/>
                <w:bCs/>
                <w:sz w:val="24"/>
                <w:szCs w:val="28"/>
              </w:rPr>
            </w:rPrChange>
          </w:rPr>
          <w:t>TSP</w:t>
        </w:r>
        <w:r w:rsidRPr="001826BF">
          <w:rPr>
            <w:rFonts w:ascii="Times New Roman" w:hAnsi="Times New Roman" w:cs="B Nazanin" w:hint="cs"/>
            <w:sz w:val="24"/>
            <w:szCs w:val="28"/>
            <w:rtl/>
            <w:rPrChange w:id="3651" w:author="Lenovo" w:date="2026-09-24T07:34:00Z">
              <w:rPr>
                <w:rFonts w:ascii="Times New Roman" w:hAnsi="Times New Roman" w:cs="B Nazanin" w:hint="cs"/>
                <w:b/>
                <w:bCs/>
                <w:sz w:val="24"/>
                <w:szCs w:val="28"/>
                <w:rtl/>
              </w:rPr>
            </w:rPrChange>
          </w:rPr>
          <w:t>) متغیر بوده و به طور میانگین به ۰</w:t>
        </w:r>
        <w:r w:rsidRPr="001826BF">
          <w:rPr>
            <w:rFonts w:ascii="Times New Roman" w:hAnsi="Times New Roman" w:cs="Times New Roman" w:hint="cs"/>
            <w:sz w:val="24"/>
            <w:szCs w:val="28"/>
            <w:rtl/>
            <w:rPrChange w:id="3652" w:author="Lenovo" w:date="2026-09-24T07:34:00Z">
              <w:rPr>
                <w:rFonts w:ascii="Times New Roman" w:hAnsi="Times New Roman" w:cs="Times New Roman" w:hint="cs"/>
                <w:b/>
                <w:bCs/>
                <w:sz w:val="24"/>
                <w:szCs w:val="28"/>
                <w:rtl/>
              </w:rPr>
            </w:rPrChange>
          </w:rPr>
          <w:t>٫</w:t>
        </w:r>
        <w:r w:rsidRPr="001826BF">
          <w:rPr>
            <w:rFonts w:ascii="Times New Roman" w:hAnsi="Times New Roman" w:cs="B Nazanin" w:hint="cs"/>
            <w:sz w:val="24"/>
            <w:szCs w:val="28"/>
            <w:rtl/>
            <w:rPrChange w:id="3653" w:author="Lenovo" w:date="2026-09-24T07:34:00Z">
              <w:rPr>
                <w:rFonts w:ascii="Times New Roman" w:hAnsi="Times New Roman" w:cs="B Nazanin" w:hint="cs"/>
                <w:b/>
                <w:bCs/>
                <w:sz w:val="24"/>
                <w:szCs w:val="28"/>
                <w:rtl/>
              </w:rPr>
            </w:rPrChange>
          </w:rPr>
          <w:t>۱۲</w:t>
        </w:r>
      </w:ins>
      <w:ins w:id="3654" w:author="Lenovo" w:date="2026-09-24T07:35:00Z">
        <w:r>
          <w:rPr>
            <w:rFonts w:ascii="Times New Roman" w:hAnsi="Times New Roman" w:cs="B Nazanin" w:hint="cs"/>
            <w:sz w:val="24"/>
            <w:szCs w:val="28"/>
            <w:rtl/>
          </w:rPr>
          <w:t xml:space="preserve"> درصد</w:t>
        </w:r>
      </w:ins>
      <w:ins w:id="3655" w:author="Lenovo" w:date="2026-09-24T07:34:00Z">
        <w:r w:rsidRPr="001826BF">
          <w:rPr>
            <w:rFonts w:ascii="Times New Roman" w:hAnsi="Times New Roman" w:cs="B Nazanin" w:hint="cs"/>
            <w:sz w:val="24"/>
            <w:szCs w:val="28"/>
            <w:rtl/>
            <w:rPrChange w:id="3656" w:author="Lenovo" w:date="2026-09-24T07:34:00Z">
              <w:rPr>
                <w:rFonts w:ascii="Times New Roman" w:hAnsi="Times New Roman" w:cs="B Nazanin" w:hint="cs"/>
                <w:b/>
                <w:bCs/>
                <w:sz w:val="24"/>
                <w:szCs w:val="28"/>
                <w:rtl/>
              </w:rPr>
            </w:rPrChange>
          </w:rPr>
          <w:t xml:space="preserve"> از </w:t>
        </w:r>
        <w:r w:rsidRPr="001826BF">
          <w:rPr>
            <w:rFonts w:ascii="Times New Roman" w:hAnsi="Times New Roman" w:cs="B Nazanin" w:hint="cs"/>
            <w:sz w:val="24"/>
            <w:szCs w:val="28"/>
            <w:rPrChange w:id="3657" w:author="Lenovo" w:date="2026-09-24T07:34:00Z">
              <w:rPr>
                <w:rFonts w:ascii="Times New Roman" w:hAnsi="Times New Roman" w:cs="B Nazanin" w:hint="cs"/>
                <w:b/>
                <w:bCs/>
                <w:sz w:val="24"/>
                <w:szCs w:val="28"/>
              </w:rPr>
            </w:rPrChange>
          </w:rPr>
          <w:t>TSP</w:t>
        </w:r>
        <w:r w:rsidRPr="001826BF">
          <w:rPr>
            <w:rFonts w:ascii="Times New Roman" w:hAnsi="Times New Roman" w:cs="B Nazanin" w:hint="cs"/>
            <w:sz w:val="24"/>
            <w:szCs w:val="28"/>
            <w:rtl/>
            <w:rPrChange w:id="3658" w:author="Lenovo" w:date="2026-09-24T07:34:00Z">
              <w:rPr>
                <w:rFonts w:ascii="Times New Roman" w:hAnsi="Times New Roman" w:cs="B Nazanin" w:hint="cs"/>
                <w:sz w:val="24"/>
                <w:szCs w:val="28"/>
                <w:rtl/>
              </w:rPr>
            </w:rPrChange>
          </w:rPr>
          <w:t xml:space="preserve"> (معادل میانگین تجمعی حدود ۲۵ میکروگرم بر گرم وزن تر، با دامنه ۱۷</w:t>
        </w:r>
        <w:r w:rsidRPr="001826BF">
          <w:rPr>
            <w:rFonts w:ascii="Times New Roman" w:hAnsi="Times New Roman" w:cs="Times New Roman" w:hint="cs"/>
            <w:sz w:val="24"/>
            <w:szCs w:val="28"/>
            <w:rtl/>
            <w:rPrChange w:id="3659" w:author="Lenovo" w:date="2026-09-24T07:34:00Z">
              <w:rPr>
                <w:rFonts w:ascii="Times New Roman" w:hAnsi="Times New Roman" w:cs="Times New Roman" w:hint="cs"/>
                <w:b/>
                <w:bCs/>
                <w:sz w:val="24"/>
                <w:szCs w:val="28"/>
                <w:rtl/>
              </w:rPr>
            </w:rPrChange>
          </w:rPr>
          <w:t>٫</w:t>
        </w:r>
        <w:r w:rsidRPr="001826BF">
          <w:rPr>
            <w:rFonts w:ascii="Times New Roman" w:hAnsi="Times New Roman" w:cs="B Nazanin" w:hint="cs"/>
            <w:sz w:val="24"/>
            <w:szCs w:val="28"/>
            <w:rtl/>
            <w:rPrChange w:id="3660" w:author="Lenovo" w:date="2026-09-24T07:34:00Z">
              <w:rPr>
                <w:rFonts w:ascii="Times New Roman" w:hAnsi="Times New Roman" w:cs="B Nazanin" w:hint="cs"/>
                <w:b/>
                <w:bCs/>
                <w:sz w:val="24"/>
                <w:szCs w:val="28"/>
                <w:rtl/>
              </w:rPr>
            </w:rPrChange>
          </w:rPr>
          <w:t>۹ تا ۴۱</w:t>
        </w:r>
        <w:r w:rsidRPr="001826BF">
          <w:rPr>
            <w:rFonts w:ascii="Times New Roman" w:hAnsi="Times New Roman" w:cs="Times New Roman" w:hint="cs"/>
            <w:sz w:val="24"/>
            <w:szCs w:val="28"/>
            <w:rtl/>
            <w:rPrChange w:id="3661" w:author="Lenovo" w:date="2026-09-24T07:34:00Z">
              <w:rPr>
                <w:rFonts w:ascii="Times New Roman" w:hAnsi="Times New Roman" w:cs="Times New Roman" w:hint="cs"/>
                <w:b/>
                <w:bCs/>
                <w:sz w:val="24"/>
                <w:szCs w:val="28"/>
                <w:rtl/>
              </w:rPr>
            </w:rPrChange>
          </w:rPr>
          <w:t>٫</w:t>
        </w:r>
        <w:r w:rsidRPr="001826BF">
          <w:rPr>
            <w:rFonts w:ascii="Times New Roman" w:hAnsi="Times New Roman" w:cs="B Nazanin" w:hint="cs"/>
            <w:sz w:val="24"/>
            <w:szCs w:val="28"/>
            <w:rtl/>
            <w:rPrChange w:id="3662" w:author="Lenovo" w:date="2026-09-24T07:34:00Z">
              <w:rPr>
                <w:rFonts w:ascii="Times New Roman" w:hAnsi="Times New Roman" w:cs="B Nazanin" w:hint="cs"/>
                <w:b/>
                <w:bCs/>
                <w:sz w:val="24"/>
                <w:szCs w:val="28"/>
                <w:rtl/>
              </w:rPr>
            </w:rPrChange>
          </w:rPr>
          <w:t xml:space="preserve">۷ میکروگرم بر گرم </w:t>
        </w:r>
        <w:r w:rsidRPr="001826BF">
          <w:rPr>
            <w:rFonts w:ascii="Times New Roman" w:hAnsi="Times New Roman" w:cs="B Nazanin" w:hint="cs"/>
            <w:sz w:val="24"/>
            <w:szCs w:val="28"/>
            <w:rPrChange w:id="3663" w:author="Lenovo" w:date="2026-09-24T07:34:00Z">
              <w:rPr>
                <w:rFonts w:ascii="Times New Roman" w:hAnsi="Times New Roman" w:cs="B Nazanin" w:hint="cs"/>
                <w:b/>
                <w:bCs/>
                <w:sz w:val="24"/>
                <w:szCs w:val="28"/>
              </w:rPr>
            </w:rPrChange>
          </w:rPr>
          <w:t>FW</w:t>
        </w:r>
        <w:r w:rsidRPr="001826BF">
          <w:rPr>
            <w:rFonts w:ascii="Times New Roman" w:hAnsi="Times New Roman" w:cs="B Nazanin" w:hint="cs"/>
            <w:sz w:val="24"/>
            <w:szCs w:val="28"/>
            <w:rtl/>
            <w:rPrChange w:id="3664" w:author="Lenovo" w:date="2026-09-24T07:34:00Z">
              <w:rPr>
                <w:rFonts w:ascii="Times New Roman" w:hAnsi="Times New Roman" w:cs="B Nazanin" w:hint="cs"/>
                <w:sz w:val="24"/>
                <w:szCs w:val="28"/>
                <w:rtl/>
              </w:rPr>
            </w:rPrChange>
          </w:rPr>
          <w:t>) می‌رسد.</w:t>
        </w:r>
      </w:ins>
    </w:p>
    <w:p w14:paraId="346101CC" w14:textId="28970442" w:rsidR="001826BF" w:rsidRPr="001826BF" w:rsidRDefault="001826BF" w:rsidP="001826BF">
      <w:pPr>
        <w:shd w:val="clear" w:color="auto" w:fill="FFFFFF"/>
        <w:spacing w:line="360" w:lineRule="auto"/>
        <w:jc w:val="both"/>
        <w:rPr>
          <w:ins w:id="3665" w:author="Lenovo" w:date="2026-09-24T07:34:00Z"/>
          <w:rFonts w:ascii="Times New Roman" w:hAnsi="Times New Roman" w:cs="B Nazanin" w:hint="cs"/>
          <w:sz w:val="24"/>
          <w:szCs w:val="28"/>
          <w:rtl/>
        </w:rPr>
        <w:pPrChange w:id="3666" w:author="Lenovo" w:date="2026-09-24T07:38:00Z">
          <w:pPr>
            <w:shd w:val="clear" w:color="auto" w:fill="FFFFFF"/>
            <w:spacing w:line="360" w:lineRule="auto"/>
            <w:jc w:val="both"/>
          </w:pPr>
        </w:pPrChange>
      </w:pPr>
      <w:ins w:id="3667" w:author="Lenovo" w:date="2026-09-24T07:34:00Z">
        <w:r w:rsidRPr="001826BF">
          <w:rPr>
            <w:rFonts w:ascii="Times New Roman" w:hAnsi="Times New Roman" w:cs="B Nazanin" w:hint="cs"/>
            <w:sz w:val="24"/>
            <w:szCs w:val="28"/>
            <w:rtl/>
          </w:rPr>
          <w:t xml:space="preserve">دستیابی به این میزان بیان در </w:t>
        </w:r>
        <w:r w:rsidRPr="001826BF">
          <w:rPr>
            <w:rFonts w:ascii="Times New Roman" w:hAnsi="Times New Roman" w:cs="B Nazanin" w:hint="cs"/>
            <w:i/>
            <w:iCs/>
            <w:sz w:val="24"/>
            <w:szCs w:val="28"/>
          </w:rPr>
          <w:t>L</w:t>
        </w:r>
      </w:ins>
      <w:ins w:id="3668" w:author="Lenovo" w:date="2026-09-24T07:36:00Z">
        <w:r>
          <w:rPr>
            <w:rFonts w:ascii="Times New Roman" w:hAnsi="Times New Roman" w:cs="B Nazanin"/>
            <w:i/>
            <w:iCs/>
            <w:sz w:val="24"/>
            <w:szCs w:val="28"/>
          </w:rPr>
          <w:t>.</w:t>
        </w:r>
      </w:ins>
      <w:ins w:id="3669" w:author="Lenovo" w:date="2026-09-24T07:34:00Z">
        <w:r w:rsidRPr="001826BF">
          <w:rPr>
            <w:rFonts w:ascii="Times New Roman" w:hAnsi="Times New Roman" w:cs="B Nazanin" w:hint="cs"/>
            <w:i/>
            <w:iCs/>
            <w:sz w:val="24"/>
            <w:szCs w:val="28"/>
          </w:rPr>
          <w:t xml:space="preserve"> minor</w:t>
        </w:r>
        <w:r w:rsidRPr="001826BF">
          <w:rPr>
            <w:rFonts w:ascii="Times New Roman" w:hAnsi="Times New Roman" w:cs="B Nazanin" w:hint="cs"/>
            <w:sz w:val="24"/>
            <w:szCs w:val="28"/>
            <w:rtl/>
          </w:rPr>
          <w:t xml:space="preserve">، </w:t>
        </w:r>
      </w:ins>
      <w:ins w:id="3670" w:author="Lenovo" w:date="2026-09-24T07:36:00Z">
        <w:r>
          <w:rPr>
            <w:rFonts w:ascii="Times New Roman" w:hAnsi="Times New Roman" w:cs="B Nazanin" w:hint="cs"/>
            <w:sz w:val="24"/>
            <w:szCs w:val="28"/>
            <w:rtl/>
          </w:rPr>
          <w:t xml:space="preserve">شاید نشان دهنده </w:t>
        </w:r>
      </w:ins>
      <w:ins w:id="3671" w:author="Lenovo" w:date="2026-09-24T07:34:00Z">
        <w:r w:rsidRPr="001826BF">
          <w:rPr>
            <w:rFonts w:ascii="Times New Roman" w:hAnsi="Times New Roman" w:cs="B Nazanin" w:hint="cs"/>
            <w:sz w:val="24"/>
            <w:szCs w:val="28"/>
            <w:rtl/>
          </w:rPr>
          <w:t xml:space="preserve">کارایی مناسب این سامانه گیاهی در سنتز و تجمع پایدار یک آنتی‌ژن کایمری چندبخشی </w:t>
        </w:r>
      </w:ins>
      <w:ins w:id="3672" w:author="Lenovo" w:date="2026-09-24T07:36:00Z">
        <w:r>
          <w:rPr>
            <w:rFonts w:ascii="Times New Roman" w:hAnsi="Times New Roman" w:cs="B Nazanin" w:hint="cs"/>
            <w:sz w:val="24"/>
            <w:szCs w:val="28"/>
            <w:rtl/>
          </w:rPr>
          <w:t>باشد</w:t>
        </w:r>
      </w:ins>
      <w:ins w:id="3673" w:author="Lenovo" w:date="2026-09-24T07:34:00Z">
        <w:r w:rsidRPr="001826BF">
          <w:rPr>
            <w:rFonts w:ascii="Times New Roman" w:hAnsi="Times New Roman" w:cs="B Nazanin" w:hint="cs"/>
            <w:sz w:val="24"/>
            <w:szCs w:val="28"/>
            <w:rtl/>
          </w:rPr>
          <w:t>. این بازده بیانی در مقایسه با مطالعات مشابه پیشین در عدسک آبی که اغلب سطوح بیانی کمتر از ۰</w:t>
        </w:r>
        <w:r w:rsidRPr="001826BF">
          <w:rPr>
            <w:rFonts w:ascii="Times New Roman" w:hAnsi="Times New Roman" w:cs="Times New Roman" w:hint="cs"/>
            <w:sz w:val="24"/>
            <w:szCs w:val="28"/>
            <w:rtl/>
          </w:rPr>
          <w:t>٫</w:t>
        </w:r>
        <w:r w:rsidRPr="001826BF">
          <w:rPr>
            <w:rFonts w:ascii="Times New Roman" w:hAnsi="Times New Roman" w:cs="B Nazanin" w:hint="cs"/>
            <w:sz w:val="24"/>
            <w:szCs w:val="28"/>
            <w:rtl/>
          </w:rPr>
          <w:t xml:space="preserve">۰۵ </w:t>
        </w:r>
      </w:ins>
      <w:ins w:id="3674" w:author="Lenovo" w:date="2026-09-24T07:37:00Z">
        <w:r>
          <w:rPr>
            <w:rFonts w:ascii="Times New Roman" w:hAnsi="Times New Roman" w:cs="B Nazanin" w:hint="cs"/>
            <w:sz w:val="24"/>
            <w:szCs w:val="28"/>
            <w:rtl/>
          </w:rPr>
          <w:t xml:space="preserve">درصد </w:t>
        </w:r>
      </w:ins>
      <w:ins w:id="3675" w:author="Lenovo" w:date="2026-09-24T07:34:00Z">
        <w:r w:rsidRPr="001826BF">
          <w:rPr>
            <w:rFonts w:ascii="Times New Roman" w:hAnsi="Times New Roman" w:cs="B Nazanin" w:hint="cs"/>
            <w:sz w:val="24"/>
            <w:szCs w:val="28"/>
            <w:rtl/>
          </w:rPr>
          <w:t xml:space="preserve">از </w:t>
        </w:r>
        <w:r w:rsidRPr="001826BF">
          <w:rPr>
            <w:rFonts w:ascii="Times New Roman" w:hAnsi="Times New Roman" w:cs="B Nazanin" w:hint="cs"/>
            <w:sz w:val="24"/>
            <w:szCs w:val="28"/>
          </w:rPr>
          <w:t>TSP</w:t>
        </w:r>
        <w:r w:rsidRPr="001826BF">
          <w:rPr>
            <w:rFonts w:ascii="Times New Roman" w:hAnsi="Times New Roman" w:cs="B Nazanin" w:hint="cs"/>
            <w:sz w:val="24"/>
            <w:szCs w:val="28"/>
            <w:rtl/>
          </w:rPr>
          <w:t xml:space="preserve"> را گزارش کرده‌اند، بسیار مطلوب ارزیابی می‌شود؛ به عنوان نمونه، </w:t>
        </w:r>
        <w:r w:rsidRPr="001826BF">
          <w:rPr>
            <w:rFonts w:ascii="Times New Roman" w:hAnsi="Times New Roman" w:cs="B Nazanin" w:hint="cs"/>
            <w:sz w:val="24"/>
            <w:szCs w:val="28"/>
          </w:rPr>
          <w:t>Tan</w:t>
        </w:r>
        <w:r w:rsidRPr="001826BF">
          <w:rPr>
            <w:rFonts w:ascii="Times New Roman" w:hAnsi="Times New Roman" w:cs="B Nazanin" w:hint="cs"/>
            <w:sz w:val="24"/>
            <w:szCs w:val="28"/>
            <w:rtl/>
          </w:rPr>
          <w:t xml:space="preserve"> و همکاران (2022) سطح بیان سایتوکین </w:t>
        </w:r>
        <w:r w:rsidRPr="001826BF">
          <w:rPr>
            <w:rFonts w:ascii="Times New Roman" w:hAnsi="Times New Roman" w:cs="B Nazanin" w:hint="cs"/>
            <w:sz w:val="24"/>
            <w:szCs w:val="28"/>
          </w:rPr>
          <w:t>IL-17B</w:t>
        </w:r>
        <w:r w:rsidRPr="001826BF">
          <w:rPr>
            <w:rFonts w:ascii="Times New Roman" w:hAnsi="Times New Roman" w:cs="B Nazanin" w:hint="cs"/>
            <w:sz w:val="24"/>
            <w:szCs w:val="28"/>
            <w:rtl/>
          </w:rPr>
          <w:t xml:space="preserve"> پرندگان در </w:t>
        </w:r>
        <w:r w:rsidRPr="001826BF">
          <w:rPr>
            <w:rFonts w:ascii="Times New Roman" w:hAnsi="Times New Roman" w:cs="B Nazanin" w:hint="cs"/>
            <w:i/>
            <w:iCs/>
            <w:sz w:val="24"/>
            <w:szCs w:val="28"/>
          </w:rPr>
          <w:t>L. minor</w:t>
        </w:r>
        <w:r w:rsidRPr="001826BF">
          <w:rPr>
            <w:rFonts w:ascii="Times New Roman" w:hAnsi="Times New Roman" w:cs="B Nazanin" w:hint="cs"/>
            <w:sz w:val="24"/>
            <w:szCs w:val="28"/>
            <w:rtl/>
          </w:rPr>
          <w:t xml:space="preserve"> را در حدود ۰</w:t>
        </w:r>
        <w:r w:rsidRPr="001826BF">
          <w:rPr>
            <w:rFonts w:ascii="Times New Roman" w:hAnsi="Times New Roman" w:cs="Times New Roman" w:hint="cs"/>
            <w:sz w:val="24"/>
            <w:szCs w:val="28"/>
            <w:rtl/>
          </w:rPr>
          <w:t>٫</w:t>
        </w:r>
        <w:r w:rsidRPr="001826BF">
          <w:rPr>
            <w:rFonts w:ascii="Times New Roman" w:hAnsi="Times New Roman" w:cs="B Nazanin" w:hint="cs"/>
            <w:sz w:val="24"/>
            <w:szCs w:val="28"/>
            <w:rtl/>
          </w:rPr>
          <w:t>۰۳</w:t>
        </w:r>
      </w:ins>
      <w:ins w:id="3676" w:author="Lenovo" w:date="2026-09-24T07:37:00Z">
        <w:r>
          <w:rPr>
            <w:rFonts w:ascii="Times New Roman" w:hAnsi="Times New Roman" w:cs="B Nazanin" w:hint="cs"/>
            <w:sz w:val="24"/>
            <w:szCs w:val="28"/>
            <w:rtl/>
          </w:rPr>
          <w:t xml:space="preserve"> درصد</w:t>
        </w:r>
      </w:ins>
      <w:ins w:id="3677" w:author="Lenovo" w:date="2026-09-24T07:34:00Z">
        <w:r w:rsidRPr="001826BF">
          <w:rPr>
            <w:rFonts w:ascii="Times New Roman" w:hAnsi="Times New Roman" w:cs="B Nazanin" w:hint="cs"/>
            <w:sz w:val="24"/>
            <w:szCs w:val="28"/>
            <w:rtl/>
          </w:rPr>
          <w:t xml:space="preserve"> از </w:t>
        </w:r>
        <w:r w:rsidRPr="001826BF">
          <w:rPr>
            <w:rFonts w:ascii="Times New Roman" w:hAnsi="Times New Roman" w:cs="B Nazanin" w:hint="cs"/>
            <w:sz w:val="24"/>
            <w:szCs w:val="28"/>
          </w:rPr>
          <w:t>TSP</w:t>
        </w:r>
        <w:r w:rsidRPr="001826BF">
          <w:rPr>
            <w:rFonts w:ascii="Times New Roman" w:hAnsi="Times New Roman" w:cs="B Nazanin" w:hint="cs"/>
            <w:sz w:val="24"/>
            <w:szCs w:val="28"/>
            <w:rtl/>
          </w:rPr>
          <w:t xml:space="preserve"> و </w:t>
        </w:r>
        <w:r w:rsidRPr="001826BF">
          <w:rPr>
            <w:rFonts w:ascii="Times New Roman" w:hAnsi="Times New Roman" w:cs="B Nazanin" w:hint="cs"/>
            <w:sz w:val="24"/>
            <w:szCs w:val="28"/>
          </w:rPr>
          <w:t>Heenatigala</w:t>
        </w:r>
        <w:r w:rsidRPr="001826BF">
          <w:rPr>
            <w:rFonts w:ascii="Times New Roman" w:hAnsi="Times New Roman" w:cs="B Nazanin" w:hint="cs"/>
            <w:sz w:val="24"/>
            <w:szCs w:val="28"/>
            <w:rtl/>
          </w:rPr>
          <w:t xml:space="preserve"> و همکاران (2020) میزان بیان پروتئین غشایی </w:t>
        </w:r>
        <w:r w:rsidRPr="001826BF">
          <w:rPr>
            <w:rFonts w:ascii="Times New Roman" w:hAnsi="Times New Roman" w:cs="B Nazanin" w:hint="cs"/>
            <w:sz w:val="24"/>
            <w:szCs w:val="28"/>
          </w:rPr>
          <w:t>LamB</w:t>
        </w:r>
        <w:r w:rsidRPr="001826BF">
          <w:rPr>
            <w:rFonts w:ascii="Times New Roman" w:hAnsi="Times New Roman" w:cs="B Nazanin" w:hint="cs"/>
            <w:sz w:val="24"/>
            <w:szCs w:val="28"/>
            <w:rtl/>
          </w:rPr>
          <w:t xml:space="preserve"> را بین ۰</w:t>
        </w:r>
        <w:r w:rsidRPr="001826BF">
          <w:rPr>
            <w:rFonts w:ascii="Times New Roman" w:hAnsi="Times New Roman" w:cs="Times New Roman" w:hint="cs"/>
            <w:sz w:val="24"/>
            <w:szCs w:val="28"/>
            <w:rtl/>
          </w:rPr>
          <w:t>٫</w:t>
        </w:r>
        <w:r w:rsidRPr="001826BF">
          <w:rPr>
            <w:rFonts w:ascii="Times New Roman" w:hAnsi="Times New Roman" w:cs="B Nazanin" w:hint="cs"/>
            <w:sz w:val="24"/>
            <w:szCs w:val="28"/>
            <w:rtl/>
          </w:rPr>
          <w:t>۰۲</w:t>
        </w:r>
      </w:ins>
      <w:ins w:id="3678" w:author="Lenovo" w:date="2026-09-24T07:37:00Z">
        <w:r>
          <w:rPr>
            <w:rFonts w:ascii="Times New Roman" w:hAnsi="Times New Roman" w:cs="B Nazanin" w:hint="cs"/>
            <w:sz w:val="24"/>
            <w:szCs w:val="28"/>
            <w:rtl/>
          </w:rPr>
          <w:t xml:space="preserve"> درصد</w:t>
        </w:r>
      </w:ins>
      <w:ins w:id="3679" w:author="Lenovo" w:date="2026-09-24T07:34:00Z">
        <w:r w:rsidRPr="001826BF">
          <w:rPr>
            <w:rFonts w:ascii="Times New Roman" w:hAnsi="Times New Roman" w:cs="B Nazanin" w:hint="cs"/>
            <w:sz w:val="24"/>
            <w:szCs w:val="28"/>
            <w:rtl/>
          </w:rPr>
          <w:t xml:space="preserve"> تا ۰</w:t>
        </w:r>
        <w:r w:rsidRPr="001826BF">
          <w:rPr>
            <w:rFonts w:ascii="Times New Roman" w:hAnsi="Times New Roman" w:cs="Times New Roman" w:hint="cs"/>
            <w:sz w:val="24"/>
            <w:szCs w:val="28"/>
            <w:rtl/>
          </w:rPr>
          <w:t>٫</w:t>
        </w:r>
        <w:r w:rsidRPr="001826BF">
          <w:rPr>
            <w:rFonts w:ascii="Times New Roman" w:hAnsi="Times New Roman" w:cs="B Nazanin" w:hint="cs"/>
            <w:sz w:val="24"/>
            <w:szCs w:val="28"/>
            <w:rtl/>
          </w:rPr>
          <w:t>۰۴</w:t>
        </w:r>
      </w:ins>
      <w:ins w:id="3680" w:author="Lenovo" w:date="2026-09-24T07:37:00Z">
        <w:r>
          <w:rPr>
            <w:rFonts w:ascii="Times New Roman" w:hAnsi="Times New Roman" w:cs="B Nazanin" w:hint="cs"/>
            <w:sz w:val="24"/>
            <w:szCs w:val="28"/>
            <w:rtl/>
          </w:rPr>
          <w:t xml:space="preserve"> درصد</w:t>
        </w:r>
      </w:ins>
      <w:ins w:id="3681" w:author="Lenovo" w:date="2026-09-24T07:34:00Z">
        <w:r w:rsidRPr="001826BF">
          <w:rPr>
            <w:rFonts w:ascii="Times New Roman" w:hAnsi="Times New Roman" w:cs="B Nazanin" w:hint="cs"/>
            <w:sz w:val="24"/>
            <w:szCs w:val="28"/>
            <w:rtl/>
          </w:rPr>
          <w:t xml:space="preserve"> از </w:t>
        </w:r>
        <w:r w:rsidRPr="001826BF">
          <w:rPr>
            <w:rFonts w:ascii="Times New Roman" w:hAnsi="Times New Roman" w:cs="B Nazanin" w:hint="cs"/>
            <w:sz w:val="24"/>
            <w:szCs w:val="28"/>
          </w:rPr>
          <w:t>TSP</w:t>
        </w:r>
        <w:r w:rsidRPr="001826BF">
          <w:rPr>
            <w:rFonts w:ascii="Times New Roman" w:hAnsi="Times New Roman" w:cs="B Nazanin" w:hint="cs"/>
            <w:sz w:val="24"/>
            <w:szCs w:val="28"/>
            <w:rtl/>
          </w:rPr>
          <w:t xml:space="preserve"> به دست آوردند. دستیابی به سطوحی بالاتر در پژوهش حاضر نشان می‌دهد که طراحی سازه و ویژگی‌های ذاتی آنتی‌ژن کایمری توانسته‌اند با سازوکار بیان و ترجمه در این </w:t>
        </w:r>
      </w:ins>
      <w:ins w:id="3682" w:author="Lenovo" w:date="2026-09-24T07:38:00Z">
        <w:r>
          <w:rPr>
            <w:rFonts w:ascii="Times New Roman" w:hAnsi="Times New Roman" w:cs="B Nazanin" w:hint="cs"/>
            <w:sz w:val="24"/>
            <w:szCs w:val="28"/>
            <w:rtl/>
          </w:rPr>
          <w:t>زیرساخت</w:t>
        </w:r>
      </w:ins>
      <w:ins w:id="3683" w:author="Lenovo" w:date="2026-09-24T07:34:00Z">
        <w:r w:rsidRPr="001826BF">
          <w:rPr>
            <w:rFonts w:ascii="Times New Roman" w:hAnsi="Times New Roman" w:cs="B Nazanin" w:hint="cs"/>
            <w:sz w:val="24"/>
            <w:szCs w:val="28"/>
            <w:rtl/>
          </w:rPr>
          <w:t xml:space="preserve"> یوکاریوتی همخوانی مناسبی برقرار سازند.</w:t>
        </w:r>
      </w:ins>
    </w:p>
    <w:p w14:paraId="088EBD43" w14:textId="2C880EB2" w:rsidR="001826BF" w:rsidRDefault="001826BF" w:rsidP="001826BF">
      <w:pPr>
        <w:shd w:val="clear" w:color="auto" w:fill="FFFFFF"/>
        <w:spacing w:line="360" w:lineRule="auto"/>
        <w:jc w:val="both"/>
        <w:rPr>
          <w:ins w:id="3684" w:author="Lenovo" w:date="2026-09-24T08:13:00Z"/>
          <w:rFonts w:ascii="Times New Roman" w:hAnsi="Times New Roman" w:cs="B Nazanin"/>
          <w:sz w:val="24"/>
          <w:szCs w:val="28"/>
          <w:rtl/>
        </w:rPr>
        <w:pPrChange w:id="3685" w:author="Lenovo" w:date="2026-09-24T07:39:00Z">
          <w:pPr>
            <w:shd w:val="clear" w:color="auto" w:fill="FFFFFF"/>
            <w:spacing w:line="360" w:lineRule="auto"/>
            <w:jc w:val="both"/>
          </w:pPr>
        </w:pPrChange>
      </w:pPr>
      <w:ins w:id="3686" w:author="Lenovo" w:date="2026-09-24T07:34:00Z">
        <w:r w:rsidRPr="001826BF">
          <w:rPr>
            <w:rFonts w:ascii="Times New Roman" w:hAnsi="Times New Roman" w:cs="B Nazanin" w:hint="cs"/>
            <w:sz w:val="24"/>
            <w:szCs w:val="28"/>
            <w:rtl/>
          </w:rPr>
          <w:lastRenderedPageBreak/>
          <w:t>با این حال، تنوع مشاهده‌شده در میزان پروتئین نوترکیب میان لاین‌های مستقل</w:t>
        </w:r>
      </w:ins>
      <w:ins w:id="3687" w:author="Lenovo" w:date="2026-09-24T07:38:00Z">
        <w:r>
          <w:rPr>
            <w:rFonts w:ascii="Times New Roman" w:hAnsi="Times New Roman" w:cs="B Nazanin" w:hint="cs"/>
            <w:sz w:val="24"/>
            <w:szCs w:val="28"/>
            <w:rtl/>
          </w:rPr>
          <w:t xml:space="preserve"> </w:t>
        </w:r>
      </w:ins>
      <w:ins w:id="3688" w:author="Lenovo" w:date="2026-09-24T07:34:00Z">
        <w:r w:rsidRPr="001826BF">
          <w:rPr>
            <w:rFonts w:ascii="Times New Roman" w:hAnsi="Times New Roman" w:cs="B Nazanin" w:hint="cs"/>
            <w:sz w:val="24"/>
            <w:szCs w:val="28"/>
            <w:rtl/>
          </w:rPr>
          <w:t>را می‌توان ناشی از پدیده اثر موقعیتی</w:t>
        </w:r>
      </w:ins>
      <w:ins w:id="3689" w:author="Lenovo" w:date="2026-09-24T07:39:00Z">
        <w:r>
          <w:rPr>
            <w:rFonts w:ascii="Times New Roman" w:hAnsi="Times New Roman" w:cs="B Nazanin" w:hint="cs"/>
            <w:sz w:val="24"/>
            <w:szCs w:val="28"/>
            <w:rtl/>
          </w:rPr>
          <w:t xml:space="preserve"> </w:t>
        </w:r>
        <w:r>
          <w:rPr>
            <w:rStyle w:val="FootnoteReference"/>
            <w:rFonts w:ascii="Times New Roman" w:hAnsi="Times New Roman" w:cs="B Nazanin"/>
            <w:sz w:val="24"/>
            <w:szCs w:val="28"/>
            <w:rtl/>
          </w:rPr>
          <w:footnoteReference w:id="13"/>
        </w:r>
      </w:ins>
      <w:ins w:id="3693" w:author="Lenovo" w:date="2026-09-24T07:34:00Z">
        <w:r w:rsidRPr="001826BF">
          <w:rPr>
            <w:rFonts w:ascii="Times New Roman" w:hAnsi="Times New Roman" w:cs="B Nazanin" w:hint="cs"/>
            <w:sz w:val="24"/>
            <w:szCs w:val="28"/>
            <w:rtl/>
          </w:rPr>
          <w:t>بر اثر ادغام تصادفی ترانس‌ژن در نواحی مختلف کروماتین، و نیز تفاوت‌های احتمالی در تعداد نسخه‌های ژنی واردشده دانست. این تنوعِ سطوح بیان، ضرورت غربالگری لاین‌ها را آشکار می‌سازد و گزینش کلون برتر با بالاترین میزان تجمع (لاین دارای بیان ۰</w:t>
        </w:r>
        <w:r w:rsidRPr="001826BF">
          <w:rPr>
            <w:rFonts w:ascii="Times New Roman" w:hAnsi="Times New Roman" w:cs="Times New Roman" w:hint="cs"/>
            <w:sz w:val="24"/>
            <w:szCs w:val="28"/>
            <w:rtl/>
          </w:rPr>
          <w:t>٫</w:t>
        </w:r>
        <w:r w:rsidRPr="001826BF">
          <w:rPr>
            <w:rFonts w:ascii="Times New Roman" w:hAnsi="Times New Roman" w:cs="B Nazanin" w:hint="cs"/>
            <w:sz w:val="24"/>
            <w:szCs w:val="28"/>
            <w:rtl/>
          </w:rPr>
          <w:t>۱۷</w:t>
        </w:r>
        <w:r w:rsidRPr="001826BF">
          <w:rPr>
            <w:rFonts w:ascii="Times New Roman" w:hAnsi="Times New Roman" w:cs="Times New Roman" w:hint="cs"/>
            <w:sz w:val="24"/>
            <w:szCs w:val="28"/>
            <w:rtl/>
          </w:rPr>
          <w:t>٪</w:t>
        </w:r>
        <w:r w:rsidRPr="001826BF">
          <w:rPr>
            <w:rFonts w:ascii="Times New Roman" w:hAnsi="Times New Roman" w:cs="B Nazanin" w:hint="cs"/>
            <w:sz w:val="24"/>
            <w:szCs w:val="28"/>
            <w:rtl/>
          </w:rPr>
          <w:t xml:space="preserve"> </w:t>
        </w:r>
        <w:r w:rsidRPr="001826BF">
          <w:rPr>
            <w:rFonts w:ascii="Times New Roman" w:hAnsi="Times New Roman" w:cs="B Nazanin" w:hint="cs"/>
            <w:sz w:val="24"/>
            <w:szCs w:val="28"/>
          </w:rPr>
          <w:t>TSP</w:t>
        </w:r>
        <w:r w:rsidRPr="001826BF">
          <w:rPr>
            <w:rFonts w:ascii="Times New Roman" w:hAnsi="Times New Roman" w:cs="B Nazanin" w:hint="cs"/>
            <w:sz w:val="24"/>
            <w:szCs w:val="28"/>
            <w:rtl/>
          </w:rPr>
          <w:t xml:space="preserve"> معادل ۴۱</w:t>
        </w:r>
        <w:r w:rsidRPr="001826BF">
          <w:rPr>
            <w:rFonts w:ascii="Times New Roman" w:hAnsi="Times New Roman" w:cs="Times New Roman" w:hint="cs"/>
            <w:sz w:val="24"/>
            <w:szCs w:val="28"/>
            <w:rtl/>
          </w:rPr>
          <w:t>٫</w:t>
        </w:r>
        <w:r w:rsidRPr="001826BF">
          <w:rPr>
            <w:rFonts w:ascii="Times New Roman" w:hAnsi="Times New Roman" w:cs="B Nazanin" w:hint="cs"/>
            <w:sz w:val="24"/>
            <w:szCs w:val="28"/>
            <w:rtl/>
          </w:rPr>
          <w:t>۷ میکروگرم بر گرم وزن تر) را به عنوان منبع بیومس گیاهی برای مراحل بعدی سنجش ایمنی‌زایی خوراکی توجیه می‌نماید.</w:t>
        </w:r>
      </w:ins>
    </w:p>
    <w:p w14:paraId="3EF9C908" w14:textId="572A5F22" w:rsidR="00D3252A" w:rsidRPr="00D3252A" w:rsidRDefault="00D3252A" w:rsidP="00D3252A">
      <w:pPr>
        <w:shd w:val="clear" w:color="auto" w:fill="FFFFFF"/>
        <w:spacing w:line="360" w:lineRule="auto"/>
        <w:jc w:val="both"/>
        <w:rPr>
          <w:ins w:id="3694" w:author="Lenovo" w:date="2026-09-24T08:14:00Z"/>
          <w:rFonts w:ascii="Times New Roman" w:hAnsi="Times New Roman" w:cs="B Nazanin"/>
          <w:sz w:val="24"/>
          <w:szCs w:val="28"/>
        </w:rPr>
        <w:pPrChange w:id="3695" w:author="Lenovo" w:date="2026-09-24T08:16:00Z">
          <w:pPr>
            <w:shd w:val="clear" w:color="auto" w:fill="FFFFFF"/>
            <w:spacing w:line="360" w:lineRule="auto"/>
            <w:jc w:val="both"/>
          </w:pPr>
        </w:pPrChange>
      </w:pPr>
      <w:ins w:id="3696" w:author="Lenovo" w:date="2026-09-24T08:14:00Z">
        <w:r w:rsidRPr="00D3252A">
          <w:rPr>
            <w:rFonts w:ascii="Times New Roman" w:hAnsi="Times New Roman" w:cs="B Nazanin" w:hint="cs"/>
            <w:sz w:val="24"/>
            <w:szCs w:val="28"/>
            <w:rtl/>
          </w:rPr>
          <w:t xml:space="preserve">از سوی دیگر، شواهد موجود در حوزه </w:t>
        </w:r>
      </w:ins>
      <w:ins w:id="3697" w:author="Lenovo" w:date="2026-09-24T08:15:00Z">
        <w:r w:rsidRPr="00D3252A">
          <w:rPr>
            <w:rFonts w:ascii="Times New Roman" w:hAnsi="Times New Roman" w:cs="B Nazanin"/>
            <w:sz w:val="24"/>
            <w:szCs w:val="28"/>
            <w:rtl/>
          </w:rPr>
          <w:t>تولید واکسن‌های گیاه‌پایه</w:t>
        </w:r>
        <w:r w:rsidRPr="00D3252A">
          <w:rPr>
            <w:rFonts w:ascii="Times New Roman" w:hAnsi="Times New Roman" w:cs="B Nazanin" w:hint="cs"/>
            <w:sz w:val="24"/>
            <w:szCs w:val="28"/>
            <w:rtl/>
          </w:rPr>
          <w:t xml:space="preserve"> </w:t>
        </w:r>
      </w:ins>
      <w:ins w:id="3698" w:author="Lenovo" w:date="2026-09-24T08:14:00Z">
        <w:r w:rsidRPr="00D3252A">
          <w:rPr>
            <w:rFonts w:ascii="Times New Roman" w:hAnsi="Times New Roman" w:cs="B Nazanin" w:hint="cs"/>
            <w:sz w:val="24"/>
            <w:szCs w:val="28"/>
            <w:rtl/>
          </w:rPr>
          <w:t>نشان می‌دهد که در کاربردهایی نظیر ایمن‌سازی خوراکی، دستیابی به مقادیر فوق‌العاده بالای بیان پروتئین نوترکیب لزوماً تنها شرط تعیین‌کننده کارایی واکسن محسوب نمی‌شود؛ بلکه عواملی همچون یکنواختی و پایداری بیان در زیست‌توده، قابلیت مصرف مستقیم خوراکی، مقاومت نسبی در برابر تخریب گوارشی از طریق کپسوله شدن طبیعی در دیواره سلول‌های گیاهی و همچنین فراهم شدن امکان مواجهه مکرر و چندباره سیستم ایمنی با آنتی‌ژن، نقش‌های بسیار تعیین‌کننده‌تری در القای پاسخ ایمنی مؤثر ایفا می‌کنند.</w:t>
        </w:r>
      </w:ins>
    </w:p>
    <w:p w14:paraId="0FA200E4" w14:textId="36265526" w:rsidR="00D3252A" w:rsidRPr="00D3252A" w:rsidRDefault="00D3252A" w:rsidP="00D3252A">
      <w:pPr>
        <w:shd w:val="clear" w:color="auto" w:fill="FFFFFF"/>
        <w:spacing w:line="360" w:lineRule="auto"/>
        <w:jc w:val="both"/>
        <w:rPr>
          <w:ins w:id="3699" w:author="Lenovo" w:date="2026-09-24T08:14:00Z"/>
          <w:rFonts w:ascii="Times New Roman" w:hAnsi="Times New Roman" w:cs="B Nazanin" w:hint="cs"/>
          <w:sz w:val="24"/>
          <w:szCs w:val="28"/>
          <w:rtl/>
        </w:rPr>
        <w:pPrChange w:id="3700" w:author="Lenovo" w:date="2026-09-24T08:18:00Z">
          <w:pPr>
            <w:shd w:val="clear" w:color="auto" w:fill="FFFFFF"/>
            <w:spacing w:line="360" w:lineRule="auto"/>
            <w:jc w:val="both"/>
          </w:pPr>
        </w:pPrChange>
      </w:pPr>
      <w:ins w:id="3701" w:author="Lenovo" w:date="2026-09-24T08:14:00Z">
        <w:r w:rsidRPr="00D3252A">
          <w:rPr>
            <w:rFonts w:ascii="Times New Roman" w:hAnsi="Times New Roman" w:cs="B Nazanin" w:hint="cs"/>
            <w:sz w:val="24"/>
            <w:szCs w:val="28"/>
            <w:rtl/>
            <w:rPrChange w:id="3702" w:author="Lenovo" w:date="2026-09-24T08:14:00Z">
              <w:rPr>
                <w:rFonts w:ascii="Times New Roman" w:hAnsi="Times New Roman" w:cs="B Nazanin" w:hint="cs"/>
                <w:sz w:val="24"/>
                <w:szCs w:val="28"/>
                <w:rtl/>
              </w:rPr>
            </w:rPrChange>
          </w:rPr>
          <w:t>در این پژوهش، ارزیابی ایمنی‌زایی بر روی مدل حیوانی با استفاده از زیست‌توده کامل گیاه تراریخت عدسک آبی (</w:t>
        </w:r>
        <w:r w:rsidRPr="00D3252A">
          <w:rPr>
            <w:rFonts w:ascii="Times New Roman" w:hAnsi="Times New Roman" w:cs="B Nazanin" w:hint="cs"/>
            <w:i/>
            <w:iCs/>
            <w:sz w:val="24"/>
            <w:szCs w:val="28"/>
            <w:rPrChange w:id="3703" w:author="Lenovo" w:date="2026-09-24T08:14:00Z">
              <w:rPr>
                <w:rFonts w:ascii="Times New Roman" w:hAnsi="Times New Roman" w:cs="B Nazanin" w:hint="cs"/>
                <w:i/>
                <w:iCs/>
                <w:sz w:val="24"/>
                <w:szCs w:val="28"/>
              </w:rPr>
            </w:rPrChange>
          </w:rPr>
          <w:t>L. minor</w:t>
        </w:r>
        <w:r w:rsidRPr="00D3252A">
          <w:rPr>
            <w:rFonts w:ascii="Times New Roman" w:hAnsi="Times New Roman" w:cs="Times New Roman" w:hint="cs"/>
            <w:sz w:val="24"/>
            <w:szCs w:val="28"/>
            <w:rtl/>
            <w:rPrChange w:id="3704" w:author="Lenovo" w:date="2026-09-24T08:14:00Z">
              <w:rPr>
                <w:rFonts w:ascii="Times New Roman" w:hAnsi="Times New Roman" w:cs="Times New Roman" w:hint="cs"/>
                <w:sz w:val="24"/>
                <w:szCs w:val="28"/>
                <w:rtl/>
              </w:rPr>
            </w:rPrChange>
          </w:rPr>
          <w:t>—</w:t>
        </w:r>
        <w:r w:rsidRPr="00D3252A">
          <w:rPr>
            <w:rFonts w:ascii="Times New Roman" w:hAnsi="Times New Roman" w:cs="B Nazanin" w:hint="cs"/>
            <w:sz w:val="24"/>
            <w:szCs w:val="28"/>
            <w:rtl/>
            <w:rPrChange w:id="3705" w:author="Lenovo" w:date="2026-09-24T08:14:00Z">
              <w:rPr>
                <w:rFonts w:ascii="Times New Roman" w:hAnsi="Times New Roman" w:cs="B Nazanin" w:hint="cs"/>
                <w:sz w:val="24"/>
                <w:szCs w:val="28"/>
                <w:rtl/>
              </w:rPr>
            </w:rPrChange>
          </w:rPr>
          <w:t>فراند) مربوط به لاین برتر با بیشترین سطح تجمع پروتئین نوترکیب (۰</w:t>
        </w:r>
        <w:r w:rsidRPr="00D3252A">
          <w:rPr>
            <w:rFonts w:ascii="Times New Roman" w:hAnsi="Times New Roman" w:cs="Times New Roman" w:hint="cs"/>
            <w:sz w:val="24"/>
            <w:szCs w:val="28"/>
            <w:rtl/>
            <w:rPrChange w:id="3706" w:author="Lenovo" w:date="2026-09-24T08:14:00Z">
              <w:rPr>
                <w:rFonts w:ascii="Times New Roman" w:hAnsi="Times New Roman" w:cs="Times New Roman" w:hint="cs"/>
                <w:b/>
                <w:bCs/>
                <w:sz w:val="24"/>
                <w:szCs w:val="28"/>
                <w:rtl/>
              </w:rPr>
            </w:rPrChange>
          </w:rPr>
          <w:t>٫</w:t>
        </w:r>
        <w:r w:rsidRPr="00D3252A">
          <w:rPr>
            <w:rFonts w:ascii="Times New Roman" w:hAnsi="Times New Roman" w:cs="B Nazanin" w:hint="cs"/>
            <w:sz w:val="24"/>
            <w:szCs w:val="28"/>
            <w:rtl/>
            <w:rPrChange w:id="3707" w:author="Lenovo" w:date="2026-09-24T08:14:00Z">
              <w:rPr>
                <w:rFonts w:ascii="Times New Roman" w:hAnsi="Times New Roman" w:cs="B Nazanin" w:hint="cs"/>
                <w:b/>
                <w:bCs/>
                <w:sz w:val="24"/>
                <w:szCs w:val="28"/>
                <w:rtl/>
              </w:rPr>
            </w:rPrChange>
          </w:rPr>
          <w:t>۱۷</w:t>
        </w:r>
      </w:ins>
      <w:ins w:id="3708" w:author="Lenovo" w:date="2026-09-24T08:17:00Z">
        <w:r>
          <w:rPr>
            <w:rFonts w:ascii="Times New Roman" w:hAnsi="Times New Roman" w:cs="B Nazanin" w:hint="cs"/>
            <w:sz w:val="24"/>
            <w:szCs w:val="28"/>
            <w:rtl/>
          </w:rPr>
          <w:t xml:space="preserve"> درصد</w:t>
        </w:r>
      </w:ins>
      <w:ins w:id="3709" w:author="Lenovo" w:date="2026-09-24T08:14:00Z">
        <w:r w:rsidRPr="00D3252A">
          <w:rPr>
            <w:rFonts w:ascii="Times New Roman" w:hAnsi="Times New Roman" w:cs="B Nazanin" w:hint="cs"/>
            <w:sz w:val="24"/>
            <w:szCs w:val="28"/>
            <w:rtl/>
            <w:rPrChange w:id="3710" w:author="Lenovo" w:date="2026-09-24T08:14:00Z">
              <w:rPr>
                <w:rFonts w:ascii="Times New Roman" w:hAnsi="Times New Roman" w:cs="B Nazanin" w:hint="cs"/>
                <w:b/>
                <w:bCs/>
                <w:sz w:val="24"/>
                <w:szCs w:val="28"/>
                <w:rtl/>
              </w:rPr>
            </w:rPrChange>
          </w:rPr>
          <w:t xml:space="preserve"> از </w:t>
        </w:r>
        <w:r w:rsidRPr="00D3252A">
          <w:rPr>
            <w:rFonts w:ascii="Times New Roman" w:hAnsi="Times New Roman" w:cs="B Nazanin" w:hint="cs"/>
            <w:sz w:val="24"/>
            <w:szCs w:val="28"/>
            <w:rPrChange w:id="3711" w:author="Lenovo" w:date="2026-09-24T08:14:00Z">
              <w:rPr>
                <w:rFonts w:ascii="Times New Roman" w:hAnsi="Times New Roman" w:cs="B Nazanin" w:hint="cs"/>
                <w:b/>
                <w:bCs/>
                <w:sz w:val="24"/>
                <w:szCs w:val="28"/>
              </w:rPr>
            </w:rPrChange>
          </w:rPr>
          <w:t>TSP</w:t>
        </w:r>
        <w:r w:rsidRPr="00D3252A">
          <w:rPr>
            <w:rFonts w:ascii="Times New Roman" w:hAnsi="Times New Roman" w:cs="B Nazanin" w:hint="cs"/>
            <w:sz w:val="24"/>
            <w:szCs w:val="28"/>
            <w:rtl/>
            <w:rPrChange w:id="3712" w:author="Lenovo" w:date="2026-09-24T08:14:00Z">
              <w:rPr>
                <w:rFonts w:ascii="Times New Roman" w:hAnsi="Times New Roman" w:cs="B Nazanin" w:hint="cs"/>
                <w:b/>
                <w:bCs/>
                <w:sz w:val="24"/>
                <w:szCs w:val="28"/>
                <w:rtl/>
              </w:rPr>
            </w:rPrChange>
          </w:rPr>
          <w:t xml:space="preserve"> معادل ۴۱</w:t>
        </w:r>
        <w:r w:rsidRPr="00D3252A">
          <w:rPr>
            <w:rFonts w:ascii="Times New Roman" w:hAnsi="Times New Roman" w:cs="Times New Roman" w:hint="cs"/>
            <w:sz w:val="24"/>
            <w:szCs w:val="28"/>
            <w:rtl/>
            <w:rPrChange w:id="3713" w:author="Lenovo" w:date="2026-09-24T08:14:00Z">
              <w:rPr>
                <w:rFonts w:ascii="Times New Roman" w:hAnsi="Times New Roman" w:cs="Times New Roman" w:hint="cs"/>
                <w:b/>
                <w:bCs/>
                <w:sz w:val="24"/>
                <w:szCs w:val="28"/>
                <w:rtl/>
              </w:rPr>
            </w:rPrChange>
          </w:rPr>
          <w:t>٫</w:t>
        </w:r>
        <w:r w:rsidRPr="00D3252A">
          <w:rPr>
            <w:rFonts w:ascii="Times New Roman" w:hAnsi="Times New Roman" w:cs="B Nazanin" w:hint="cs"/>
            <w:sz w:val="24"/>
            <w:szCs w:val="28"/>
            <w:rtl/>
            <w:rPrChange w:id="3714" w:author="Lenovo" w:date="2026-09-24T08:14:00Z">
              <w:rPr>
                <w:rFonts w:ascii="Times New Roman" w:hAnsi="Times New Roman" w:cs="B Nazanin" w:hint="cs"/>
                <w:b/>
                <w:bCs/>
                <w:sz w:val="24"/>
                <w:szCs w:val="28"/>
                <w:rtl/>
              </w:rPr>
            </w:rPrChange>
          </w:rPr>
          <w:t xml:space="preserve">۷ میکروگرم بر گرم وزن تر گیاه) به انجام رسید. نتایج نشان داد که تجویز خوراکی این آنتی‌ژن کایمری، حتی در غیاب ادجوانت‌های مرسوم در ایمن‌سازی تزریقی، توانایی تحریک و القای هر دو بخش سیستم ایمنی هومورال را داراست. سنجش ترشح آنتی‌بادی‌ها و مشاهده هم‌زمان </w:t>
        </w:r>
        <w:r w:rsidRPr="00D3252A">
          <w:rPr>
            <w:rFonts w:ascii="Times New Roman" w:hAnsi="Times New Roman" w:cs="B Nazanin" w:hint="cs"/>
            <w:sz w:val="24"/>
            <w:szCs w:val="28"/>
            <w:rPrChange w:id="3715" w:author="Lenovo" w:date="2026-09-24T08:14:00Z">
              <w:rPr>
                <w:rFonts w:ascii="Times New Roman" w:hAnsi="Times New Roman" w:cs="B Nazanin" w:hint="cs"/>
                <w:b/>
                <w:bCs/>
                <w:sz w:val="24"/>
                <w:szCs w:val="28"/>
              </w:rPr>
            </w:rPrChange>
          </w:rPr>
          <w:t>IgA</w:t>
        </w:r>
        <w:r w:rsidRPr="00D3252A">
          <w:rPr>
            <w:rFonts w:ascii="Times New Roman" w:hAnsi="Times New Roman" w:cs="B Nazanin" w:hint="cs"/>
            <w:sz w:val="24"/>
            <w:szCs w:val="28"/>
            <w:rtl/>
            <w:rPrChange w:id="3716" w:author="Lenovo" w:date="2026-09-24T08:14:00Z">
              <w:rPr>
                <w:rFonts w:ascii="Times New Roman" w:hAnsi="Times New Roman" w:cs="B Nazanin" w:hint="cs"/>
                <w:b/>
                <w:bCs/>
                <w:sz w:val="24"/>
                <w:szCs w:val="28"/>
                <w:rtl/>
              </w:rPr>
            </w:rPrChange>
          </w:rPr>
          <w:t xml:space="preserve"> مخاطی در ترشحات گوارشی و </w:t>
        </w:r>
        <w:r w:rsidRPr="00D3252A">
          <w:rPr>
            <w:rFonts w:ascii="Times New Roman" w:hAnsi="Times New Roman" w:cs="B Nazanin" w:hint="cs"/>
            <w:sz w:val="24"/>
            <w:szCs w:val="28"/>
            <w:rPrChange w:id="3717" w:author="Lenovo" w:date="2026-09-24T08:14:00Z">
              <w:rPr>
                <w:rFonts w:ascii="Times New Roman" w:hAnsi="Times New Roman" w:cs="B Nazanin" w:hint="cs"/>
                <w:b/>
                <w:bCs/>
                <w:sz w:val="24"/>
                <w:szCs w:val="28"/>
              </w:rPr>
            </w:rPrChange>
          </w:rPr>
          <w:t>IgG</w:t>
        </w:r>
        <w:r w:rsidRPr="00D3252A">
          <w:rPr>
            <w:rFonts w:ascii="Times New Roman" w:hAnsi="Times New Roman" w:cs="B Nazanin" w:hint="cs"/>
            <w:sz w:val="24"/>
            <w:szCs w:val="28"/>
            <w:rtl/>
            <w:rPrChange w:id="3718" w:author="Lenovo" w:date="2026-09-24T08:14:00Z">
              <w:rPr>
                <w:rFonts w:ascii="Times New Roman" w:hAnsi="Times New Roman" w:cs="B Nazanin" w:hint="cs"/>
                <w:b/>
                <w:bCs/>
                <w:sz w:val="24"/>
                <w:szCs w:val="28"/>
                <w:rtl/>
              </w:rPr>
            </w:rPrChange>
          </w:rPr>
          <w:t xml:space="preserve"> اختصاصی در سرم موش‌های ایمن‌شده در گروه‌های «خوراکی» و «خوراکی</w:t>
        </w:r>
        <w:r w:rsidRPr="00D3252A">
          <w:rPr>
            <w:rFonts w:ascii="Times New Roman" w:hAnsi="Times New Roman" w:cs="Times New Roman" w:hint="cs"/>
            <w:sz w:val="24"/>
            <w:szCs w:val="28"/>
            <w:rtl/>
            <w:rPrChange w:id="3719" w:author="Lenovo" w:date="2026-09-24T08:14:00Z">
              <w:rPr>
                <w:rFonts w:ascii="Times New Roman" w:hAnsi="Times New Roman" w:cs="Times New Roman" w:hint="cs"/>
                <w:sz w:val="24"/>
                <w:szCs w:val="28"/>
                <w:rtl/>
              </w:rPr>
            </w:rPrChange>
          </w:rPr>
          <w:t>–</w:t>
        </w:r>
        <w:r w:rsidRPr="00D3252A">
          <w:rPr>
            <w:rFonts w:ascii="Times New Roman" w:hAnsi="Times New Roman" w:cs="B Nazanin" w:hint="cs"/>
            <w:sz w:val="24"/>
            <w:szCs w:val="28"/>
            <w:rtl/>
            <w:rPrChange w:id="3720" w:author="Lenovo" w:date="2026-09-24T08:14:00Z">
              <w:rPr>
                <w:rFonts w:ascii="Times New Roman" w:hAnsi="Times New Roman" w:cs="B Nazanin" w:hint="cs"/>
                <w:sz w:val="24"/>
                <w:szCs w:val="28"/>
                <w:rtl/>
              </w:rPr>
            </w:rPrChange>
          </w:rPr>
          <w:t xml:space="preserve">تزریقی»، </w:t>
        </w:r>
      </w:ins>
      <w:ins w:id="3721" w:author="Lenovo" w:date="2026-09-24T08:17:00Z">
        <w:r>
          <w:rPr>
            <w:rFonts w:ascii="Times New Roman" w:hAnsi="Times New Roman" w:cs="B Nazanin" w:hint="cs"/>
            <w:sz w:val="24"/>
            <w:szCs w:val="28"/>
            <w:rtl/>
          </w:rPr>
          <w:t>نشان می</w:t>
        </w:r>
      </w:ins>
      <w:ins w:id="3722" w:author="Lenovo" w:date="2026-09-24T08:18:00Z">
        <w:r>
          <w:rPr>
            <w:rFonts w:ascii="Times New Roman" w:hAnsi="Times New Roman" w:cs="B Nazanin" w:hint="cs"/>
            <w:sz w:val="24"/>
            <w:szCs w:val="28"/>
            <w:rtl/>
          </w:rPr>
          <w:t>‌</w:t>
        </w:r>
      </w:ins>
      <w:ins w:id="3723" w:author="Lenovo" w:date="2026-09-24T08:17:00Z">
        <w:r>
          <w:rPr>
            <w:rFonts w:ascii="Times New Roman" w:hAnsi="Times New Roman" w:cs="B Nazanin" w:hint="cs"/>
            <w:sz w:val="24"/>
            <w:szCs w:val="28"/>
            <w:rtl/>
          </w:rPr>
          <w:t>دهد</w:t>
        </w:r>
      </w:ins>
      <w:ins w:id="3724" w:author="Lenovo" w:date="2026-09-24T08:14:00Z">
        <w:r w:rsidRPr="00D3252A">
          <w:rPr>
            <w:rFonts w:ascii="Times New Roman" w:hAnsi="Times New Roman" w:cs="B Nazanin" w:hint="cs"/>
            <w:sz w:val="24"/>
            <w:szCs w:val="28"/>
            <w:rtl/>
            <w:rPrChange w:id="3725" w:author="Lenovo" w:date="2026-09-24T08:14:00Z">
              <w:rPr>
                <w:rFonts w:ascii="Times New Roman" w:hAnsi="Times New Roman" w:cs="B Nazanin" w:hint="cs"/>
                <w:sz w:val="24"/>
                <w:szCs w:val="28"/>
                <w:rtl/>
              </w:rPr>
            </w:rPrChange>
          </w:rPr>
          <w:t xml:space="preserve"> که آنتی‌ژن کایمری پس از</w:t>
        </w:r>
        <w:r w:rsidRPr="00D3252A">
          <w:rPr>
            <w:rFonts w:ascii="Times New Roman" w:hAnsi="Times New Roman" w:cs="B Nazanin" w:hint="cs"/>
            <w:sz w:val="24"/>
            <w:szCs w:val="28"/>
            <w:rtl/>
          </w:rPr>
          <w:t xml:space="preserve"> عبور از محیط معده و روده، به بافت لنفاوی مرتبط با مخاط روده تحویل داده شده و با سلول‌های ارائه‌دهنده آنتی‌ژن برهم‌کنش مؤثری برقرار کرده است.</w:t>
        </w:r>
      </w:ins>
    </w:p>
    <w:p w14:paraId="5508DB28" w14:textId="0FE10C60" w:rsidR="00D3252A" w:rsidRPr="00D3252A" w:rsidRDefault="00D3252A" w:rsidP="00D3252A">
      <w:pPr>
        <w:shd w:val="clear" w:color="auto" w:fill="FFFFFF"/>
        <w:spacing w:line="360" w:lineRule="auto"/>
        <w:jc w:val="both"/>
        <w:rPr>
          <w:ins w:id="3726" w:author="Lenovo" w:date="2026-09-24T08:14:00Z"/>
          <w:rFonts w:ascii="Times New Roman" w:hAnsi="Times New Roman" w:cs="B Nazanin" w:hint="cs"/>
          <w:sz w:val="24"/>
          <w:szCs w:val="28"/>
          <w:rtl/>
          <w:rPrChange w:id="3727" w:author="Lenovo" w:date="2026-09-24T08:14:00Z">
            <w:rPr>
              <w:ins w:id="3728" w:author="Lenovo" w:date="2026-09-24T08:14:00Z"/>
              <w:rFonts w:ascii="Times New Roman" w:hAnsi="Times New Roman" w:cs="B Nazanin" w:hint="cs"/>
              <w:sz w:val="24"/>
              <w:szCs w:val="28"/>
              <w:rtl/>
            </w:rPr>
          </w:rPrChange>
        </w:rPr>
        <w:pPrChange w:id="3729" w:author="Lenovo" w:date="2026-09-24T08:23:00Z">
          <w:pPr>
            <w:shd w:val="clear" w:color="auto" w:fill="FFFFFF"/>
            <w:spacing w:line="360" w:lineRule="auto"/>
            <w:jc w:val="both"/>
          </w:pPr>
        </w:pPrChange>
      </w:pPr>
      <w:ins w:id="3730" w:author="Lenovo" w:date="2026-09-24T08:14:00Z">
        <w:r w:rsidRPr="00D3252A">
          <w:rPr>
            <w:rFonts w:ascii="Times New Roman" w:hAnsi="Times New Roman" w:cs="B Nazanin" w:hint="cs"/>
            <w:sz w:val="24"/>
            <w:szCs w:val="28"/>
            <w:rtl/>
            <w:rPrChange w:id="3731" w:author="Lenovo" w:date="2026-09-24T08:14:00Z">
              <w:rPr>
                <w:rFonts w:ascii="Times New Roman" w:hAnsi="Times New Roman" w:cs="B Nazanin" w:hint="cs"/>
                <w:sz w:val="24"/>
                <w:szCs w:val="28"/>
                <w:rtl/>
              </w:rPr>
            </w:rPrChange>
          </w:rPr>
          <w:lastRenderedPageBreak/>
          <w:t xml:space="preserve">برجستگی پاسخ </w:t>
        </w:r>
        <w:r w:rsidRPr="00D3252A">
          <w:rPr>
            <w:rFonts w:ascii="Times New Roman" w:hAnsi="Times New Roman" w:cs="B Nazanin" w:hint="cs"/>
            <w:sz w:val="24"/>
            <w:szCs w:val="28"/>
            <w:rPrChange w:id="3732" w:author="Lenovo" w:date="2026-09-24T08:14:00Z">
              <w:rPr>
                <w:rFonts w:ascii="Times New Roman" w:hAnsi="Times New Roman" w:cs="B Nazanin" w:hint="cs"/>
                <w:sz w:val="24"/>
                <w:szCs w:val="28"/>
              </w:rPr>
            </w:rPrChange>
          </w:rPr>
          <w:t>IgA</w:t>
        </w:r>
        <w:r w:rsidRPr="00D3252A">
          <w:rPr>
            <w:rFonts w:ascii="Times New Roman" w:hAnsi="Times New Roman" w:cs="B Nazanin" w:hint="cs"/>
            <w:sz w:val="24"/>
            <w:szCs w:val="28"/>
            <w:rtl/>
            <w:rPrChange w:id="3733" w:author="Lenovo" w:date="2026-09-24T08:14:00Z">
              <w:rPr>
                <w:rFonts w:ascii="Times New Roman" w:hAnsi="Times New Roman" w:cs="B Nazanin" w:hint="cs"/>
                <w:sz w:val="24"/>
                <w:szCs w:val="28"/>
                <w:rtl/>
              </w:rPr>
            </w:rPrChange>
          </w:rPr>
          <w:t xml:space="preserve"> در ترشحات روده‌ای نسبت به تیتر </w:t>
        </w:r>
        <w:r w:rsidRPr="00D3252A">
          <w:rPr>
            <w:rFonts w:ascii="Times New Roman" w:hAnsi="Times New Roman" w:cs="B Nazanin" w:hint="cs"/>
            <w:sz w:val="24"/>
            <w:szCs w:val="28"/>
            <w:rPrChange w:id="3734" w:author="Lenovo" w:date="2026-09-24T08:14:00Z">
              <w:rPr>
                <w:rFonts w:ascii="Times New Roman" w:hAnsi="Times New Roman" w:cs="B Nazanin" w:hint="cs"/>
                <w:sz w:val="24"/>
                <w:szCs w:val="28"/>
              </w:rPr>
            </w:rPrChange>
          </w:rPr>
          <w:t>IgG</w:t>
        </w:r>
        <w:r w:rsidRPr="00D3252A">
          <w:rPr>
            <w:rFonts w:ascii="Times New Roman" w:hAnsi="Times New Roman" w:cs="B Nazanin" w:hint="cs"/>
            <w:sz w:val="24"/>
            <w:szCs w:val="28"/>
            <w:rtl/>
            <w:rPrChange w:id="3735" w:author="Lenovo" w:date="2026-09-24T08:14:00Z">
              <w:rPr>
                <w:rFonts w:ascii="Times New Roman" w:hAnsi="Times New Roman" w:cs="B Nazanin" w:hint="cs"/>
                <w:sz w:val="24"/>
                <w:szCs w:val="28"/>
                <w:rtl/>
              </w:rPr>
            </w:rPrChange>
          </w:rPr>
          <w:t xml:space="preserve"> سرمی در گروه دریافت‌کننده رژیم ک</w:t>
        </w:r>
        <w:r>
          <w:rPr>
            <w:rFonts w:ascii="Times New Roman" w:hAnsi="Times New Roman" w:cs="B Nazanin" w:hint="cs"/>
            <w:sz w:val="24"/>
            <w:szCs w:val="28"/>
            <w:rtl/>
            <w:rPrChange w:id="3736" w:author="Lenovo" w:date="2026-09-24T08:14:00Z">
              <w:rPr>
                <w:rFonts w:ascii="Times New Roman" w:hAnsi="Times New Roman" w:cs="B Nazanin" w:hint="cs"/>
                <w:sz w:val="24"/>
                <w:szCs w:val="28"/>
                <w:rtl/>
              </w:rPr>
            </w:rPrChange>
          </w:rPr>
          <w:t xml:space="preserve">املاً خوراکی، با مکانیسم ذاتی </w:t>
        </w:r>
        <w:r w:rsidRPr="00D3252A">
          <w:rPr>
            <w:rFonts w:ascii="Times New Roman" w:hAnsi="Times New Roman" w:cs="B Nazanin" w:hint="cs"/>
            <w:sz w:val="24"/>
            <w:szCs w:val="28"/>
            <w:rtl/>
            <w:rPrChange w:id="3737" w:author="Lenovo" w:date="2026-09-24T08:14:00Z">
              <w:rPr>
                <w:rFonts w:ascii="Times New Roman" w:hAnsi="Times New Roman" w:cs="B Nazanin" w:hint="cs"/>
                <w:sz w:val="24"/>
                <w:szCs w:val="28"/>
                <w:rtl/>
              </w:rPr>
            </w:rPrChange>
          </w:rPr>
          <w:t xml:space="preserve">ایمن‌سازی از مسیر مخاط کاملاً انطباق دارد؛ چرا که در این روش، تحریک لنفوسیت‌های </w:t>
        </w:r>
        <w:r w:rsidRPr="00D3252A">
          <w:rPr>
            <w:rFonts w:ascii="Times New Roman" w:hAnsi="Times New Roman" w:cs="B Nazanin" w:hint="cs"/>
            <w:sz w:val="24"/>
            <w:szCs w:val="28"/>
            <w:rPrChange w:id="3738" w:author="Lenovo" w:date="2026-09-24T08:14:00Z">
              <w:rPr>
                <w:rFonts w:ascii="Times New Roman" w:hAnsi="Times New Roman" w:cs="B Nazanin" w:hint="cs"/>
                <w:sz w:val="24"/>
                <w:szCs w:val="28"/>
              </w:rPr>
            </w:rPrChange>
          </w:rPr>
          <w:t>B</w:t>
        </w:r>
        <w:r>
          <w:rPr>
            <w:rFonts w:ascii="Times New Roman" w:hAnsi="Times New Roman" w:cs="B Nazanin" w:hint="cs"/>
            <w:sz w:val="24"/>
            <w:szCs w:val="28"/>
            <w:rtl/>
            <w:rPrChange w:id="3739" w:author="Lenovo" w:date="2026-09-24T08:14:00Z">
              <w:rPr>
                <w:rFonts w:ascii="Times New Roman" w:hAnsi="Times New Roman" w:cs="B Nazanin" w:hint="cs"/>
                <w:sz w:val="24"/>
                <w:szCs w:val="28"/>
                <w:rtl/>
              </w:rPr>
            </w:rPrChange>
          </w:rPr>
          <w:t xml:space="preserve"> در پلاک‌های پیر</w:t>
        </w:r>
      </w:ins>
      <w:ins w:id="3740" w:author="Lenovo" w:date="2026-09-24T08:19:00Z">
        <w:r>
          <w:rPr>
            <w:rStyle w:val="FootnoteReference"/>
            <w:rFonts w:ascii="Times New Roman" w:hAnsi="Times New Roman" w:cs="B Nazanin"/>
            <w:sz w:val="24"/>
            <w:szCs w:val="28"/>
            <w:rtl/>
          </w:rPr>
          <w:footnoteReference w:id="14"/>
        </w:r>
      </w:ins>
      <w:ins w:id="3745" w:author="Lenovo" w:date="2026-09-24T08:14:00Z">
        <w:r w:rsidRPr="00D3252A">
          <w:rPr>
            <w:rFonts w:ascii="Times New Roman" w:hAnsi="Times New Roman" w:cs="B Nazanin" w:hint="cs"/>
            <w:sz w:val="24"/>
            <w:szCs w:val="28"/>
            <w:rtl/>
            <w:rPrChange w:id="3746" w:author="Lenovo" w:date="2026-09-24T08:14:00Z">
              <w:rPr>
                <w:rFonts w:ascii="Times New Roman" w:hAnsi="Times New Roman" w:cs="B Nazanin" w:hint="cs"/>
                <w:sz w:val="24"/>
                <w:szCs w:val="28"/>
                <w:rtl/>
              </w:rPr>
            </w:rPrChange>
          </w:rPr>
          <w:t xml:space="preserve"> به طور طبیعی به تمایز به سمت تولید پلاسموسیت‌های مترشحه </w:t>
        </w:r>
      </w:ins>
      <w:ins w:id="3747" w:author="Lenovo" w:date="2026-09-24T08:20:00Z">
        <w:r w:rsidRPr="00D3252A">
          <w:rPr>
            <w:rFonts w:ascii="Times New Roman" w:hAnsi="Times New Roman" w:cs="B Nazanin"/>
            <w:sz w:val="24"/>
            <w:szCs w:val="28"/>
          </w:rPr>
          <w:t>IgA (S-IgA)</w:t>
        </w:r>
      </w:ins>
      <w:ins w:id="3748" w:author="Lenovo" w:date="2026-09-24T08:14:00Z">
        <w:r w:rsidRPr="00D3252A">
          <w:rPr>
            <w:rFonts w:ascii="Times New Roman" w:hAnsi="Times New Roman" w:cs="B Nazanin" w:hint="cs"/>
            <w:sz w:val="24"/>
            <w:szCs w:val="28"/>
            <w:rtl/>
            <w:rPrChange w:id="3749" w:author="Lenovo" w:date="2026-09-24T08:14:00Z">
              <w:rPr>
                <w:rFonts w:ascii="Times New Roman" w:hAnsi="Times New Roman" w:cs="B Nazanin" w:hint="cs"/>
                <w:sz w:val="24"/>
                <w:szCs w:val="28"/>
                <w:rtl/>
              </w:rPr>
            </w:rPrChange>
          </w:rPr>
          <w:t xml:space="preserve"> منجر می‌شود. این الگوی پاسخ پیش‌تر در مطالعات کلاسیک واکسن‌های خوراکی گیاه‌پایه نیز اثبات شده است؛ برای نمونه، </w:t>
        </w:r>
        <w:r w:rsidRPr="00D3252A">
          <w:rPr>
            <w:rFonts w:ascii="Times New Roman" w:hAnsi="Times New Roman" w:cs="B Nazanin" w:hint="cs"/>
            <w:sz w:val="24"/>
            <w:szCs w:val="28"/>
            <w:rPrChange w:id="3750" w:author="Lenovo" w:date="2026-09-24T08:14:00Z">
              <w:rPr>
                <w:rFonts w:ascii="Times New Roman" w:hAnsi="Times New Roman" w:cs="B Nazanin" w:hint="cs"/>
                <w:sz w:val="24"/>
                <w:szCs w:val="28"/>
              </w:rPr>
            </w:rPrChange>
          </w:rPr>
          <w:t>Tacket</w:t>
        </w:r>
        <w:r w:rsidRPr="00D3252A">
          <w:rPr>
            <w:rFonts w:ascii="Times New Roman" w:hAnsi="Times New Roman" w:cs="B Nazanin" w:hint="cs"/>
            <w:sz w:val="24"/>
            <w:szCs w:val="28"/>
            <w:rtl/>
            <w:rPrChange w:id="3751" w:author="Lenovo" w:date="2026-09-24T08:14:00Z">
              <w:rPr>
                <w:rFonts w:ascii="Times New Roman" w:hAnsi="Times New Roman" w:cs="B Nazanin" w:hint="cs"/>
                <w:sz w:val="24"/>
                <w:szCs w:val="28"/>
                <w:rtl/>
              </w:rPr>
            </w:rPrChange>
          </w:rPr>
          <w:t xml:space="preserve"> و همکاران (1998</w:t>
        </w:r>
      </w:ins>
      <w:ins w:id="3752" w:author="Lenovo" w:date="2026-09-24T08:23:00Z">
        <w:r>
          <w:rPr>
            <w:rFonts w:ascii="Times New Roman" w:hAnsi="Times New Roman" w:cs="B Nazanin" w:hint="cs"/>
            <w:sz w:val="24"/>
            <w:szCs w:val="28"/>
            <w:rtl/>
          </w:rPr>
          <w:t>و</w:t>
        </w:r>
      </w:ins>
      <w:ins w:id="3753" w:author="Lenovo" w:date="2026-09-24T08:14:00Z">
        <w:r w:rsidRPr="00D3252A">
          <w:rPr>
            <w:rFonts w:ascii="Times New Roman" w:hAnsi="Times New Roman" w:cs="B Nazanin" w:hint="cs"/>
            <w:sz w:val="24"/>
            <w:szCs w:val="28"/>
            <w:rtl/>
            <w:rPrChange w:id="3754" w:author="Lenovo" w:date="2026-09-24T08:14:00Z">
              <w:rPr>
                <w:rFonts w:ascii="Times New Roman" w:hAnsi="Times New Roman" w:cs="B Nazanin" w:hint="cs"/>
                <w:sz w:val="24"/>
                <w:szCs w:val="28"/>
                <w:rtl/>
              </w:rPr>
            </w:rPrChange>
          </w:rPr>
          <w:t xml:space="preserve"> 2000) نشان دادند که مصرف خوراکی آنتی‌ژن‌های نوترکیب بیان‌شده در گیاه سیب‌زمینی بدون نیاز به ادجوانت‌های سیستمیک، قادر به القای اختصاصی و قدرتمند </w:t>
        </w:r>
        <w:r w:rsidRPr="00D3252A">
          <w:rPr>
            <w:rFonts w:ascii="Times New Roman" w:hAnsi="Times New Roman" w:cs="B Nazanin" w:hint="cs"/>
            <w:sz w:val="24"/>
            <w:szCs w:val="28"/>
            <w:rPrChange w:id="3755" w:author="Lenovo" w:date="2026-09-24T08:14:00Z">
              <w:rPr>
                <w:rFonts w:ascii="Times New Roman" w:hAnsi="Times New Roman" w:cs="B Nazanin" w:hint="cs"/>
                <w:sz w:val="24"/>
                <w:szCs w:val="28"/>
              </w:rPr>
            </w:rPrChange>
          </w:rPr>
          <w:t>IgA</w:t>
        </w:r>
        <w:r w:rsidRPr="00D3252A">
          <w:rPr>
            <w:rFonts w:ascii="Times New Roman" w:hAnsi="Times New Roman" w:cs="B Nazanin" w:hint="cs"/>
            <w:sz w:val="24"/>
            <w:szCs w:val="28"/>
            <w:rtl/>
            <w:rPrChange w:id="3756" w:author="Lenovo" w:date="2026-09-24T08:14:00Z">
              <w:rPr>
                <w:rFonts w:ascii="Times New Roman" w:hAnsi="Times New Roman" w:cs="B Nazanin" w:hint="cs"/>
                <w:sz w:val="24"/>
                <w:szCs w:val="28"/>
                <w:rtl/>
              </w:rPr>
            </w:rPrChange>
          </w:rPr>
          <w:t xml:space="preserve"> مخاطی است. همچنین </w:t>
        </w:r>
        <w:r w:rsidRPr="00D3252A">
          <w:rPr>
            <w:rFonts w:ascii="Times New Roman" w:hAnsi="Times New Roman" w:cs="B Nazanin" w:hint="cs"/>
            <w:sz w:val="24"/>
            <w:szCs w:val="28"/>
            <w:rPrChange w:id="3757" w:author="Lenovo" w:date="2026-09-24T08:14:00Z">
              <w:rPr>
                <w:rFonts w:ascii="Times New Roman" w:hAnsi="Times New Roman" w:cs="B Nazanin" w:hint="cs"/>
                <w:sz w:val="24"/>
                <w:szCs w:val="28"/>
              </w:rPr>
            </w:rPrChange>
          </w:rPr>
          <w:t>Daniell</w:t>
        </w:r>
        <w:r w:rsidRPr="00D3252A">
          <w:rPr>
            <w:rFonts w:ascii="Times New Roman" w:hAnsi="Times New Roman" w:cs="B Nazanin" w:hint="cs"/>
            <w:sz w:val="24"/>
            <w:szCs w:val="28"/>
            <w:rtl/>
            <w:rPrChange w:id="3758" w:author="Lenovo" w:date="2026-09-24T08:14:00Z">
              <w:rPr>
                <w:rFonts w:ascii="Times New Roman" w:hAnsi="Times New Roman" w:cs="B Nazanin" w:hint="cs"/>
                <w:sz w:val="24"/>
                <w:szCs w:val="28"/>
                <w:rtl/>
              </w:rPr>
            </w:rPrChange>
          </w:rPr>
          <w:t xml:space="preserve"> و همکاران (2001) در مرور جامعی بر واکسن‌های گیاه‌پایه خاطرنشان ساختند که توانایی منحصربه‌فرد تحریک هم‌زمان ایمنی مخاطی و سیستمیک یکی از مزایای راهبردی این پلتفرم در قیاس با راهبردهای صرفاً تزریقی به شمار می‌رود.</w:t>
        </w:r>
      </w:ins>
    </w:p>
    <w:p w14:paraId="4FCC6D70" w14:textId="14D0F55C" w:rsidR="00D3252A" w:rsidRPr="00D3252A" w:rsidRDefault="00D3252A" w:rsidP="00C93E56">
      <w:pPr>
        <w:shd w:val="clear" w:color="auto" w:fill="FFFFFF"/>
        <w:spacing w:line="360" w:lineRule="auto"/>
        <w:jc w:val="both"/>
        <w:rPr>
          <w:ins w:id="3759" w:author="Lenovo" w:date="2026-09-24T08:14:00Z"/>
          <w:rFonts w:ascii="Times New Roman" w:hAnsi="Times New Roman" w:cs="B Nazanin" w:hint="cs"/>
          <w:sz w:val="24"/>
          <w:szCs w:val="28"/>
          <w:rtl/>
          <w:rPrChange w:id="3760" w:author="Lenovo" w:date="2026-09-24T08:14:00Z">
            <w:rPr>
              <w:ins w:id="3761" w:author="Lenovo" w:date="2026-09-24T08:14:00Z"/>
              <w:rFonts w:ascii="Times New Roman" w:hAnsi="Times New Roman" w:cs="B Nazanin" w:hint="cs"/>
              <w:sz w:val="24"/>
              <w:szCs w:val="28"/>
              <w:rtl/>
            </w:rPr>
          </w:rPrChange>
        </w:rPr>
        <w:pPrChange w:id="3762" w:author="Lenovo" w:date="2026-09-24T08:25:00Z">
          <w:pPr>
            <w:shd w:val="clear" w:color="auto" w:fill="FFFFFF"/>
            <w:spacing w:line="360" w:lineRule="auto"/>
            <w:jc w:val="both"/>
          </w:pPr>
        </w:pPrChange>
      </w:pPr>
      <w:ins w:id="3763" w:author="Lenovo" w:date="2026-09-24T08:14:00Z">
        <w:r w:rsidRPr="00D3252A">
          <w:rPr>
            <w:rFonts w:ascii="Times New Roman" w:hAnsi="Times New Roman" w:cs="B Nazanin" w:hint="cs"/>
            <w:sz w:val="24"/>
            <w:szCs w:val="28"/>
            <w:rtl/>
            <w:rPrChange w:id="3764" w:author="Lenovo" w:date="2026-09-24T08:14:00Z">
              <w:rPr>
                <w:rFonts w:ascii="Times New Roman" w:hAnsi="Times New Roman" w:cs="B Nazanin" w:hint="cs"/>
                <w:sz w:val="24"/>
                <w:szCs w:val="28"/>
                <w:rtl/>
              </w:rPr>
            </w:rPrChange>
          </w:rPr>
          <w:t xml:space="preserve">از منظر ایمنی سیستمیک علیه ویروس نیل غربی، سنجش تیتر </w:t>
        </w:r>
        <w:r w:rsidRPr="00D3252A">
          <w:rPr>
            <w:rFonts w:ascii="Times New Roman" w:hAnsi="Times New Roman" w:cs="B Nazanin" w:hint="cs"/>
            <w:sz w:val="24"/>
            <w:szCs w:val="28"/>
            <w:rPrChange w:id="3765" w:author="Lenovo" w:date="2026-09-24T08:14:00Z">
              <w:rPr>
                <w:rFonts w:ascii="Times New Roman" w:hAnsi="Times New Roman" w:cs="B Nazanin" w:hint="cs"/>
                <w:sz w:val="24"/>
                <w:szCs w:val="28"/>
              </w:rPr>
            </w:rPrChange>
          </w:rPr>
          <w:t>IgG</w:t>
        </w:r>
        <w:r w:rsidRPr="00D3252A">
          <w:rPr>
            <w:rFonts w:ascii="Times New Roman" w:hAnsi="Times New Roman" w:cs="B Nazanin" w:hint="cs"/>
            <w:sz w:val="24"/>
            <w:szCs w:val="28"/>
            <w:rtl/>
            <w:rPrChange w:id="3766" w:author="Lenovo" w:date="2026-09-24T08:14:00Z">
              <w:rPr>
                <w:rFonts w:ascii="Times New Roman" w:hAnsi="Times New Roman" w:cs="B Nazanin" w:hint="cs"/>
                <w:sz w:val="24"/>
                <w:szCs w:val="28"/>
                <w:rtl/>
              </w:rPr>
            </w:rPrChange>
          </w:rPr>
          <w:t xml:space="preserve"> سرمی حاوی یافته‌های حائز اهمیتی بود؛ روند صعودی و تدریجی </w:t>
        </w:r>
        <w:r w:rsidRPr="00D3252A">
          <w:rPr>
            <w:rFonts w:ascii="Times New Roman" w:hAnsi="Times New Roman" w:cs="B Nazanin" w:hint="cs"/>
            <w:sz w:val="24"/>
            <w:szCs w:val="28"/>
            <w:rPrChange w:id="3767" w:author="Lenovo" w:date="2026-09-24T08:14:00Z">
              <w:rPr>
                <w:rFonts w:ascii="Times New Roman" w:hAnsi="Times New Roman" w:cs="B Nazanin" w:hint="cs"/>
                <w:sz w:val="24"/>
                <w:szCs w:val="28"/>
              </w:rPr>
            </w:rPrChange>
          </w:rPr>
          <w:t>IgG</w:t>
        </w:r>
        <w:r w:rsidRPr="00D3252A">
          <w:rPr>
            <w:rFonts w:ascii="Times New Roman" w:hAnsi="Times New Roman" w:cs="B Nazanin" w:hint="cs"/>
            <w:sz w:val="24"/>
            <w:szCs w:val="28"/>
            <w:rtl/>
            <w:rPrChange w:id="3768" w:author="Lenovo" w:date="2026-09-24T08:14:00Z">
              <w:rPr>
                <w:rFonts w:ascii="Times New Roman" w:hAnsi="Times New Roman" w:cs="B Nazanin" w:hint="cs"/>
                <w:sz w:val="24"/>
                <w:szCs w:val="28"/>
                <w:rtl/>
              </w:rPr>
            </w:rPrChange>
          </w:rPr>
          <w:t xml:space="preserve"> سرمی در طول دوره تغذیه خوراکی، نشان‌دهنده مواجهه ایمونولوژیک پایدار و پیوسته سیستم ایمنی با آنتی‌ژن است. با این وجود، ثبت بالاترین تیتر سرمی </w:t>
        </w:r>
        <w:r w:rsidRPr="00D3252A">
          <w:rPr>
            <w:rFonts w:ascii="Times New Roman" w:hAnsi="Times New Roman" w:cs="B Nazanin" w:hint="cs"/>
            <w:sz w:val="24"/>
            <w:szCs w:val="28"/>
            <w:rPrChange w:id="3769" w:author="Lenovo" w:date="2026-09-24T08:14:00Z">
              <w:rPr>
                <w:rFonts w:ascii="Times New Roman" w:hAnsi="Times New Roman" w:cs="B Nazanin" w:hint="cs"/>
                <w:sz w:val="24"/>
                <w:szCs w:val="28"/>
              </w:rPr>
            </w:rPrChange>
          </w:rPr>
          <w:t>IgG</w:t>
        </w:r>
        <w:r w:rsidRPr="00D3252A">
          <w:rPr>
            <w:rFonts w:ascii="Times New Roman" w:hAnsi="Times New Roman" w:cs="B Nazanin" w:hint="cs"/>
            <w:sz w:val="24"/>
            <w:szCs w:val="28"/>
            <w:rtl/>
            <w:rPrChange w:id="3770" w:author="Lenovo" w:date="2026-09-24T08:14:00Z">
              <w:rPr>
                <w:rFonts w:ascii="Times New Roman" w:hAnsi="Times New Roman" w:cs="B Nazanin" w:hint="cs"/>
                <w:sz w:val="24"/>
                <w:szCs w:val="28"/>
                <w:rtl/>
              </w:rPr>
            </w:rPrChange>
          </w:rPr>
          <w:t xml:space="preserve"> در گروه «خوراکی</w:t>
        </w:r>
        <w:r w:rsidRPr="00D3252A">
          <w:rPr>
            <w:rFonts w:ascii="Times New Roman" w:hAnsi="Times New Roman" w:cs="Times New Roman" w:hint="cs"/>
            <w:sz w:val="24"/>
            <w:szCs w:val="28"/>
            <w:rtl/>
            <w:rPrChange w:id="3771" w:author="Lenovo" w:date="2026-09-24T08:14:00Z">
              <w:rPr>
                <w:rFonts w:ascii="Times New Roman" w:hAnsi="Times New Roman" w:cs="Times New Roman" w:hint="cs"/>
                <w:b/>
                <w:bCs/>
                <w:sz w:val="24"/>
                <w:szCs w:val="28"/>
                <w:rtl/>
              </w:rPr>
            </w:rPrChange>
          </w:rPr>
          <w:t>–</w:t>
        </w:r>
        <w:r w:rsidRPr="00D3252A">
          <w:rPr>
            <w:rFonts w:ascii="Times New Roman" w:hAnsi="Times New Roman" w:cs="B Nazanin" w:hint="cs"/>
            <w:sz w:val="24"/>
            <w:szCs w:val="28"/>
            <w:rtl/>
            <w:rPrChange w:id="3772" w:author="Lenovo" w:date="2026-09-24T08:14:00Z">
              <w:rPr>
                <w:rFonts w:ascii="Times New Roman" w:hAnsi="Times New Roman" w:cs="B Nazanin" w:hint="cs"/>
                <w:b/>
                <w:bCs/>
                <w:sz w:val="24"/>
                <w:szCs w:val="28"/>
                <w:rtl/>
              </w:rPr>
            </w:rPrChange>
          </w:rPr>
          <w:t>تزریقی» در مقایسه با گروه منحصراً خوراکی، گویای آن است که تزریق انتهایی آنتی‌ژن کایمری عملکردی فوق‌العاده در قالب دوز یادآور</w:t>
        </w:r>
      </w:ins>
      <w:ins w:id="3773" w:author="Lenovo" w:date="2026-09-24T08:24:00Z">
        <w:r w:rsidR="00C93E56">
          <w:rPr>
            <w:rStyle w:val="FootnoteReference"/>
            <w:rFonts w:ascii="Times New Roman" w:hAnsi="Times New Roman" w:cs="B Nazanin"/>
            <w:sz w:val="24"/>
            <w:szCs w:val="28"/>
            <w:rtl/>
          </w:rPr>
          <w:footnoteReference w:id="15"/>
        </w:r>
        <w:r w:rsidR="00C93E56">
          <w:rPr>
            <w:rFonts w:ascii="Times New Roman" w:hAnsi="Times New Roman" w:cs="B Nazanin" w:hint="cs"/>
            <w:sz w:val="24"/>
            <w:szCs w:val="28"/>
            <w:rtl/>
          </w:rPr>
          <w:t xml:space="preserve"> </w:t>
        </w:r>
      </w:ins>
      <w:ins w:id="3777" w:author="Lenovo" w:date="2026-09-24T08:14:00Z">
        <w:r w:rsidRPr="00D3252A">
          <w:rPr>
            <w:rFonts w:ascii="Times New Roman" w:hAnsi="Times New Roman" w:cs="B Nazanin" w:hint="cs"/>
            <w:sz w:val="24"/>
            <w:szCs w:val="28"/>
            <w:rtl/>
            <w:rPrChange w:id="3778" w:author="Lenovo" w:date="2026-09-24T08:14:00Z">
              <w:rPr>
                <w:rFonts w:ascii="Times New Roman" w:hAnsi="Times New Roman" w:cs="B Nazanin" w:hint="cs"/>
                <w:sz w:val="24"/>
                <w:szCs w:val="28"/>
                <w:rtl/>
              </w:rPr>
            </w:rPrChange>
          </w:rPr>
          <w:t xml:space="preserve">ایفا کرده است. این رفتار پاسخی هم‌پوشانی کاملی با راهبرد بنیادین </w:t>
        </w:r>
        <w:r w:rsidRPr="00D3252A">
          <w:rPr>
            <w:rFonts w:ascii="Times New Roman" w:hAnsi="Times New Roman" w:cs="B Nazanin" w:hint="cs"/>
            <w:sz w:val="24"/>
            <w:szCs w:val="28"/>
            <w:rPrChange w:id="3779" w:author="Lenovo" w:date="2026-09-24T08:14:00Z">
              <w:rPr>
                <w:rFonts w:ascii="Times New Roman" w:hAnsi="Times New Roman" w:cs="B Nazanin" w:hint="cs"/>
                <w:b/>
                <w:bCs/>
                <w:sz w:val="24"/>
                <w:szCs w:val="28"/>
              </w:rPr>
            </w:rPrChange>
          </w:rPr>
          <w:t>Prime–Boost</w:t>
        </w:r>
        <w:r w:rsidRPr="00D3252A">
          <w:rPr>
            <w:rFonts w:ascii="Times New Roman" w:hAnsi="Times New Roman" w:cs="B Nazanin" w:hint="cs"/>
            <w:sz w:val="24"/>
            <w:szCs w:val="28"/>
            <w:rtl/>
            <w:rPrChange w:id="3780" w:author="Lenovo" w:date="2026-09-24T08:14:00Z">
              <w:rPr>
                <w:rFonts w:ascii="Times New Roman" w:hAnsi="Times New Roman" w:cs="B Nazanin" w:hint="cs"/>
                <w:b/>
                <w:bCs/>
                <w:sz w:val="24"/>
                <w:szCs w:val="28"/>
                <w:rtl/>
              </w:rPr>
            </w:rPrChange>
          </w:rPr>
          <w:t xml:space="preserve"> هترولوگ دارد؛ چنان‌که </w:t>
        </w:r>
        <w:r w:rsidRPr="00D3252A">
          <w:rPr>
            <w:rFonts w:ascii="Times New Roman" w:hAnsi="Times New Roman" w:cs="B Nazanin" w:hint="cs"/>
            <w:sz w:val="24"/>
            <w:szCs w:val="28"/>
            <w:rPrChange w:id="3781" w:author="Lenovo" w:date="2026-09-24T08:14:00Z">
              <w:rPr>
                <w:rFonts w:ascii="Times New Roman" w:hAnsi="Times New Roman" w:cs="B Nazanin" w:hint="cs"/>
                <w:sz w:val="24"/>
                <w:szCs w:val="28"/>
              </w:rPr>
            </w:rPrChange>
          </w:rPr>
          <w:t>Streatfield</w:t>
        </w:r>
        <w:r w:rsidRPr="00D3252A">
          <w:rPr>
            <w:rFonts w:ascii="Times New Roman" w:hAnsi="Times New Roman" w:cs="B Nazanin" w:hint="cs"/>
            <w:sz w:val="24"/>
            <w:szCs w:val="28"/>
            <w:rtl/>
            <w:rPrChange w:id="3782" w:author="Lenovo" w:date="2026-09-24T08:14:00Z">
              <w:rPr>
                <w:rFonts w:ascii="Times New Roman" w:hAnsi="Times New Roman" w:cs="B Nazanin" w:hint="cs"/>
                <w:sz w:val="24"/>
                <w:szCs w:val="28"/>
                <w:rtl/>
              </w:rPr>
            </w:rPrChange>
          </w:rPr>
          <w:t xml:space="preserve"> و همکاران (2001</w:t>
        </w:r>
      </w:ins>
      <w:ins w:id="3783" w:author="Lenovo" w:date="2026-09-24T08:24:00Z">
        <w:r w:rsidR="00C93E56">
          <w:rPr>
            <w:rFonts w:ascii="Times New Roman" w:hAnsi="Times New Roman" w:cs="B Nazanin" w:hint="cs"/>
            <w:sz w:val="24"/>
            <w:szCs w:val="28"/>
            <w:rtl/>
          </w:rPr>
          <w:t xml:space="preserve"> و</w:t>
        </w:r>
      </w:ins>
      <w:ins w:id="3784" w:author="Lenovo" w:date="2026-09-24T08:14:00Z">
        <w:r w:rsidRPr="00D3252A">
          <w:rPr>
            <w:rFonts w:ascii="Times New Roman" w:hAnsi="Times New Roman" w:cs="B Nazanin" w:hint="cs"/>
            <w:sz w:val="24"/>
            <w:szCs w:val="28"/>
            <w:rtl/>
            <w:rPrChange w:id="3785" w:author="Lenovo" w:date="2026-09-24T08:14:00Z">
              <w:rPr>
                <w:rFonts w:ascii="Times New Roman" w:hAnsi="Times New Roman" w:cs="B Nazanin" w:hint="cs"/>
                <w:sz w:val="24"/>
                <w:szCs w:val="28"/>
                <w:rtl/>
              </w:rPr>
            </w:rPrChange>
          </w:rPr>
          <w:t xml:space="preserve"> 2003) در مطالعات واکسن‌های خوراکی بر پایه ذرت تراریخت گزارش کردند، ایمن‌سازی اولیه (</w:t>
        </w:r>
        <w:r w:rsidRPr="00D3252A">
          <w:rPr>
            <w:rFonts w:ascii="Times New Roman" w:hAnsi="Times New Roman" w:cs="B Nazanin" w:hint="cs"/>
            <w:sz w:val="24"/>
            <w:szCs w:val="28"/>
            <w:rPrChange w:id="3786" w:author="Lenovo" w:date="2026-09-24T08:14:00Z">
              <w:rPr>
                <w:rFonts w:ascii="Times New Roman" w:hAnsi="Times New Roman" w:cs="B Nazanin" w:hint="cs"/>
                <w:sz w:val="24"/>
                <w:szCs w:val="28"/>
              </w:rPr>
            </w:rPrChange>
          </w:rPr>
          <w:t>Prime</w:t>
        </w:r>
        <w:r w:rsidRPr="00D3252A">
          <w:rPr>
            <w:rFonts w:ascii="Times New Roman" w:hAnsi="Times New Roman" w:cs="B Nazanin" w:hint="cs"/>
            <w:sz w:val="24"/>
            <w:szCs w:val="28"/>
            <w:rtl/>
            <w:rPrChange w:id="3787" w:author="Lenovo" w:date="2026-09-24T08:14:00Z">
              <w:rPr>
                <w:rFonts w:ascii="Times New Roman" w:hAnsi="Times New Roman" w:cs="B Nazanin" w:hint="cs"/>
                <w:sz w:val="24"/>
                <w:szCs w:val="28"/>
                <w:rtl/>
              </w:rPr>
            </w:rPrChange>
          </w:rPr>
          <w:t xml:space="preserve">) از مسیر موکوزال، در صورتی که با یک دوز یادآور سیستمیک دنبال شود، نه تنها از پدیده تحمل ایمنی گوارشی جلوگیری می‌کند، بلکه سطح </w:t>
        </w:r>
        <w:r w:rsidRPr="00D3252A">
          <w:rPr>
            <w:rFonts w:ascii="Times New Roman" w:hAnsi="Times New Roman" w:cs="B Nazanin" w:hint="cs"/>
            <w:sz w:val="24"/>
            <w:szCs w:val="28"/>
            <w:rPrChange w:id="3788" w:author="Lenovo" w:date="2026-09-24T08:14:00Z">
              <w:rPr>
                <w:rFonts w:ascii="Times New Roman" w:hAnsi="Times New Roman" w:cs="B Nazanin" w:hint="cs"/>
                <w:sz w:val="24"/>
                <w:szCs w:val="28"/>
              </w:rPr>
            </w:rPrChange>
          </w:rPr>
          <w:t>IgG</w:t>
        </w:r>
        <w:r w:rsidRPr="00D3252A">
          <w:rPr>
            <w:rFonts w:ascii="Times New Roman" w:hAnsi="Times New Roman" w:cs="B Nazanin" w:hint="cs"/>
            <w:sz w:val="24"/>
            <w:szCs w:val="28"/>
            <w:rtl/>
            <w:rPrChange w:id="3789" w:author="Lenovo" w:date="2026-09-24T08:14:00Z">
              <w:rPr>
                <w:rFonts w:ascii="Times New Roman" w:hAnsi="Times New Roman" w:cs="B Nazanin" w:hint="cs"/>
                <w:sz w:val="24"/>
                <w:szCs w:val="28"/>
                <w:rtl/>
              </w:rPr>
            </w:rPrChange>
          </w:rPr>
          <w:t xml:space="preserve"> سرمی، افینیتی پادتن‌ها و دوام حافظه ایمونولوژیک را به طرز چشمگیری ارتقا می‌بخشد.</w:t>
        </w:r>
      </w:ins>
    </w:p>
    <w:p w14:paraId="72580A2A" w14:textId="4543E703" w:rsidR="00D3252A" w:rsidRPr="00D3252A" w:rsidRDefault="00C93E56" w:rsidP="00C93E56">
      <w:pPr>
        <w:shd w:val="clear" w:color="auto" w:fill="FFFFFF"/>
        <w:spacing w:line="360" w:lineRule="auto"/>
        <w:jc w:val="both"/>
        <w:rPr>
          <w:ins w:id="3790" w:author="Lenovo" w:date="2026-09-24T07:34:00Z"/>
          <w:rFonts w:ascii="Times New Roman" w:hAnsi="Times New Roman" w:cs="B Nazanin" w:hint="cs"/>
          <w:sz w:val="24"/>
          <w:szCs w:val="28"/>
          <w:rtl/>
          <w:rPrChange w:id="3791" w:author="Lenovo" w:date="2026-09-24T08:14:00Z">
            <w:rPr>
              <w:ins w:id="3792" w:author="Lenovo" w:date="2026-09-24T07:34:00Z"/>
              <w:rFonts w:ascii="Times New Roman" w:hAnsi="Times New Roman" w:cs="B Nazanin" w:hint="cs"/>
              <w:sz w:val="24"/>
              <w:szCs w:val="28"/>
              <w:rtl/>
            </w:rPr>
          </w:rPrChange>
        </w:rPr>
        <w:pPrChange w:id="3793" w:author="Lenovo" w:date="2026-09-24T07:39:00Z">
          <w:pPr>
            <w:shd w:val="clear" w:color="auto" w:fill="FFFFFF"/>
            <w:spacing w:line="360" w:lineRule="auto"/>
            <w:jc w:val="both"/>
          </w:pPr>
        </w:pPrChange>
      </w:pPr>
      <w:ins w:id="3794" w:author="Lenovo" w:date="2026-09-24T08:28:00Z">
        <w:r w:rsidRPr="00C93E56">
          <w:rPr>
            <w:rFonts w:ascii="Times New Roman" w:hAnsi="Times New Roman" w:cs="B Nazanin"/>
            <w:sz w:val="24"/>
            <w:szCs w:val="28"/>
            <w:rtl/>
          </w:rPr>
          <w:t>در چارچوب بیماری‌زایی عفونت ویروس نیل غربی، استفاده از یک راهبرد ایمن‌سازی ترکیبی خوراکی</w:t>
        </w:r>
        <w:r w:rsidRPr="00C93E56">
          <w:rPr>
            <w:rFonts w:ascii="Sakkal Majalla" w:hAnsi="Sakkal Majalla" w:cs="Sakkal Majalla" w:hint="cs"/>
            <w:sz w:val="24"/>
            <w:szCs w:val="28"/>
            <w:rtl/>
          </w:rPr>
          <w:t>–</w:t>
        </w:r>
        <w:r w:rsidRPr="00C93E56">
          <w:rPr>
            <w:rFonts w:ascii="Times New Roman" w:hAnsi="Times New Roman" w:cs="B Nazanin" w:hint="cs"/>
            <w:sz w:val="24"/>
            <w:szCs w:val="28"/>
            <w:rtl/>
          </w:rPr>
          <w:t>تزریقی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می‌تواند</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از</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منظر</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بررسی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پاسخ‌های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ایمنی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ایجادشده</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از</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مسیرهای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متفاوت</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مورد</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توجه</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قرار</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گیرد</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در</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این</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رویکرد،</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lastRenderedPageBreak/>
          <w:t>تجویز</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خوراکی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آنتی‌ژن</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کایمری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تولیدشده</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در</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عدسک</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آبی</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می‌تواند</w:t>
        </w:r>
        <w:r w:rsidRPr="00C93E56">
          <w:rPr>
            <w:rFonts w:ascii="Times New Roman" w:hAnsi="Times New Roman" w:cs="B Nazanin"/>
            <w:sz w:val="24"/>
            <w:szCs w:val="28"/>
            <w:rtl/>
          </w:rPr>
          <w:t xml:space="preserve"> </w:t>
        </w:r>
        <w:r w:rsidRPr="00C93E56">
          <w:rPr>
            <w:rFonts w:ascii="Times New Roman" w:hAnsi="Times New Roman" w:cs="B Nazanin" w:hint="cs"/>
            <w:sz w:val="24"/>
            <w:szCs w:val="28"/>
            <w:rtl/>
          </w:rPr>
          <w:t>ب</w:t>
        </w:r>
        <w:r w:rsidRPr="00C93E56">
          <w:rPr>
            <w:rFonts w:ascii="Times New Roman" w:hAnsi="Times New Roman" w:cs="B Nazanin"/>
            <w:sz w:val="24"/>
            <w:szCs w:val="28"/>
            <w:rtl/>
          </w:rPr>
          <w:t>ه‌عنوان مرحله نخست ایمن‌سازی</w:t>
        </w:r>
        <w:r w:rsidRPr="00C93E56">
          <w:rPr>
            <w:rFonts w:ascii="Times New Roman" w:hAnsi="Times New Roman" w:cs="B Nazanin"/>
            <w:sz w:val="24"/>
            <w:szCs w:val="28"/>
          </w:rPr>
          <w:t xml:space="preserve"> (Prime) </w:t>
        </w:r>
        <w:r w:rsidRPr="00C93E56">
          <w:rPr>
            <w:rFonts w:ascii="Times New Roman" w:hAnsi="Times New Roman" w:cs="B Nazanin"/>
            <w:sz w:val="24"/>
            <w:szCs w:val="28"/>
            <w:rtl/>
          </w:rPr>
          <w:t>در نظر گرفته شود و امکان تحریک اولیه سیستم ایمنی در مواجهه با آنتی‌ژن را فراهم کند. به دنبال آن، تجویز تزریقی آنتی‌ژن می‌تواند به‌عنوان مرحله تقویتی</w:t>
        </w:r>
        <w:r w:rsidRPr="00C93E56">
          <w:rPr>
            <w:rFonts w:ascii="Times New Roman" w:hAnsi="Times New Roman" w:cs="B Nazanin"/>
            <w:sz w:val="24"/>
            <w:szCs w:val="28"/>
          </w:rPr>
          <w:t xml:space="preserve"> (Boost) </w:t>
        </w:r>
        <w:r w:rsidRPr="00C93E56">
          <w:rPr>
            <w:rFonts w:ascii="Times New Roman" w:hAnsi="Times New Roman" w:cs="B Nazanin"/>
            <w:sz w:val="24"/>
            <w:szCs w:val="28"/>
            <w:rtl/>
          </w:rPr>
          <w:t>موجب افزایش و تقویت پاسخ ایمنی ایجادشده در مرحله نخست شود. از این منظر، ترکیب دو مسیر تجویز این امکان را فراهم می‌کند که پاسخ حاصل از مواجهه اولیه با آنتی‌ژن گیاهی با یک تحریک سیستمیک تقویتی دنبال شود و در نتیجه، ظرفیت این راهبرد در ایجاد پاسخ هومورال اختصاصی مورد ارزیابی قرار گیرد. با این حال، تعیین اینکه چنین الگویی در نهایت می‌تواند به ایجاد حفاظت در برابر عفونت ویروس نیل غربی منجر شود، نیازمند بررسی‌های تکمیلی، از جمله ارزیابی پاسخ‌های خنثی‌کننده و آزمون‌های چالش ویروسی است</w:t>
        </w:r>
        <w:r w:rsidRPr="00C93E56">
          <w:rPr>
            <w:rFonts w:ascii="Times New Roman" w:hAnsi="Times New Roman" w:cs="B Nazanin"/>
            <w:sz w:val="24"/>
            <w:szCs w:val="28"/>
          </w:rPr>
          <w:t>.</w:t>
        </w:r>
      </w:ins>
    </w:p>
    <w:p w14:paraId="5F7ED18E" w14:textId="54B07AF1" w:rsidR="001F056E" w:rsidRPr="00AA3FB8" w:rsidDel="006D332E" w:rsidRDefault="001F056E" w:rsidP="006D332E">
      <w:pPr>
        <w:shd w:val="clear" w:color="auto" w:fill="FFFFFF"/>
        <w:spacing w:line="360" w:lineRule="auto"/>
        <w:jc w:val="both"/>
        <w:rPr>
          <w:del w:id="3795" w:author="Lenovo" w:date="2026-09-24T06:32:00Z"/>
          <w:rFonts w:ascii="Segoe UI" w:hAnsi="Segoe UI" w:cs="B Nazanin"/>
          <w:color w:val="212121"/>
          <w:sz w:val="28"/>
          <w:szCs w:val="28"/>
          <w:highlight w:val="yellow"/>
          <w:u w:val="single"/>
          <w:rtl/>
          <w:rPrChange w:id="3796" w:author="Lenovo" w:date="2026-09-24T08:55:00Z">
            <w:rPr>
              <w:del w:id="3797" w:author="Lenovo" w:date="2026-09-24T06:32:00Z"/>
              <w:rFonts w:ascii="Segoe UI" w:hAnsi="Segoe UI" w:cs="B Nazanin"/>
              <w:color w:val="212121"/>
              <w:sz w:val="28"/>
              <w:szCs w:val="28"/>
              <w:rtl/>
            </w:rPr>
          </w:rPrChange>
        </w:rPr>
      </w:pPr>
      <w:bookmarkStart w:id="3798" w:name="_GoBack"/>
      <w:del w:id="3799" w:author="Lenovo" w:date="2026-09-24T06:32:00Z">
        <w:r w:rsidRPr="00AA3FB8" w:rsidDel="006D332E">
          <w:rPr>
            <w:rFonts w:ascii="Times New Roman" w:hAnsi="Times New Roman" w:cs="B Nazanin" w:hint="cs"/>
            <w:sz w:val="24"/>
            <w:szCs w:val="28"/>
            <w:highlight w:val="yellow"/>
            <w:u w:val="single"/>
            <w:rtl/>
            <w:rPrChange w:id="3800" w:author="Lenovo" w:date="2026-09-24T08:55:00Z">
              <w:rPr>
                <w:rFonts w:ascii="Times New Roman" w:hAnsi="Times New Roman" w:cs="B Nazanin" w:hint="cs"/>
                <w:sz w:val="24"/>
                <w:szCs w:val="28"/>
                <w:rtl/>
              </w:rPr>
            </w:rPrChange>
          </w:rPr>
          <w:delText>نتایج</w:delText>
        </w:r>
        <w:r w:rsidRPr="00AA3FB8" w:rsidDel="006D332E">
          <w:rPr>
            <w:rFonts w:ascii="Times New Roman" w:hAnsi="Times New Roman" w:cs="B Nazanin"/>
            <w:sz w:val="24"/>
            <w:szCs w:val="28"/>
            <w:highlight w:val="yellow"/>
            <w:u w:val="single"/>
            <w:rtl/>
            <w:rPrChange w:id="380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02" w:author="Lenovo" w:date="2026-09-24T08:55:00Z">
              <w:rPr>
                <w:rFonts w:ascii="Times New Roman" w:hAnsi="Times New Roman" w:cs="B Nazanin" w:hint="cs"/>
                <w:sz w:val="24"/>
                <w:szCs w:val="28"/>
                <w:rtl/>
              </w:rPr>
            </w:rPrChange>
          </w:rPr>
          <w:delText>وسترن</w:delText>
        </w:r>
        <w:r w:rsidRPr="00AA3FB8" w:rsidDel="006D332E">
          <w:rPr>
            <w:rFonts w:ascii="Times New Roman" w:hAnsi="Times New Roman" w:cs="B Nazanin"/>
            <w:sz w:val="24"/>
            <w:szCs w:val="28"/>
            <w:highlight w:val="yellow"/>
            <w:u w:val="single"/>
            <w:rtl/>
            <w:rPrChange w:id="3803"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04" w:author="Lenovo" w:date="2026-09-24T08:55:00Z">
              <w:rPr>
                <w:rFonts w:ascii="Times New Roman" w:hAnsi="Times New Roman" w:cs="B Nazanin" w:hint="cs"/>
                <w:sz w:val="24"/>
                <w:szCs w:val="28"/>
                <w:rtl/>
              </w:rPr>
            </w:rPrChange>
          </w:rPr>
          <w:delText>بلاتینگ</w:delText>
        </w:r>
        <w:r w:rsidRPr="00AA3FB8" w:rsidDel="006D332E">
          <w:rPr>
            <w:rFonts w:ascii="Times New Roman" w:hAnsi="Times New Roman" w:cs="B Nazanin"/>
            <w:sz w:val="24"/>
            <w:szCs w:val="28"/>
            <w:highlight w:val="yellow"/>
            <w:u w:val="single"/>
            <w:rtl/>
            <w:rPrChange w:id="380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06" w:author="Lenovo" w:date="2026-09-24T08:55:00Z">
              <w:rPr>
                <w:rFonts w:ascii="Times New Roman" w:hAnsi="Times New Roman" w:cs="B Nazanin" w:hint="cs"/>
                <w:sz w:val="24"/>
                <w:szCs w:val="28"/>
                <w:rtl/>
              </w:rPr>
            </w:rPrChange>
          </w:rPr>
          <w:delText>گیاهان</w:delText>
        </w:r>
        <w:r w:rsidRPr="00AA3FB8" w:rsidDel="006D332E">
          <w:rPr>
            <w:rFonts w:ascii="Times New Roman" w:hAnsi="Times New Roman" w:cs="B Nazanin"/>
            <w:sz w:val="24"/>
            <w:szCs w:val="28"/>
            <w:highlight w:val="yellow"/>
            <w:u w:val="single"/>
            <w:rtl/>
            <w:rPrChange w:id="380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08" w:author="Lenovo" w:date="2026-09-24T08:55:00Z">
              <w:rPr>
                <w:rFonts w:ascii="Times New Roman" w:hAnsi="Times New Roman" w:cs="B Nazanin" w:hint="cs"/>
                <w:sz w:val="24"/>
                <w:szCs w:val="28"/>
                <w:rtl/>
              </w:rPr>
            </w:rPrChange>
          </w:rPr>
          <w:delText>تراریخت</w:delText>
        </w:r>
        <w:r w:rsidRPr="00AA3FB8" w:rsidDel="006D332E">
          <w:rPr>
            <w:rFonts w:ascii="Times New Roman" w:hAnsi="Times New Roman" w:cs="B Nazanin"/>
            <w:sz w:val="24"/>
            <w:szCs w:val="28"/>
            <w:highlight w:val="yellow"/>
            <w:u w:val="single"/>
            <w:rtl/>
            <w:rPrChange w:id="380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10" w:author="Lenovo" w:date="2026-09-24T08:55:00Z">
              <w:rPr>
                <w:rFonts w:ascii="Times New Roman" w:hAnsi="Times New Roman" w:cs="B Nazanin" w:hint="cs"/>
                <w:sz w:val="24"/>
                <w:szCs w:val="28"/>
                <w:rtl/>
              </w:rPr>
            </w:rPrChange>
          </w:rPr>
          <w:delText>حاکی</w:delText>
        </w:r>
        <w:r w:rsidRPr="00AA3FB8" w:rsidDel="006D332E">
          <w:rPr>
            <w:rFonts w:ascii="Times New Roman" w:hAnsi="Times New Roman" w:cs="B Nazanin"/>
            <w:sz w:val="24"/>
            <w:szCs w:val="28"/>
            <w:highlight w:val="yellow"/>
            <w:u w:val="single"/>
            <w:rtl/>
            <w:rPrChange w:id="381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12" w:author="Lenovo" w:date="2026-09-24T08:55:00Z">
              <w:rPr>
                <w:rFonts w:ascii="Times New Roman" w:hAnsi="Times New Roman" w:cs="B Nazanin" w:hint="cs"/>
                <w:sz w:val="24"/>
                <w:szCs w:val="28"/>
                <w:rtl/>
              </w:rPr>
            </w:rPrChange>
          </w:rPr>
          <w:delText>از</w:delText>
        </w:r>
        <w:r w:rsidRPr="00AA3FB8" w:rsidDel="006D332E">
          <w:rPr>
            <w:rFonts w:ascii="Times New Roman" w:hAnsi="Times New Roman" w:cs="B Nazanin"/>
            <w:sz w:val="24"/>
            <w:szCs w:val="28"/>
            <w:highlight w:val="yellow"/>
            <w:u w:val="single"/>
            <w:rtl/>
            <w:rPrChange w:id="3813"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14" w:author="Lenovo" w:date="2026-09-24T08:55:00Z">
              <w:rPr>
                <w:rFonts w:ascii="Times New Roman" w:hAnsi="Times New Roman" w:cs="B Nazanin" w:hint="cs"/>
                <w:sz w:val="24"/>
                <w:szCs w:val="28"/>
                <w:rtl/>
              </w:rPr>
            </w:rPrChange>
          </w:rPr>
          <w:delText>بیان</w:delText>
        </w:r>
        <w:r w:rsidRPr="00AA3FB8" w:rsidDel="006D332E">
          <w:rPr>
            <w:rFonts w:ascii="Times New Roman" w:hAnsi="Times New Roman" w:cs="B Nazanin"/>
            <w:sz w:val="24"/>
            <w:szCs w:val="28"/>
            <w:highlight w:val="yellow"/>
            <w:u w:val="single"/>
            <w:rtl/>
            <w:rPrChange w:id="381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16" w:author="Lenovo" w:date="2026-09-24T08:55:00Z">
              <w:rPr>
                <w:rFonts w:ascii="Times New Roman" w:hAnsi="Times New Roman" w:cs="B Nazanin" w:hint="cs"/>
                <w:sz w:val="24"/>
                <w:szCs w:val="28"/>
                <w:rtl/>
              </w:rPr>
            </w:rPrChange>
          </w:rPr>
          <w:delText>پروتئین</w:delText>
        </w:r>
        <w:r w:rsidRPr="00AA3FB8" w:rsidDel="006D332E">
          <w:rPr>
            <w:rFonts w:ascii="Times New Roman" w:hAnsi="Times New Roman" w:cs="B Nazanin"/>
            <w:sz w:val="24"/>
            <w:szCs w:val="28"/>
            <w:highlight w:val="yellow"/>
            <w:u w:val="single"/>
            <w:rtl/>
            <w:rPrChange w:id="381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18" w:author="Lenovo" w:date="2026-09-24T08:55:00Z">
              <w:rPr>
                <w:rFonts w:ascii="Times New Roman" w:hAnsi="Times New Roman" w:cs="B Nazanin" w:hint="cs"/>
                <w:sz w:val="24"/>
                <w:szCs w:val="28"/>
                <w:rtl/>
              </w:rPr>
            </w:rPrChange>
          </w:rPr>
          <w:delText>نوترکیب</w:delText>
        </w:r>
        <w:r w:rsidRPr="00AA3FB8" w:rsidDel="006D332E">
          <w:rPr>
            <w:rFonts w:ascii="Times New Roman" w:hAnsi="Times New Roman" w:cs="B Nazanin"/>
            <w:sz w:val="24"/>
            <w:szCs w:val="28"/>
            <w:highlight w:val="yellow"/>
            <w:u w:val="single"/>
            <w:rtl/>
            <w:rPrChange w:id="381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20" w:author="Lenovo" w:date="2026-09-24T08:55:00Z">
              <w:rPr>
                <w:rFonts w:ascii="Times New Roman" w:hAnsi="Times New Roman" w:cs="B Nazanin" w:hint="cs"/>
                <w:sz w:val="24"/>
                <w:szCs w:val="28"/>
                <w:rtl/>
              </w:rPr>
            </w:rPrChange>
          </w:rPr>
          <w:delText>با</w:delText>
        </w:r>
        <w:r w:rsidRPr="00AA3FB8" w:rsidDel="006D332E">
          <w:rPr>
            <w:rFonts w:ascii="Times New Roman" w:hAnsi="Times New Roman" w:cs="B Nazanin"/>
            <w:sz w:val="24"/>
            <w:szCs w:val="28"/>
            <w:highlight w:val="yellow"/>
            <w:u w:val="single"/>
            <w:rtl/>
            <w:rPrChange w:id="382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22" w:author="Lenovo" w:date="2026-09-24T08:55:00Z">
              <w:rPr>
                <w:rFonts w:ascii="Times New Roman" w:hAnsi="Times New Roman" w:cs="B Nazanin" w:hint="cs"/>
                <w:sz w:val="24"/>
                <w:szCs w:val="28"/>
                <w:rtl/>
              </w:rPr>
            </w:rPrChange>
          </w:rPr>
          <w:delText>وزن</w:delText>
        </w:r>
        <w:r w:rsidRPr="00AA3FB8" w:rsidDel="006D332E">
          <w:rPr>
            <w:rFonts w:ascii="Times New Roman" w:hAnsi="Times New Roman" w:cs="B Nazanin"/>
            <w:sz w:val="24"/>
            <w:szCs w:val="28"/>
            <w:highlight w:val="yellow"/>
            <w:u w:val="single"/>
            <w:rtl/>
            <w:rPrChange w:id="3823"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24" w:author="Lenovo" w:date="2026-09-24T08:55:00Z">
              <w:rPr>
                <w:rFonts w:ascii="Times New Roman" w:hAnsi="Times New Roman" w:cs="B Nazanin" w:hint="cs"/>
                <w:sz w:val="24"/>
                <w:szCs w:val="28"/>
                <w:rtl/>
              </w:rPr>
            </w:rPrChange>
          </w:rPr>
          <w:delText>مولکولی</w:delText>
        </w:r>
        <w:r w:rsidRPr="00AA3FB8" w:rsidDel="006D332E">
          <w:rPr>
            <w:rFonts w:ascii="Times New Roman" w:hAnsi="Times New Roman" w:cs="B Nazanin"/>
            <w:sz w:val="24"/>
            <w:szCs w:val="28"/>
            <w:highlight w:val="yellow"/>
            <w:u w:val="single"/>
            <w:rtl/>
            <w:rPrChange w:id="382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26" w:author="Lenovo" w:date="2026-09-24T08:55:00Z">
              <w:rPr>
                <w:rFonts w:ascii="Times New Roman" w:hAnsi="Times New Roman" w:cs="B Nazanin" w:hint="cs"/>
                <w:sz w:val="24"/>
                <w:szCs w:val="28"/>
                <w:rtl/>
              </w:rPr>
            </w:rPrChange>
          </w:rPr>
          <w:delText>اندکی</w:delText>
        </w:r>
        <w:r w:rsidRPr="00AA3FB8" w:rsidDel="006D332E">
          <w:rPr>
            <w:rFonts w:ascii="Times New Roman" w:hAnsi="Times New Roman" w:cs="B Nazanin"/>
            <w:sz w:val="24"/>
            <w:szCs w:val="28"/>
            <w:highlight w:val="yellow"/>
            <w:u w:val="single"/>
            <w:rtl/>
            <w:rPrChange w:id="382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28" w:author="Lenovo" w:date="2026-09-24T08:55:00Z">
              <w:rPr>
                <w:rFonts w:ascii="Times New Roman" w:hAnsi="Times New Roman" w:cs="B Nazanin" w:hint="cs"/>
                <w:sz w:val="24"/>
                <w:szCs w:val="28"/>
                <w:rtl/>
              </w:rPr>
            </w:rPrChange>
          </w:rPr>
          <w:delText>بالاتر</w:delText>
        </w:r>
        <w:r w:rsidRPr="00AA3FB8" w:rsidDel="006D332E">
          <w:rPr>
            <w:rFonts w:ascii="Times New Roman" w:hAnsi="Times New Roman" w:cs="B Nazanin"/>
            <w:sz w:val="24"/>
            <w:szCs w:val="28"/>
            <w:highlight w:val="yellow"/>
            <w:u w:val="single"/>
            <w:rtl/>
            <w:rPrChange w:id="382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30" w:author="Lenovo" w:date="2026-09-24T08:55:00Z">
              <w:rPr>
                <w:rFonts w:ascii="Times New Roman" w:hAnsi="Times New Roman" w:cs="B Nazanin" w:hint="cs"/>
                <w:sz w:val="24"/>
                <w:szCs w:val="28"/>
                <w:rtl/>
              </w:rPr>
            </w:rPrChange>
          </w:rPr>
          <w:delText>نسبت</w:delText>
        </w:r>
        <w:r w:rsidRPr="00AA3FB8" w:rsidDel="006D332E">
          <w:rPr>
            <w:rFonts w:ascii="Times New Roman" w:hAnsi="Times New Roman" w:cs="B Nazanin"/>
            <w:sz w:val="24"/>
            <w:szCs w:val="28"/>
            <w:highlight w:val="yellow"/>
            <w:u w:val="single"/>
            <w:rtl/>
            <w:rPrChange w:id="383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32" w:author="Lenovo" w:date="2026-09-24T08:55:00Z">
              <w:rPr>
                <w:rFonts w:ascii="Times New Roman" w:hAnsi="Times New Roman" w:cs="B Nazanin" w:hint="cs"/>
                <w:sz w:val="24"/>
                <w:szCs w:val="28"/>
                <w:rtl/>
              </w:rPr>
            </w:rPrChange>
          </w:rPr>
          <w:delText>به</w:delText>
        </w:r>
        <w:r w:rsidRPr="00AA3FB8" w:rsidDel="006D332E">
          <w:rPr>
            <w:rFonts w:ascii="Times New Roman" w:hAnsi="Times New Roman" w:cs="B Nazanin"/>
            <w:sz w:val="24"/>
            <w:szCs w:val="28"/>
            <w:highlight w:val="yellow"/>
            <w:u w:val="single"/>
            <w:rtl/>
            <w:rPrChange w:id="3833"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34" w:author="Lenovo" w:date="2026-09-24T08:55:00Z">
              <w:rPr>
                <w:rFonts w:ascii="Times New Roman" w:hAnsi="Times New Roman" w:cs="B Nazanin" w:hint="cs"/>
                <w:sz w:val="24"/>
                <w:szCs w:val="28"/>
                <w:rtl/>
              </w:rPr>
            </w:rPrChange>
          </w:rPr>
          <w:delText>نمونه</w:delText>
        </w:r>
        <w:r w:rsidRPr="00AA3FB8" w:rsidDel="006D332E">
          <w:rPr>
            <w:rFonts w:ascii="Times New Roman" w:hAnsi="Times New Roman" w:cs="B Nazanin"/>
            <w:sz w:val="24"/>
            <w:szCs w:val="28"/>
            <w:highlight w:val="yellow"/>
            <w:u w:val="single"/>
            <w:rtl/>
            <w:rPrChange w:id="383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36" w:author="Lenovo" w:date="2026-09-24T08:55:00Z">
              <w:rPr>
                <w:rFonts w:ascii="Times New Roman" w:hAnsi="Times New Roman" w:cs="B Nazanin" w:hint="cs"/>
                <w:sz w:val="24"/>
                <w:szCs w:val="28"/>
                <w:rtl/>
              </w:rPr>
            </w:rPrChange>
          </w:rPr>
          <w:delText>باکتریایی</w:delText>
        </w:r>
        <w:r w:rsidRPr="00AA3FB8" w:rsidDel="006D332E">
          <w:rPr>
            <w:rFonts w:ascii="Times New Roman" w:hAnsi="Times New Roman" w:cs="B Nazanin"/>
            <w:sz w:val="24"/>
            <w:szCs w:val="28"/>
            <w:highlight w:val="yellow"/>
            <w:u w:val="single"/>
            <w:rtl/>
            <w:rPrChange w:id="383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38" w:author="Lenovo" w:date="2026-09-24T08:55:00Z">
              <w:rPr>
                <w:rFonts w:ascii="Times New Roman" w:hAnsi="Times New Roman" w:cs="B Nazanin" w:hint="cs"/>
                <w:sz w:val="24"/>
                <w:szCs w:val="28"/>
                <w:rtl/>
              </w:rPr>
            </w:rPrChange>
          </w:rPr>
          <w:delText>است</w:delText>
        </w:r>
        <w:r w:rsidRPr="00AA3FB8" w:rsidDel="006D332E">
          <w:rPr>
            <w:rFonts w:ascii="Times New Roman" w:hAnsi="Times New Roman" w:cs="B Nazanin"/>
            <w:sz w:val="24"/>
            <w:szCs w:val="28"/>
            <w:highlight w:val="yellow"/>
            <w:u w:val="single"/>
            <w:rtl/>
            <w:rPrChange w:id="383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40" w:author="Lenovo" w:date="2026-09-24T08:55:00Z">
              <w:rPr>
                <w:rFonts w:ascii="Times New Roman" w:hAnsi="Times New Roman" w:cs="B Nazanin" w:hint="cs"/>
                <w:sz w:val="24"/>
                <w:szCs w:val="28"/>
                <w:rtl/>
              </w:rPr>
            </w:rPrChange>
          </w:rPr>
          <w:delText>این</w:delText>
        </w:r>
        <w:r w:rsidRPr="00AA3FB8" w:rsidDel="006D332E">
          <w:rPr>
            <w:rFonts w:ascii="Times New Roman" w:hAnsi="Times New Roman" w:cs="B Nazanin"/>
            <w:sz w:val="24"/>
            <w:szCs w:val="28"/>
            <w:highlight w:val="yellow"/>
            <w:u w:val="single"/>
            <w:rtl/>
            <w:rPrChange w:id="384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42" w:author="Lenovo" w:date="2026-09-24T08:55:00Z">
              <w:rPr>
                <w:rFonts w:ascii="Times New Roman" w:hAnsi="Times New Roman" w:cs="B Nazanin" w:hint="cs"/>
                <w:sz w:val="24"/>
                <w:szCs w:val="28"/>
                <w:rtl/>
              </w:rPr>
            </w:rPrChange>
          </w:rPr>
          <w:delText>اختلاف</w:delText>
        </w:r>
        <w:r w:rsidRPr="00AA3FB8" w:rsidDel="006D332E">
          <w:rPr>
            <w:rFonts w:ascii="Times New Roman" w:hAnsi="Times New Roman" w:cs="B Nazanin"/>
            <w:sz w:val="24"/>
            <w:szCs w:val="28"/>
            <w:highlight w:val="yellow"/>
            <w:u w:val="single"/>
            <w:rtl/>
            <w:rPrChange w:id="3843"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44" w:author="Lenovo" w:date="2026-09-24T08:55:00Z">
              <w:rPr>
                <w:rFonts w:ascii="Times New Roman" w:hAnsi="Times New Roman" w:cs="B Nazanin" w:hint="cs"/>
                <w:sz w:val="24"/>
                <w:szCs w:val="28"/>
                <w:rtl/>
              </w:rPr>
            </w:rPrChange>
          </w:rPr>
          <w:delText>وزن</w:delText>
        </w:r>
        <w:r w:rsidRPr="00AA3FB8" w:rsidDel="006D332E">
          <w:rPr>
            <w:rFonts w:ascii="Times New Roman" w:hAnsi="Times New Roman" w:cs="B Nazanin"/>
            <w:sz w:val="24"/>
            <w:szCs w:val="28"/>
            <w:highlight w:val="yellow"/>
            <w:u w:val="single"/>
            <w:rtl/>
            <w:rPrChange w:id="384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46" w:author="Lenovo" w:date="2026-09-24T08:55:00Z">
              <w:rPr>
                <w:rFonts w:ascii="Times New Roman" w:hAnsi="Times New Roman" w:cs="B Nazanin" w:hint="cs"/>
                <w:sz w:val="24"/>
                <w:szCs w:val="28"/>
                <w:rtl/>
              </w:rPr>
            </w:rPrChange>
          </w:rPr>
          <w:delText>می‌تواند</w:delText>
        </w:r>
        <w:r w:rsidRPr="00AA3FB8" w:rsidDel="006D332E">
          <w:rPr>
            <w:rFonts w:ascii="Times New Roman" w:hAnsi="Times New Roman" w:cs="B Nazanin"/>
            <w:sz w:val="24"/>
            <w:szCs w:val="28"/>
            <w:highlight w:val="yellow"/>
            <w:u w:val="single"/>
            <w:rtl/>
            <w:rPrChange w:id="384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48" w:author="Lenovo" w:date="2026-09-24T08:55:00Z">
              <w:rPr>
                <w:rFonts w:ascii="Times New Roman" w:hAnsi="Times New Roman" w:cs="B Nazanin" w:hint="cs"/>
                <w:sz w:val="24"/>
                <w:szCs w:val="28"/>
                <w:rtl/>
              </w:rPr>
            </w:rPrChange>
          </w:rPr>
          <w:delText>در اثر وقوع</w:delText>
        </w:r>
        <w:r w:rsidRPr="00AA3FB8" w:rsidDel="006D332E">
          <w:rPr>
            <w:rFonts w:ascii="Times New Roman" w:hAnsi="Times New Roman" w:cs="B Nazanin"/>
            <w:sz w:val="24"/>
            <w:szCs w:val="28"/>
            <w:highlight w:val="yellow"/>
            <w:u w:val="single"/>
            <w:rtl/>
            <w:rPrChange w:id="384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50" w:author="Lenovo" w:date="2026-09-24T08:55:00Z">
              <w:rPr>
                <w:rFonts w:ascii="Times New Roman" w:hAnsi="Times New Roman" w:cs="B Nazanin" w:hint="cs"/>
                <w:sz w:val="24"/>
                <w:szCs w:val="28"/>
                <w:rtl/>
              </w:rPr>
            </w:rPrChange>
          </w:rPr>
          <w:delText>احتمالی</w:delText>
        </w:r>
        <w:r w:rsidRPr="00AA3FB8" w:rsidDel="006D332E">
          <w:rPr>
            <w:rFonts w:ascii="Times New Roman" w:hAnsi="Times New Roman" w:cs="B Nazanin"/>
            <w:sz w:val="24"/>
            <w:szCs w:val="28"/>
            <w:highlight w:val="yellow"/>
            <w:u w:val="single"/>
            <w:rtl/>
            <w:rPrChange w:id="385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52" w:author="Lenovo" w:date="2026-09-24T08:55:00Z">
              <w:rPr>
                <w:rFonts w:ascii="Times New Roman" w:hAnsi="Times New Roman" w:cs="B Nazanin" w:hint="cs"/>
                <w:sz w:val="24"/>
                <w:szCs w:val="28"/>
                <w:rtl/>
              </w:rPr>
            </w:rPrChange>
          </w:rPr>
          <w:delText>فرآیندهای</w:delText>
        </w:r>
        <w:r w:rsidRPr="00AA3FB8" w:rsidDel="006D332E">
          <w:rPr>
            <w:rFonts w:ascii="Times New Roman" w:hAnsi="Times New Roman" w:cs="B Nazanin"/>
            <w:sz w:val="24"/>
            <w:szCs w:val="28"/>
            <w:highlight w:val="yellow"/>
            <w:u w:val="single"/>
            <w:rtl/>
            <w:rPrChange w:id="3853"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54" w:author="Lenovo" w:date="2026-09-24T08:55:00Z">
              <w:rPr>
                <w:rFonts w:ascii="Times New Roman" w:hAnsi="Times New Roman" w:cs="B Nazanin" w:hint="cs"/>
                <w:sz w:val="24"/>
                <w:szCs w:val="28"/>
                <w:rtl/>
              </w:rPr>
            </w:rPrChange>
          </w:rPr>
          <w:delText>قنددار</w:delText>
        </w:r>
        <w:r w:rsidRPr="00AA3FB8" w:rsidDel="006D332E">
          <w:rPr>
            <w:rFonts w:ascii="Times New Roman" w:hAnsi="Times New Roman" w:cs="B Nazanin"/>
            <w:sz w:val="24"/>
            <w:szCs w:val="28"/>
            <w:highlight w:val="yellow"/>
            <w:u w:val="single"/>
            <w:rtl/>
            <w:rPrChange w:id="385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56" w:author="Lenovo" w:date="2026-09-24T08:55:00Z">
              <w:rPr>
                <w:rFonts w:ascii="Times New Roman" w:hAnsi="Times New Roman" w:cs="B Nazanin" w:hint="cs"/>
                <w:sz w:val="24"/>
                <w:szCs w:val="28"/>
                <w:rtl/>
              </w:rPr>
            </w:rPrChange>
          </w:rPr>
          <w:delText>شدن</w:delText>
        </w:r>
        <w:r w:rsidRPr="00AA3FB8" w:rsidDel="006D332E">
          <w:rPr>
            <w:rFonts w:ascii="Times New Roman" w:hAnsi="Times New Roman" w:cs="B Nazanin"/>
            <w:sz w:val="24"/>
            <w:szCs w:val="28"/>
            <w:highlight w:val="yellow"/>
            <w:u w:val="single"/>
            <w:rtl/>
            <w:rPrChange w:id="385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58" w:author="Lenovo" w:date="2026-09-24T08:55:00Z">
              <w:rPr>
                <w:rFonts w:ascii="Times New Roman" w:hAnsi="Times New Roman" w:cs="B Nazanin" w:hint="cs"/>
                <w:sz w:val="24"/>
                <w:szCs w:val="28"/>
                <w:rtl/>
              </w:rPr>
            </w:rPrChange>
          </w:rPr>
          <w:delText>در</w:delText>
        </w:r>
        <w:r w:rsidRPr="00AA3FB8" w:rsidDel="006D332E">
          <w:rPr>
            <w:rFonts w:ascii="Times New Roman" w:hAnsi="Times New Roman" w:cs="B Nazanin"/>
            <w:sz w:val="24"/>
            <w:szCs w:val="28"/>
            <w:highlight w:val="yellow"/>
            <w:u w:val="single"/>
            <w:rtl/>
            <w:rPrChange w:id="385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60" w:author="Lenovo" w:date="2026-09-24T08:55:00Z">
              <w:rPr>
                <w:rFonts w:ascii="Times New Roman" w:hAnsi="Times New Roman" w:cs="B Nazanin" w:hint="cs"/>
                <w:sz w:val="24"/>
                <w:szCs w:val="28"/>
                <w:rtl/>
              </w:rPr>
            </w:rPrChange>
          </w:rPr>
          <w:delText>سیستم</w:delText>
        </w:r>
        <w:r w:rsidRPr="00AA3FB8" w:rsidDel="006D332E">
          <w:rPr>
            <w:rFonts w:ascii="Times New Roman" w:hAnsi="Times New Roman" w:cs="B Nazanin"/>
            <w:sz w:val="24"/>
            <w:szCs w:val="28"/>
            <w:highlight w:val="yellow"/>
            <w:u w:val="single"/>
            <w:rtl/>
            <w:rPrChange w:id="386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62" w:author="Lenovo" w:date="2026-09-24T08:55:00Z">
              <w:rPr>
                <w:rFonts w:ascii="Times New Roman" w:hAnsi="Times New Roman" w:cs="B Nazanin" w:hint="cs"/>
                <w:sz w:val="24"/>
                <w:szCs w:val="28"/>
                <w:rtl/>
              </w:rPr>
            </w:rPrChange>
          </w:rPr>
          <w:delText>گیاهی</w:delText>
        </w:r>
        <w:r w:rsidRPr="00AA3FB8" w:rsidDel="006D332E">
          <w:rPr>
            <w:rFonts w:ascii="Times New Roman" w:hAnsi="Times New Roman" w:cs="B Nazanin"/>
            <w:sz w:val="24"/>
            <w:szCs w:val="28"/>
            <w:highlight w:val="yellow"/>
            <w:u w:val="single"/>
            <w:rtl/>
            <w:rPrChange w:id="3863"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64" w:author="Lenovo" w:date="2026-09-24T08:55:00Z">
              <w:rPr>
                <w:rFonts w:ascii="Times New Roman" w:hAnsi="Times New Roman" w:cs="B Nazanin" w:hint="cs"/>
                <w:sz w:val="24"/>
                <w:szCs w:val="28"/>
                <w:rtl/>
              </w:rPr>
            </w:rPrChange>
          </w:rPr>
          <w:delText>صورت گرفته باشد؛ اما</w:delText>
        </w:r>
        <w:r w:rsidRPr="00AA3FB8" w:rsidDel="006D332E">
          <w:rPr>
            <w:rFonts w:ascii="Times New Roman" w:hAnsi="Times New Roman" w:cs="B Nazanin"/>
            <w:sz w:val="24"/>
            <w:szCs w:val="28"/>
            <w:highlight w:val="yellow"/>
            <w:u w:val="single"/>
            <w:rtl/>
            <w:rPrChange w:id="386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66" w:author="Lenovo" w:date="2026-09-24T08:55:00Z">
              <w:rPr>
                <w:rFonts w:ascii="Times New Roman" w:hAnsi="Times New Roman" w:cs="B Nazanin" w:hint="cs"/>
                <w:sz w:val="24"/>
                <w:szCs w:val="28"/>
                <w:rtl/>
              </w:rPr>
            </w:rPrChange>
          </w:rPr>
          <w:delText>نیازمند</w:delText>
        </w:r>
        <w:r w:rsidRPr="00AA3FB8" w:rsidDel="006D332E">
          <w:rPr>
            <w:rFonts w:ascii="Times New Roman" w:hAnsi="Times New Roman" w:cs="B Nazanin"/>
            <w:sz w:val="24"/>
            <w:szCs w:val="28"/>
            <w:highlight w:val="yellow"/>
            <w:u w:val="single"/>
            <w:rtl/>
            <w:rPrChange w:id="386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68" w:author="Lenovo" w:date="2026-09-24T08:55:00Z">
              <w:rPr>
                <w:rFonts w:ascii="Times New Roman" w:hAnsi="Times New Roman" w:cs="B Nazanin" w:hint="cs"/>
                <w:sz w:val="24"/>
                <w:szCs w:val="28"/>
                <w:rtl/>
              </w:rPr>
            </w:rPrChange>
          </w:rPr>
          <w:delText>تأیید</w:delText>
        </w:r>
        <w:r w:rsidRPr="00AA3FB8" w:rsidDel="006D332E">
          <w:rPr>
            <w:rFonts w:ascii="Times New Roman" w:hAnsi="Times New Roman" w:cs="B Nazanin"/>
            <w:sz w:val="24"/>
            <w:szCs w:val="28"/>
            <w:highlight w:val="yellow"/>
            <w:u w:val="single"/>
            <w:rtl/>
            <w:rPrChange w:id="386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70" w:author="Lenovo" w:date="2026-09-24T08:55:00Z">
              <w:rPr>
                <w:rFonts w:ascii="Times New Roman" w:hAnsi="Times New Roman" w:cs="B Nazanin" w:hint="cs"/>
                <w:sz w:val="24"/>
                <w:szCs w:val="28"/>
                <w:rtl/>
              </w:rPr>
            </w:rPrChange>
          </w:rPr>
          <w:delText>آزمایشگاهی</w:delText>
        </w:r>
        <w:r w:rsidRPr="00AA3FB8" w:rsidDel="006D332E">
          <w:rPr>
            <w:rFonts w:ascii="Times New Roman" w:hAnsi="Times New Roman" w:cs="B Nazanin"/>
            <w:sz w:val="24"/>
            <w:szCs w:val="28"/>
            <w:highlight w:val="yellow"/>
            <w:u w:val="single"/>
            <w:rtl/>
            <w:rPrChange w:id="3871"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72" w:author="Lenovo" w:date="2026-09-24T08:55:00Z">
              <w:rPr>
                <w:rFonts w:ascii="Times New Roman" w:hAnsi="Times New Roman" w:cs="B Nazanin" w:hint="cs"/>
                <w:sz w:val="24"/>
                <w:szCs w:val="28"/>
                <w:rtl/>
              </w:rPr>
            </w:rPrChange>
          </w:rPr>
          <w:delText>مستقل</w:delText>
        </w:r>
      </w:del>
      <w:ins w:id="3873" w:author="SALMANIAN MOHAMMADHASSAN" w:date="2026-09-11T16:30:00Z">
        <w:del w:id="3874" w:author="Lenovo" w:date="2026-09-24T06:32:00Z">
          <w:r w:rsidR="00C54B61" w:rsidRPr="00AA3FB8" w:rsidDel="006D332E">
            <w:rPr>
              <w:rFonts w:ascii="Times New Roman" w:hAnsi="Times New Roman" w:cs="B Nazanin" w:hint="cs"/>
              <w:sz w:val="24"/>
              <w:szCs w:val="28"/>
              <w:highlight w:val="yellow"/>
              <w:u w:val="single"/>
              <w:rtl/>
              <w:rPrChange w:id="3875" w:author="Lenovo" w:date="2026-09-24T08:55:00Z">
                <w:rPr>
                  <w:rFonts w:ascii="Times New Roman" w:hAnsi="Times New Roman" w:cs="B Nazanin" w:hint="cs"/>
                  <w:sz w:val="24"/>
                  <w:szCs w:val="28"/>
                  <w:rtl/>
                </w:rPr>
              </w:rPrChange>
            </w:rPr>
            <w:delText xml:space="preserve"> توسط چه روش هایی؟؟</w:delText>
          </w:r>
        </w:del>
      </w:ins>
      <w:del w:id="3876" w:author="Lenovo" w:date="2026-09-24T06:32:00Z">
        <w:r w:rsidRPr="00AA3FB8" w:rsidDel="006D332E">
          <w:rPr>
            <w:rFonts w:ascii="Times New Roman" w:hAnsi="Times New Roman" w:cs="B Nazanin"/>
            <w:sz w:val="24"/>
            <w:szCs w:val="28"/>
            <w:highlight w:val="yellow"/>
            <w:u w:val="single"/>
            <w:rtl/>
            <w:rPrChange w:id="387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78" w:author="Lenovo" w:date="2026-09-24T08:55:00Z">
              <w:rPr>
                <w:rFonts w:ascii="Times New Roman" w:hAnsi="Times New Roman" w:cs="B Nazanin" w:hint="cs"/>
                <w:sz w:val="24"/>
                <w:szCs w:val="28"/>
                <w:rtl/>
              </w:rPr>
            </w:rPrChange>
          </w:rPr>
          <w:delText>است</w:delText>
        </w:r>
        <w:r w:rsidRPr="00AA3FB8" w:rsidDel="006D332E">
          <w:rPr>
            <w:rFonts w:ascii="Times New Roman" w:hAnsi="Times New Roman" w:cs="B Nazanin"/>
            <w:sz w:val="24"/>
            <w:szCs w:val="28"/>
            <w:highlight w:val="yellow"/>
            <w:u w:val="single"/>
            <w:rtl/>
            <w:rPrChange w:id="3879" w:author="Lenovo" w:date="2026-09-24T08:55:00Z">
              <w:rPr>
                <w:rFonts w:ascii="Times New Roman" w:hAnsi="Times New Roman" w:cs="B Nazanin"/>
                <w:sz w:val="24"/>
                <w:szCs w:val="28"/>
                <w:rtl/>
              </w:rPr>
            </w:rPrChange>
          </w:rPr>
          <w:delText>.</w:delText>
        </w:r>
        <w:r w:rsidRPr="00AA3FB8" w:rsidDel="006D332E">
          <w:rPr>
            <w:highlight w:val="yellow"/>
            <w:u w:val="single"/>
            <w:rtl/>
            <w:rPrChange w:id="3880" w:author="Lenovo" w:date="2026-09-24T08:55:00Z">
              <w:rPr>
                <w:rtl/>
              </w:rPr>
            </w:rPrChange>
          </w:rPr>
          <w:delText xml:space="preserve"> </w:delText>
        </w:r>
        <w:r w:rsidRPr="00AA3FB8" w:rsidDel="006D332E">
          <w:rPr>
            <w:rFonts w:ascii="Times New Roman" w:hAnsi="Times New Roman" w:cs="B Nazanin"/>
            <w:sz w:val="24"/>
            <w:szCs w:val="28"/>
            <w:highlight w:val="yellow"/>
            <w:u w:val="single"/>
            <w:rtl/>
            <w:rPrChange w:id="3881" w:author="Lenovo" w:date="2026-09-24T08:55:00Z">
              <w:rPr>
                <w:rFonts w:ascii="Times New Roman" w:hAnsi="Times New Roman" w:cs="B Nazanin"/>
                <w:sz w:val="24"/>
                <w:szCs w:val="28"/>
                <w:rtl/>
              </w:rPr>
            </w:rPrChange>
          </w:rPr>
          <w:delText xml:space="preserve">نکته مهم‌تر اینکه پروتئین </w:delText>
        </w:r>
        <w:r w:rsidRPr="00AA3FB8" w:rsidDel="006D332E">
          <w:rPr>
            <w:rFonts w:ascii="Times New Roman" w:hAnsi="Times New Roman" w:cs="B Nazanin" w:hint="cs"/>
            <w:sz w:val="24"/>
            <w:szCs w:val="28"/>
            <w:highlight w:val="yellow"/>
            <w:u w:val="single"/>
            <w:rtl/>
            <w:rPrChange w:id="3882" w:author="Lenovo" w:date="2026-09-24T08:55:00Z">
              <w:rPr>
                <w:rFonts w:ascii="Times New Roman" w:hAnsi="Times New Roman" w:cs="B Nazanin" w:hint="cs"/>
                <w:sz w:val="24"/>
                <w:szCs w:val="28"/>
                <w:rtl/>
              </w:rPr>
            </w:rPrChange>
          </w:rPr>
          <w:delText xml:space="preserve">بیان </w:delText>
        </w:r>
        <w:r w:rsidRPr="00AA3FB8" w:rsidDel="006D332E">
          <w:rPr>
            <w:rFonts w:ascii="Times New Roman" w:hAnsi="Times New Roman" w:cs="B Nazanin"/>
            <w:sz w:val="24"/>
            <w:szCs w:val="28"/>
            <w:highlight w:val="yellow"/>
            <w:u w:val="single"/>
            <w:rtl/>
            <w:rPrChange w:id="3883" w:author="Lenovo" w:date="2026-09-24T08:55:00Z">
              <w:rPr>
                <w:rFonts w:ascii="Times New Roman" w:hAnsi="Times New Roman" w:cs="B Nazanin"/>
                <w:sz w:val="24"/>
                <w:szCs w:val="28"/>
                <w:rtl/>
              </w:rPr>
            </w:rPrChange>
          </w:rPr>
          <w:delText>شده در گیاه</w:delText>
        </w:r>
        <w:r w:rsidRPr="00AA3FB8" w:rsidDel="006D332E">
          <w:rPr>
            <w:rFonts w:ascii="Times New Roman" w:hAnsi="Times New Roman" w:cs="B Nazanin" w:hint="cs"/>
            <w:sz w:val="24"/>
            <w:szCs w:val="28"/>
            <w:highlight w:val="yellow"/>
            <w:u w:val="single"/>
            <w:rtl/>
            <w:rPrChange w:id="3884" w:author="Lenovo" w:date="2026-09-24T08:55:00Z">
              <w:rPr>
                <w:rFonts w:ascii="Times New Roman" w:hAnsi="Times New Roman" w:cs="B Nazanin" w:hint="cs"/>
                <w:sz w:val="24"/>
                <w:szCs w:val="28"/>
                <w:rtl/>
              </w:rPr>
            </w:rPrChange>
          </w:rPr>
          <w:delText>،</w:delText>
        </w:r>
        <w:r w:rsidRPr="00AA3FB8" w:rsidDel="006D332E">
          <w:rPr>
            <w:rFonts w:ascii="Times New Roman" w:hAnsi="Times New Roman" w:cs="B Nazanin"/>
            <w:sz w:val="24"/>
            <w:szCs w:val="28"/>
            <w:highlight w:val="yellow"/>
            <w:u w:val="single"/>
            <w:rtl/>
            <w:rPrChange w:id="3885" w:author="Lenovo" w:date="2026-09-24T08:55:00Z">
              <w:rPr>
                <w:rFonts w:ascii="Times New Roman" w:hAnsi="Times New Roman" w:cs="B Nazanin"/>
                <w:sz w:val="24"/>
                <w:szCs w:val="28"/>
                <w:rtl/>
              </w:rPr>
            </w:rPrChange>
          </w:rPr>
          <w:delText xml:space="preserve"> توسط سرم موش‌های ایمن‌شده با پروتئین باکتریایی شناسایی شد؛ موضوعی که نشان می‌دهد اپی‌توپ‌های اصلی در هر دو سیستم بیانی حفظ شده‌اند</w:delText>
        </w:r>
        <w:r w:rsidRPr="00AA3FB8" w:rsidDel="006D332E">
          <w:rPr>
            <w:rFonts w:ascii="Times New Roman" w:hAnsi="Times New Roman" w:cs="B Nazanin"/>
            <w:sz w:val="24"/>
            <w:szCs w:val="28"/>
            <w:highlight w:val="yellow"/>
            <w:u w:val="single"/>
            <w:rPrChange w:id="3886" w:author="Lenovo" w:date="2026-09-24T08:55:00Z">
              <w:rPr>
                <w:rFonts w:ascii="Times New Roman" w:hAnsi="Times New Roman" w:cs="B Nazanin"/>
                <w:sz w:val="24"/>
                <w:szCs w:val="28"/>
              </w:rPr>
            </w:rPrChange>
          </w:rPr>
          <w:delText>.</w:delText>
        </w:r>
        <w:r w:rsidRPr="00AA3FB8" w:rsidDel="006D332E">
          <w:rPr>
            <w:rFonts w:ascii="Times New Roman" w:hAnsi="Times New Roman" w:cs="B Nazanin"/>
            <w:sz w:val="24"/>
            <w:szCs w:val="28"/>
            <w:highlight w:val="yellow"/>
            <w:u w:val="single"/>
            <w:rtl/>
            <w:rPrChange w:id="388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88" w:author="Lenovo" w:date="2026-09-24T08:55:00Z">
              <w:rPr>
                <w:rFonts w:ascii="Times New Roman" w:hAnsi="Times New Roman" w:cs="B Nazanin" w:hint="cs"/>
                <w:sz w:val="24"/>
                <w:szCs w:val="28"/>
                <w:rtl/>
              </w:rPr>
            </w:rPrChange>
          </w:rPr>
          <w:delText>این</w:delText>
        </w:r>
        <w:r w:rsidRPr="00AA3FB8" w:rsidDel="006D332E">
          <w:rPr>
            <w:rFonts w:ascii="Times New Roman" w:hAnsi="Times New Roman" w:cs="B Nazanin"/>
            <w:sz w:val="24"/>
            <w:szCs w:val="28"/>
            <w:highlight w:val="yellow"/>
            <w:u w:val="single"/>
            <w:rtl/>
            <w:rPrChange w:id="3889"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890" w:author="Lenovo" w:date="2026-09-24T08:55:00Z">
              <w:rPr>
                <w:rFonts w:ascii="Times New Roman" w:hAnsi="Times New Roman" w:cs="B Nazanin" w:hint="cs"/>
                <w:sz w:val="24"/>
                <w:szCs w:val="28"/>
                <w:rtl/>
              </w:rPr>
            </w:rPrChange>
          </w:rPr>
          <w:delText>هم‌پوشانی</w:delText>
        </w:r>
        <w:r w:rsidRPr="00AA3FB8" w:rsidDel="006D332E">
          <w:rPr>
            <w:rFonts w:ascii="Times New Roman" w:hAnsi="Times New Roman" w:cs="B Nazanin"/>
            <w:sz w:val="24"/>
            <w:szCs w:val="28"/>
            <w:highlight w:val="yellow"/>
            <w:u w:val="single"/>
            <w:rtl/>
            <w:rPrChange w:id="3891" w:author="Lenovo" w:date="2026-09-24T08:55:00Z">
              <w:rPr>
                <w:rFonts w:ascii="Times New Roman" w:hAnsi="Times New Roman" w:cs="B Nazanin"/>
                <w:sz w:val="24"/>
                <w:szCs w:val="28"/>
                <w:rtl/>
              </w:rPr>
            </w:rPrChange>
          </w:rPr>
          <w:delText xml:space="preserve"> </w:delText>
        </w:r>
      </w:del>
      <w:ins w:id="3892" w:author="SALMANIAN MOHAMMADHASSAN" w:date="2026-09-11T16:30:00Z">
        <w:del w:id="3893" w:author="Lenovo" w:date="2026-09-24T06:32:00Z">
          <w:r w:rsidR="00C54B61" w:rsidRPr="00AA3FB8" w:rsidDel="006D332E">
            <w:rPr>
              <w:rFonts w:ascii="Times New Roman" w:hAnsi="Times New Roman" w:cs="B Nazanin" w:hint="cs"/>
              <w:sz w:val="24"/>
              <w:szCs w:val="28"/>
              <w:highlight w:val="yellow"/>
              <w:u w:val="single"/>
              <w:rtl/>
              <w:rPrChange w:id="3894" w:author="Lenovo" w:date="2026-09-24T08:55:00Z">
                <w:rPr>
                  <w:rFonts w:ascii="Times New Roman" w:hAnsi="Times New Roman" w:cs="B Nazanin" w:hint="cs"/>
                  <w:sz w:val="24"/>
                  <w:szCs w:val="28"/>
                  <w:rtl/>
                </w:rPr>
              </w:rPrChange>
            </w:rPr>
            <w:delText xml:space="preserve">در شناسایی </w:delText>
          </w:r>
        </w:del>
      </w:ins>
      <w:del w:id="3895" w:author="Lenovo" w:date="2026-09-24T06:32:00Z">
        <w:r w:rsidRPr="00AA3FB8" w:rsidDel="006D332E">
          <w:rPr>
            <w:rFonts w:ascii="Times New Roman" w:hAnsi="Times New Roman" w:cs="B Nazanin" w:hint="cs"/>
            <w:sz w:val="24"/>
            <w:szCs w:val="28"/>
            <w:highlight w:val="yellow"/>
            <w:u w:val="single"/>
            <w:rtl/>
            <w:rPrChange w:id="3896" w:author="Lenovo" w:date="2026-09-24T08:55:00Z">
              <w:rPr>
                <w:rFonts w:ascii="Times New Roman" w:hAnsi="Times New Roman" w:cs="B Nazanin" w:hint="cs"/>
                <w:sz w:val="24"/>
                <w:szCs w:val="28"/>
                <w:rtl/>
              </w:rPr>
            </w:rPrChange>
          </w:rPr>
          <w:delText>آنتی‌ژن</w:delText>
        </w:r>
      </w:del>
      <w:ins w:id="3897" w:author="SALMANIAN MOHAMMADHASSAN" w:date="2026-09-11T16:30:00Z">
        <w:del w:id="3898" w:author="Lenovo" w:date="2026-09-24T06:32:00Z">
          <w:r w:rsidR="00C54B61" w:rsidRPr="00AA3FB8" w:rsidDel="006D332E">
            <w:rPr>
              <w:rFonts w:ascii="Times New Roman" w:hAnsi="Times New Roman" w:cs="B Nazanin" w:hint="cs"/>
              <w:sz w:val="24"/>
              <w:szCs w:val="28"/>
              <w:highlight w:val="yellow"/>
              <w:u w:val="single"/>
              <w:rtl/>
              <w:rPrChange w:id="3899" w:author="Lenovo" w:date="2026-09-24T08:55:00Z">
                <w:rPr>
                  <w:rFonts w:ascii="Times New Roman" w:hAnsi="Times New Roman" w:cs="B Nazanin" w:hint="cs"/>
                  <w:sz w:val="24"/>
                  <w:szCs w:val="28"/>
                  <w:rtl/>
                </w:rPr>
              </w:rPrChange>
            </w:rPr>
            <w:delText xml:space="preserve"> ها </w:delText>
          </w:r>
        </w:del>
      </w:ins>
      <w:del w:id="3900" w:author="Lenovo" w:date="2026-09-24T06:32:00Z">
        <w:r w:rsidRPr="00AA3FB8" w:rsidDel="006D332E">
          <w:rPr>
            <w:rFonts w:ascii="Times New Roman" w:hAnsi="Times New Roman" w:cs="B Nazanin" w:hint="cs"/>
            <w:sz w:val="24"/>
            <w:szCs w:val="28"/>
            <w:highlight w:val="yellow"/>
            <w:u w:val="single"/>
            <w:rtl/>
            <w:rPrChange w:id="3901" w:author="Lenovo" w:date="2026-09-24T08:55:00Z">
              <w:rPr>
                <w:rFonts w:ascii="Times New Roman" w:hAnsi="Times New Roman" w:cs="B Nazanin" w:hint="cs"/>
                <w:sz w:val="24"/>
                <w:szCs w:val="28"/>
                <w:rtl/>
              </w:rPr>
            </w:rPrChange>
          </w:rPr>
          <w:delText>ی</w:delText>
        </w:r>
        <w:r w:rsidRPr="00AA3FB8" w:rsidDel="006D332E">
          <w:rPr>
            <w:rFonts w:ascii="Times New Roman" w:hAnsi="Times New Roman" w:cs="B Nazanin"/>
            <w:sz w:val="24"/>
            <w:szCs w:val="28"/>
            <w:highlight w:val="yellow"/>
            <w:u w:val="single"/>
            <w:rtl/>
            <w:rPrChange w:id="3902"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03" w:author="Lenovo" w:date="2026-09-24T08:55:00Z">
              <w:rPr>
                <w:rFonts w:ascii="Times New Roman" w:hAnsi="Times New Roman" w:cs="B Nazanin" w:hint="cs"/>
                <w:sz w:val="24"/>
                <w:szCs w:val="28"/>
                <w:rtl/>
              </w:rPr>
            </w:rPrChange>
          </w:rPr>
          <w:delText>از</w:delText>
        </w:r>
        <w:r w:rsidRPr="00AA3FB8" w:rsidDel="006D332E">
          <w:rPr>
            <w:rFonts w:ascii="Times New Roman" w:hAnsi="Times New Roman" w:cs="B Nazanin"/>
            <w:sz w:val="24"/>
            <w:szCs w:val="28"/>
            <w:highlight w:val="yellow"/>
            <w:u w:val="single"/>
            <w:rtl/>
            <w:rPrChange w:id="3904"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05" w:author="Lenovo" w:date="2026-09-24T08:55:00Z">
              <w:rPr>
                <w:rFonts w:ascii="Times New Roman" w:hAnsi="Times New Roman" w:cs="B Nazanin" w:hint="cs"/>
                <w:sz w:val="24"/>
                <w:szCs w:val="28"/>
                <w:rtl/>
              </w:rPr>
            </w:rPrChange>
          </w:rPr>
          <w:delText>منظر</w:delText>
        </w:r>
        <w:r w:rsidRPr="00AA3FB8" w:rsidDel="006D332E">
          <w:rPr>
            <w:rFonts w:ascii="Times New Roman" w:hAnsi="Times New Roman" w:cs="B Nazanin"/>
            <w:sz w:val="24"/>
            <w:szCs w:val="28"/>
            <w:highlight w:val="yellow"/>
            <w:u w:val="single"/>
            <w:rtl/>
            <w:rPrChange w:id="3906"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07" w:author="Lenovo" w:date="2026-09-24T08:55:00Z">
              <w:rPr>
                <w:rFonts w:ascii="Times New Roman" w:hAnsi="Times New Roman" w:cs="B Nazanin" w:hint="cs"/>
                <w:sz w:val="24"/>
                <w:szCs w:val="28"/>
                <w:rtl/>
              </w:rPr>
            </w:rPrChange>
          </w:rPr>
          <w:delText>طراحی</w:delText>
        </w:r>
        <w:r w:rsidRPr="00AA3FB8" w:rsidDel="006D332E">
          <w:rPr>
            <w:rFonts w:ascii="Times New Roman" w:hAnsi="Times New Roman" w:cs="B Nazanin"/>
            <w:sz w:val="24"/>
            <w:szCs w:val="28"/>
            <w:highlight w:val="yellow"/>
            <w:u w:val="single"/>
            <w:rtl/>
            <w:rPrChange w:id="3908"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09" w:author="Lenovo" w:date="2026-09-24T08:55:00Z">
              <w:rPr>
                <w:rFonts w:ascii="Times New Roman" w:hAnsi="Times New Roman" w:cs="B Nazanin" w:hint="cs"/>
                <w:sz w:val="24"/>
                <w:szCs w:val="28"/>
                <w:rtl/>
              </w:rPr>
            </w:rPrChange>
          </w:rPr>
          <w:delText>واکسن</w:delText>
        </w:r>
        <w:r w:rsidRPr="00AA3FB8" w:rsidDel="006D332E">
          <w:rPr>
            <w:rFonts w:ascii="Times New Roman" w:hAnsi="Times New Roman" w:cs="B Nazanin"/>
            <w:sz w:val="24"/>
            <w:szCs w:val="28"/>
            <w:highlight w:val="yellow"/>
            <w:u w:val="single"/>
            <w:rtl/>
            <w:rPrChange w:id="3910"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11" w:author="Lenovo" w:date="2026-09-24T08:55:00Z">
              <w:rPr>
                <w:rFonts w:ascii="Times New Roman" w:hAnsi="Times New Roman" w:cs="B Nazanin" w:hint="cs"/>
                <w:sz w:val="24"/>
                <w:szCs w:val="28"/>
                <w:rtl/>
              </w:rPr>
            </w:rPrChange>
          </w:rPr>
          <w:delText>حائز</w:delText>
        </w:r>
        <w:r w:rsidRPr="00AA3FB8" w:rsidDel="006D332E">
          <w:rPr>
            <w:rFonts w:ascii="Times New Roman" w:hAnsi="Times New Roman" w:cs="B Nazanin"/>
            <w:sz w:val="24"/>
            <w:szCs w:val="28"/>
            <w:highlight w:val="yellow"/>
            <w:u w:val="single"/>
            <w:rtl/>
            <w:rPrChange w:id="3912"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13" w:author="Lenovo" w:date="2026-09-24T08:55:00Z">
              <w:rPr>
                <w:rFonts w:ascii="Times New Roman" w:hAnsi="Times New Roman" w:cs="B Nazanin" w:hint="cs"/>
                <w:sz w:val="24"/>
                <w:szCs w:val="28"/>
                <w:rtl/>
              </w:rPr>
            </w:rPrChange>
          </w:rPr>
          <w:delText>اهمیت</w:delText>
        </w:r>
        <w:r w:rsidRPr="00AA3FB8" w:rsidDel="006D332E">
          <w:rPr>
            <w:rFonts w:ascii="Times New Roman" w:hAnsi="Times New Roman" w:cs="B Nazanin"/>
            <w:sz w:val="24"/>
            <w:szCs w:val="28"/>
            <w:highlight w:val="yellow"/>
            <w:u w:val="single"/>
            <w:rtl/>
            <w:rPrChange w:id="3914"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15" w:author="Lenovo" w:date="2026-09-24T08:55:00Z">
              <w:rPr>
                <w:rFonts w:ascii="Times New Roman" w:hAnsi="Times New Roman" w:cs="B Nazanin" w:hint="cs"/>
                <w:sz w:val="24"/>
                <w:szCs w:val="28"/>
                <w:rtl/>
              </w:rPr>
            </w:rPrChange>
          </w:rPr>
          <w:delText>است،</w:delText>
        </w:r>
        <w:r w:rsidRPr="00AA3FB8" w:rsidDel="006D332E">
          <w:rPr>
            <w:rFonts w:ascii="Times New Roman" w:hAnsi="Times New Roman" w:cs="B Nazanin"/>
            <w:sz w:val="24"/>
            <w:szCs w:val="28"/>
            <w:highlight w:val="yellow"/>
            <w:u w:val="single"/>
            <w:rtl/>
            <w:rPrChange w:id="3916"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17" w:author="Lenovo" w:date="2026-09-24T08:55:00Z">
              <w:rPr>
                <w:rFonts w:ascii="Times New Roman" w:hAnsi="Times New Roman" w:cs="B Nazanin" w:hint="cs"/>
                <w:sz w:val="24"/>
                <w:szCs w:val="28"/>
                <w:rtl/>
              </w:rPr>
            </w:rPrChange>
          </w:rPr>
          <w:delText>زیرا</w:delText>
        </w:r>
        <w:r w:rsidRPr="00AA3FB8" w:rsidDel="006D332E">
          <w:rPr>
            <w:rFonts w:ascii="Times New Roman" w:hAnsi="Times New Roman" w:cs="B Nazanin"/>
            <w:sz w:val="24"/>
            <w:szCs w:val="28"/>
            <w:highlight w:val="yellow"/>
            <w:u w:val="single"/>
            <w:rtl/>
            <w:rPrChange w:id="3918"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19" w:author="Lenovo" w:date="2026-09-24T08:55:00Z">
              <w:rPr>
                <w:rFonts w:ascii="Times New Roman" w:hAnsi="Times New Roman" w:cs="B Nazanin" w:hint="cs"/>
                <w:sz w:val="24"/>
                <w:szCs w:val="28"/>
                <w:rtl/>
              </w:rPr>
            </w:rPrChange>
          </w:rPr>
          <w:delText>نشان</w:delText>
        </w:r>
        <w:r w:rsidRPr="00AA3FB8" w:rsidDel="006D332E">
          <w:rPr>
            <w:rFonts w:ascii="Times New Roman" w:hAnsi="Times New Roman" w:cs="B Nazanin"/>
            <w:sz w:val="24"/>
            <w:szCs w:val="28"/>
            <w:highlight w:val="yellow"/>
            <w:u w:val="single"/>
            <w:rtl/>
            <w:rPrChange w:id="3920"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21" w:author="Lenovo" w:date="2026-09-24T08:55:00Z">
              <w:rPr>
                <w:rFonts w:ascii="Times New Roman" w:hAnsi="Times New Roman" w:cs="B Nazanin" w:hint="cs"/>
                <w:sz w:val="24"/>
                <w:szCs w:val="28"/>
                <w:rtl/>
              </w:rPr>
            </w:rPrChange>
          </w:rPr>
          <w:delText>می‌دهد</w:delText>
        </w:r>
        <w:r w:rsidRPr="00AA3FB8" w:rsidDel="006D332E">
          <w:rPr>
            <w:rFonts w:ascii="Times New Roman" w:hAnsi="Times New Roman" w:cs="B Nazanin"/>
            <w:sz w:val="24"/>
            <w:szCs w:val="28"/>
            <w:highlight w:val="yellow"/>
            <w:u w:val="single"/>
            <w:rtl/>
            <w:rPrChange w:id="3922"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23" w:author="Lenovo" w:date="2026-09-24T08:55:00Z">
              <w:rPr>
                <w:rFonts w:ascii="Times New Roman" w:hAnsi="Times New Roman" w:cs="B Nazanin" w:hint="cs"/>
                <w:sz w:val="24"/>
                <w:szCs w:val="28"/>
                <w:rtl/>
              </w:rPr>
            </w:rPrChange>
          </w:rPr>
          <w:delText>که</w:delText>
        </w:r>
        <w:r w:rsidRPr="00AA3FB8" w:rsidDel="006D332E">
          <w:rPr>
            <w:rFonts w:ascii="Times New Roman" w:hAnsi="Times New Roman" w:cs="B Nazanin"/>
            <w:sz w:val="24"/>
            <w:szCs w:val="28"/>
            <w:highlight w:val="yellow"/>
            <w:u w:val="single"/>
            <w:rtl/>
            <w:rPrChange w:id="3924"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25" w:author="Lenovo" w:date="2026-09-24T08:55:00Z">
              <w:rPr>
                <w:rFonts w:ascii="Times New Roman" w:hAnsi="Times New Roman" w:cs="B Nazanin" w:hint="cs"/>
                <w:sz w:val="24"/>
                <w:szCs w:val="28"/>
                <w:rtl/>
              </w:rPr>
            </w:rPrChange>
          </w:rPr>
          <w:delText>تغییر</w:delText>
        </w:r>
        <w:r w:rsidRPr="00AA3FB8" w:rsidDel="006D332E">
          <w:rPr>
            <w:rFonts w:ascii="Times New Roman" w:hAnsi="Times New Roman" w:cs="B Nazanin"/>
            <w:sz w:val="24"/>
            <w:szCs w:val="28"/>
            <w:highlight w:val="yellow"/>
            <w:u w:val="single"/>
            <w:rtl/>
            <w:rPrChange w:id="3926"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27" w:author="Lenovo" w:date="2026-09-24T08:55:00Z">
              <w:rPr>
                <w:rFonts w:ascii="Times New Roman" w:hAnsi="Times New Roman" w:cs="B Nazanin" w:hint="cs"/>
                <w:sz w:val="24"/>
                <w:szCs w:val="28"/>
                <w:rtl/>
              </w:rPr>
            </w:rPrChange>
          </w:rPr>
          <w:delText>میزبان</w:delText>
        </w:r>
        <w:r w:rsidRPr="00AA3FB8" w:rsidDel="006D332E">
          <w:rPr>
            <w:rFonts w:ascii="Times New Roman" w:hAnsi="Times New Roman" w:cs="B Nazanin"/>
            <w:sz w:val="24"/>
            <w:szCs w:val="28"/>
            <w:highlight w:val="yellow"/>
            <w:u w:val="single"/>
            <w:rtl/>
            <w:rPrChange w:id="3928"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29" w:author="Lenovo" w:date="2026-09-24T08:55:00Z">
              <w:rPr>
                <w:rFonts w:ascii="Times New Roman" w:hAnsi="Times New Roman" w:cs="B Nazanin" w:hint="cs"/>
                <w:sz w:val="24"/>
                <w:szCs w:val="28"/>
                <w:rtl/>
              </w:rPr>
            </w:rPrChange>
          </w:rPr>
          <w:delText>بیانی</w:delText>
        </w:r>
        <w:r w:rsidRPr="00AA3FB8" w:rsidDel="006D332E">
          <w:rPr>
            <w:rFonts w:ascii="Times New Roman" w:hAnsi="Times New Roman" w:cs="B Nazanin"/>
            <w:sz w:val="24"/>
            <w:szCs w:val="28"/>
            <w:highlight w:val="yellow"/>
            <w:u w:val="single"/>
            <w:rtl/>
            <w:rPrChange w:id="3930"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31" w:author="Lenovo" w:date="2026-09-24T08:55:00Z">
              <w:rPr>
                <w:rFonts w:ascii="Times New Roman" w:hAnsi="Times New Roman" w:cs="B Nazanin" w:hint="cs"/>
                <w:sz w:val="24"/>
                <w:szCs w:val="28"/>
                <w:rtl/>
              </w:rPr>
            </w:rPrChange>
          </w:rPr>
          <w:delText>منجر</w:delText>
        </w:r>
        <w:r w:rsidRPr="00AA3FB8" w:rsidDel="006D332E">
          <w:rPr>
            <w:rFonts w:ascii="Times New Roman" w:hAnsi="Times New Roman" w:cs="B Nazanin"/>
            <w:sz w:val="24"/>
            <w:szCs w:val="28"/>
            <w:highlight w:val="yellow"/>
            <w:u w:val="single"/>
            <w:rtl/>
            <w:rPrChange w:id="3932"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33" w:author="Lenovo" w:date="2026-09-24T08:55:00Z">
              <w:rPr>
                <w:rFonts w:ascii="Times New Roman" w:hAnsi="Times New Roman" w:cs="B Nazanin" w:hint="cs"/>
                <w:sz w:val="24"/>
                <w:szCs w:val="28"/>
                <w:rtl/>
              </w:rPr>
            </w:rPrChange>
          </w:rPr>
          <w:delText>به</w:delText>
        </w:r>
        <w:r w:rsidRPr="00AA3FB8" w:rsidDel="006D332E">
          <w:rPr>
            <w:rFonts w:ascii="Times New Roman" w:hAnsi="Times New Roman" w:cs="B Nazanin"/>
            <w:sz w:val="24"/>
            <w:szCs w:val="28"/>
            <w:highlight w:val="yellow"/>
            <w:u w:val="single"/>
            <w:rtl/>
            <w:rPrChange w:id="3934"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35" w:author="Lenovo" w:date="2026-09-24T08:55:00Z">
              <w:rPr>
                <w:rFonts w:ascii="Times New Roman" w:hAnsi="Times New Roman" w:cs="B Nazanin" w:hint="cs"/>
                <w:sz w:val="24"/>
                <w:szCs w:val="28"/>
                <w:rtl/>
              </w:rPr>
            </w:rPrChange>
          </w:rPr>
          <w:delText>از</w:delText>
        </w:r>
        <w:r w:rsidRPr="00AA3FB8" w:rsidDel="006D332E">
          <w:rPr>
            <w:rFonts w:ascii="Times New Roman" w:hAnsi="Times New Roman" w:cs="B Nazanin"/>
            <w:sz w:val="24"/>
            <w:szCs w:val="28"/>
            <w:highlight w:val="yellow"/>
            <w:u w:val="single"/>
            <w:rtl/>
            <w:rPrChange w:id="3936"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37" w:author="Lenovo" w:date="2026-09-24T08:55:00Z">
              <w:rPr>
                <w:rFonts w:ascii="Times New Roman" w:hAnsi="Times New Roman" w:cs="B Nazanin" w:hint="cs"/>
                <w:sz w:val="24"/>
                <w:szCs w:val="28"/>
                <w:rtl/>
              </w:rPr>
            </w:rPrChange>
          </w:rPr>
          <w:delText>دست</w:delText>
        </w:r>
        <w:r w:rsidRPr="00AA3FB8" w:rsidDel="006D332E">
          <w:rPr>
            <w:rFonts w:ascii="Times New Roman" w:hAnsi="Times New Roman" w:cs="B Nazanin"/>
            <w:sz w:val="24"/>
            <w:szCs w:val="28"/>
            <w:highlight w:val="yellow"/>
            <w:u w:val="single"/>
            <w:rtl/>
            <w:rPrChange w:id="3938"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39" w:author="Lenovo" w:date="2026-09-24T08:55:00Z">
              <w:rPr>
                <w:rFonts w:ascii="Times New Roman" w:hAnsi="Times New Roman" w:cs="B Nazanin" w:hint="cs"/>
                <w:sz w:val="24"/>
                <w:szCs w:val="28"/>
                <w:rtl/>
              </w:rPr>
            </w:rPrChange>
          </w:rPr>
          <w:delText>رفتن</w:delText>
        </w:r>
      </w:del>
      <w:ins w:id="3940" w:author="SALMANIAN MOHAMMADHASSAN" w:date="2026-09-11T16:30:00Z">
        <w:del w:id="3941" w:author="Lenovo" w:date="2026-09-24T06:32:00Z">
          <w:r w:rsidR="005D0CAA" w:rsidRPr="00AA3FB8" w:rsidDel="006D332E">
            <w:rPr>
              <w:rFonts w:ascii="Times New Roman" w:hAnsi="Times New Roman" w:cs="B Nazanin" w:hint="cs"/>
              <w:sz w:val="24"/>
              <w:szCs w:val="28"/>
              <w:highlight w:val="yellow"/>
              <w:u w:val="single"/>
              <w:rtl/>
              <w:rPrChange w:id="3942" w:author="Lenovo" w:date="2026-09-24T08:55:00Z">
                <w:rPr>
                  <w:rFonts w:ascii="Times New Roman" w:hAnsi="Times New Roman" w:cs="B Nazanin" w:hint="cs"/>
                  <w:sz w:val="24"/>
                  <w:szCs w:val="28"/>
                  <w:rtl/>
                </w:rPr>
              </w:rPrChange>
            </w:rPr>
            <w:delText xml:space="preserve">ِ توان </w:delText>
          </w:r>
        </w:del>
      </w:ins>
      <w:del w:id="3943" w:author="Lenovo" w:date="2026-09-24T06:32:00Z">
        <w:r w:rsidRPr="00AA3FB8" w:rsidDel="006D332E">
          <w:rPr>
            <w:rFonts w:ascii="Times New Roman" w:hAnsi="Times New Roman" w:cs="B Nazanin"/>
            <w:sz w:val="24"/>
            <w:szCs w:val="28"/>
            <w:highlight w:val="yellow"/>
            <w:u w:val="single"/>
            <w:rtl/>
            <w:rPrChange w:id="3944"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45" w:author="Lenovo" w:date="2026-09-24T08:55:00Z">
              <w:rPr>
                <w:rFonts w:ascii="Times New Roman" w:hAnsi="Times New Roman" w:cs="B Nazanin" w:hint="cs"/>
                <w:sz w:val="24"/>
                <w:szCs w:val="28"/>
                <w:rtl/>
              </w:rPr>
            </w:rPrChange>
          </w:rPr>
          <w:delText>شناسایی</w:delText>
        </w:r>
        <w:r w:rsidRPr="00AA3FB8" w:rsidDel="006D332E">
          <w:rPr>
            <w:rFonts w:ascii="Times New Roman" w:hAnsi="Times New Roman" w:cs="B Nazanin"/>
            <w:sz w:val="24"/>
            <w:szCs w:val="28"/>
            <w:highlight w:val="yellow"/>
            <w:u w:val="single"/>
            <w:rtl/>
            <w:rPrChange w:id="3946" w:author="Lenovo" w:date="2026-09-24T08:55:00Z">
              <w:rPr>
                <w:rFonts w:ascii="Times New Roman" w:hAnsi="Times New Roman" w:cs="B Nazanin"/>
                <w:sz w:val="24"/>
                <w:szCs w:val="28"/>
                <w:rtl/>
              </w:rPr>
            </w:rPrChange>
          </w:rPr>
          <w:delText xml:space="preserve"> </w:delText>
        </w:r>
      </w:del>
      <w:ins w:id="3947" w:author="SALMANIAN MOHAMMADHASSAN" w:date="2026-09-11T16:30:00Z">
        <w:del w:id="3948" w:author="Lenovo" w:date="2026-09-24T06:32:00Z">
          <w:r w:rsidR="005D0CAA" w:rsidRPr="00AA3FB8" w:rsidDel="006D332E">
            <w:rPr>
              <w:rFonts w:ascii="Times New Roman" w:hAnsi="Times New Roman" w:cs="B Nazanin" w:hint="cs"/>
              <w:sz w:val="24"/>
              <w:szCs w:val="28"/>
              <w:highlight w:val="yellow"/>
              <w:u w:val="single"/>
              <w:rtl/>
              <w:rPrChange w:id="3949" w:author="Lenovo" w:date="2026-09-24T08:55:00Z">
                <w:rPr>
                  <w:rFonts w:ascii="Times New Roman" w:hAnsi="Times New Roman" w:cs="B Nazanin" w:hint="cs"/>
                  <w:sz w:val="24"/>
                  <w:szCs w:val="28"/>
                  <w:rtl/>
                </w:rPr>
              </w:rPrChange>
            </w:rPr>
            <w:delText>آنتی بادی ه</w:delText>
          </w:r>
        </w:del>
      </w:ins>
      <w:ins w:id="3950" w:author="SALMANIAN MOHAMMADHASSAN" w:date="2026-09-11T16:31:00Z">
        <w:del w:id="3951" w:author="Lenovo" w:date="2026-09-24T06:32:00Z">
          <w:r w:rsidR="005D0CAA" w:rsidRPr="00AA3FB8" w:rsidDel="006D332E">
            <w:rPr>
              <w:rFonts w:ascii="Times New Roman" w:hAnsi="Times New Roman" w:cs="B Nazanin" w:hint="cs"/>
              <w:sz w:val="24"/>
              <w:szCs w:val="28"/>
              <w:highlight w:val="yellow"/>
              <w:u w:val="single"/>
              <w:rtl/>
              <w:rPrChange w:id="3952" w:author="Lenovo" w:date="2026-09-24T08:55:00Z">
                <w:rPr>
                  <w:rFonts w:ascii="Times New Roman" w:hAnsi="Times New Roman" w:cs="B Nazanin" w:hint="cs"/>
                  <w:sz w:val="24"/>
                  <w:szCs w:val="28"/>
                  <w:rtl/>
                </w:rPr>
              </w:rPrChange>
            </w:rPr>
            <w:delText xml:space="preserve">ای تولیدی </w:delText>
          </w:r>
        </w:del>
      </w:ins>
      <w:del w:id="3953" w:author="Lenovo" w:date="2026-09-24T06:32:00Z">
        <w:r w:rsidRPr="00AA3FB8" w:rsidDel="006D332E">
          <w:rPr>
            <w:rFonts w:ascii="Times New Roman" w:hAnsi="Times New Roman" w:cs="B Nazanin" w:hint="cs"/>
            <w:sz w:val="24"/>
            <w:szCs w:val="28"/>
            <w:highlight w:val="yellow"/>
            <w:u w:val="single"/>
            <w:rtl/>
            <w:rPrChange w:id="3954" w:author="Lenovo" w:date="2026-09-24T08:55:00Z">
              <w:rPr>
                <w:rFonts w:ascii="Times New Roman" w:hAnsi="Times New Roman" w:cs="B Nazanin" w:hint="cs"/>
                <w:sz w:val="24"/>
                <w:szCs w:val="28"/>
                <w:rtl/>
              </w:rPr>
            </w:rPrChange>
          </w:rPr>
          <w:delText>ایمنی</w:delText>
        </w:r>
        <w:r w:rsidRPr="00AA3FB8" w:rsidDel="006D332E">
          <w:rPr>
            <w:rFonts w:ascii="Times New Roman" w:hAnsi="Times New Roman" w:cs="B Nazanin"/>
            <w:sz w:val="24"/>
            <w:szCs w:val="28"/>
            <w:highlight w:val="yellow"/>
            <w:u w:val="single"/>
            <w:rtl/>
            <w:rPrChange w:id="3955"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56" w:author="Lenovo" w:date="2026-09-24T08:55:00Z">
              <w:rPr>
                <w:rFonts w:ascii="Times New Roman" w:hAnsi="Times New Roman" w:cs="B Nazanin" w:hint="cs"/>
                <w:sz w:val="24"/>
                <w:szCs w:val="28"/>
                <w:rtl/>
              </w:rPr>
            </w:rPrChange>
          </w:rPr>
          <w:delText>نشده</w:delText>
        </w:r>
        <w:r w:rsidRPr="00AA3FB8" w:rsidDel="006D332E">
          <w:rPr>
            <w:rFonts w:ascii="Times New Roman" w:hAnsi="Times New Roman" w:cs="B Nazanin"/>
            <w:sz w:val="24"/>
            <w:szCs w:val="28"/>
            <w:highlight w:val="yellow"/>
            <w:u w:val="single"/>
            <w:rtl/>
            <w:rPrChange w:id="3957" w:author="Lenovo" w:date="2026-09-24T08:55:00Z">
              <w:rPr>
                <w:rFonts w:ascii="Times New Roman" w:hAnsi="Times New Roman" w:cs="B Nazanin"/>
                <w:sz w:val="24"/>
                <w:szCs w:val="28"/>
                <w:rtl/>
              </w:rPr>
            </w:rPrChange>
          </w:rPr>
          <w:delText xml:space="preserve"> </w:delText>
        </w:r>
        <w:r w:rsidRPr="00AA3FB8" w:rsidDel="006D332E">
          <w:rPr>
            <w:rFonts w:ascii="Times New Roman" w:hAnsi="Times New Roman" w:cs="B Nazanin" w:hint="cs"/>
            <w:sz w:val="24"/>
            <w:szCs w:val="28"/>
            <w:highlight w:val="yellow"/>
            <w:u w:val="single"/>
            <w:rtl/>
            <w:rPrChange w:id="3958" w:author="Lenovo" w:date="2026-09-24T08:55:00Z">
              <w:rPr>
                <w:rFonts w:ascii="Times New Roman" w:hAnsi="Times New Roman" w:cs="B Nazanin" w:hint="cs"/>
                <w:sz w:val="24"/>
                <w:szCs w:val="28"/>
                <w:rtl/>
              </w:rPr>
            </w:rPrChange>
          </w:rPr>
          <w:delText>است</w:delText>
        </w:r>
        <w:r w:rsidRPr="00AA3FB8" w:rsidDel="006D332E">
          <w:rPr>
            <w:rFonts w:ascii="Times New Roman" w:hAnsi="Times New Roman" w:cs="B Nazanin"/>
            <w:sz w:val="24"/>
            <w:szCs w:val="28"/>
            <w:highlight w:val="yellow"/>
            <w:u w:val="single"/>
            <w:rtl/>
            <w:rPrChange w:id="3959" w:author="Lenovo" w:date="2026-09-24T08:55:00Z">
              <w:rPr>
                <w:rFonts w:ascii="Times New Roman" w:hAnsi="Times New Roman" w:cs="B Nazanin"/>
                <w:sz w:val="24"/>
                <w:szCs w:val="28"/>
                <w:rtl/>
              </w:rPr>
            </w:rPrChange>
          </w:rPr>
          <w:delText>.</w:delText>
        </w:r>
        <w:r w:rsidR="00A2596F" w:rsidRPr="00AA3FB8" w:rsidDel="006D332E">
          <w:rPr>
            <w:rFonts w:ascii="Segoe UI" w:hAnsi="Segoe UI" w:cs="Segoe UI" w:hint="cs"/>
            <w:color w:val="212121"/>
            <w:highlight w:val="yellow"/>
            <w:u w:val="single"/>
            <w:rtl/>
            <w:rPrChange w:id="3960" w:author="Lenovo" w:date="2026-09-24T08:55:00Z">
              <w:rPr>
                <w:rFonts w:ascii="Segoe UI" w:hAnsi="Segoe UI" w:cs="Segoe UI" w:hint="cs"/>
                <w:color w:val="212121"/>
                <w:rtl/>
              </w:rPr>
            </w:rPrChange>
          </w:rPr>
          <w:delText>(</w:delText>
        </w:r>
        <w:r w:rsidR="00A2596F" w:rsidRPr="00AA3FB8" w:rsidDel="006D332E">
          <w:rPr>
            <w:rFonts w:ascii="Segoe UI" w:hAnsi="Segoe UI" w:cs="B Nazanin" w:hint="cs"/>
            <w:color w:val="212121"/>
            <w:sz w:val="28"/>
            <w:szCs w:val="28"/>
            <w:highlight w:val="yellow"/>
            <w:u w:val="single"/>
            <w:rtl/>
            <w:rPrChange w:id="3961" w:author="Lenovo" w:date="2026-09-24T08:55:00Z">
              <w:rPr>
                <w:rFonts w:ascii="Segoe UI" w:hAnsi="Segoe UI" w:cs="B Nazanin" w:hint="cs"/>
                <w:color w:val="212121"/>
                <w:sz w:val="28"/>
                <w:szCs w:val="28"/>
                <w:rtl/>
              </w:rPr>
            </w:rPrChange>
          </w:rPr>
          <w:delText>منابع قید خواهد شد)</w:delText>
        </w:r>
      </w:del>
      <w:ins w:id="3962" w:author="SALMANIAN MOHAMMADHASSAN" w:date="2026-09-11T16:32:00Z">
        <w:del w:id="3963" w:author="Lenovo" w:date="2026-09-24T06:32:00Z">
          <w:r w:rsidR="009C3AA0" w:rsidRPr="00AA3FB8" w:rsidDel="006D332E">
            <w:rPr>
              <w:rFonts w:ascii="Segoe UI" w:hAnsi="Segoe UI" w:cs="B Nazanin" w:hint="cs"/>
              <w:color w:val="212121"/>
              <w:sz w:val="28"/>
              <w:szCs w:val="28"/>
              <w:highlight w:val="yellow"/>
              <w:u w:val="single"/>
              <w:rtl/>
              <w:rPrChange w:id="3964" w:author="Lenovo" w:date="2026-09-24T08:55:00Z">
                <w:rPr>
                  <w:rFonts w:ascii="Segoe UI" w:hAnsi="Segoe UI" w:cs="B Nazanin" w:hint="cs"/>
                  <w:color w:val="212121"/>
                  <w:sz w:val="28"/>
                  <w:szCs w:val="28"/>
                  <w:rtl/>
                </w:rPr>
              </w:rPrChange>
            </w:rPr>
            <w:delText xml:space="preserve"> </w:delText>
          </w:r>
        </w:del>
      </w:ins>
      <w:ins w:id="3965" w:author="SALMANIAN MOHAMMADHASSAN" w:date="2026-09-11T16:31:00Z">
        <w:del w:id="3966" w:author="Lenovo" w:date="2026-09-24T06:32:00Z">
          <w:r w:rsidR="00B76DF2" w:rsidRPr="00AA3FB8" w:rsidDel="006D332E">
            <w:rPr>
              <w:rFonts w:ascii="Segoe UI" w:hAnsi="Segoe UI" w:cs="B Nazanin" w:hint="cs"/>
              <w:color w:val="212121"/>
              <w:sz w:val="28"/>
              <w:szCs w:val="28"/>
              <w:highlight w:val="yellow"/>
              <w:u w:val="single"/>
              <w:rtl/>
              <w:rPrChange w:id="3967" w:author="Lenovo" w:date="2026-09-24T08:55:00Z">
                <w:rPr>
                  <w:rFonts w:ascii="Segoe UI" w:hAnsi="Segoe UI" w:cs="B Nazanin" w:hint="cs"/>
                  <w:color w:val="212121"/>
                  <w:sz w:val="28"/>
                  <w:szCs w:val="28"/>
                  <w:rtl/>
                </w:rPr>
              </w:rPrChange>
            </w:rPr>
            <w:delText xml:space="preserve">باز هم همان تعجیل در ارائه مطلب خودش را نشان می دهد. </w:delText>
          </w:r>
        </w:del>
      </w:ins>
      <w:ins w:id="3968" w:author="SALMANIAN MOHAMMADHASSAN" w:date="2026-09-11T16:33:00Z">
        <w:del w:id="3969" w:author="Lenovo" w:date="2026-09-24T06:32:00Z">
          <w:r w:rsidR="00CC293D" w:rsidRPr="00AA3FB8" w:rsidDel="006D332E">
            <w:rPr>
              <w:rFonts w:ascii="Segoe UI" w:hAnsi="Segoe UI" w:cs="B Nazanin" w:hint="cs"/>
              <w:color w:val="212121"/>
              <w:sz w:val="28"/>
              <w:szCs w:val="28"/>
              <w:highlight w:val="yellow"/>
              <w:u w:val="single"/>
              <w:rtl/>
              <w:rPrChange w:id="3970" w:author="Lenovo" w:date="2026-09-24T08:55:00Z">
                <w:rPr>
                  <w:rFonts w:ascii="Segoe UI" w:hAnsi="Segoe UI" w:cs="B Nazanin" w:hint="cs"/>
                  <w:color w:val="212121"/>
                  <w:sz w:val="28"/>
                  <w:szCs w:val="28"/>
                  <w:rtl/>
                </w:rPr>
              </w:rPrChange>
            </w:rPr>
            <w:delText xml:space="preserve">کمی در مورد </w:delText>
          </w:r>
          <w:r w:rsidR="00F60117" w:rsidRPr="00AA3FB8" w:rsidDel="006D332E">
            <w:rPr>
              <w:rFonts w:ascii="Segoe UI" w:hAnsi="Segoe UI" w:cs="B Nazanin" w:hint="cs"/>
              <w:color w:val="212121"/>
              <w:sz w:val="28"/>
              <w:szCs w:val="28"/>
              <w:highlight w:val="yellow"/>
              <w:u w:val="single"/>
              <w:rtl/>
              <w:rPrChange w:id="3971" w:author="Lenovo" w:date="2026-09-24T08:55:00Z">
                <w:rPr>
                  <w:rFonts w:ascii="Segoe UI" w:hAnsi="Segoe UI" w:cs="B Nazanin" w:hint="cs"/>
                  <w:color w:val="212121"/>
                  <w:sz w:val="28"/>
                  <w:szCs w:val="28"/>
                  <w:rtl/>
                </w:rPr>
              </w:rPrChange>
            </w:rPr>
            <w:delText xml:space="preserve">نوع آنتی بادی ها </w:delText>
          </w:r>
        </w:del>
      </w:ins>
      <w:ins w:id="3972" w:author="SALMANIAN MOHAMMADHASSAN" w:date="2026-09-11T16:34:00Z">
        <w:del w:id="3973" w:author="Lenovo" w:date="2026-09-24T06:32:00Z">
          <w:r w:rsidR="00B1739B" w:rsidRPr="00AA3FB8" w:rsidDel="006D332E">
            <w:rPr>
              <w:rFonts w:ascii="Segoe UI" w:hAnsi="Segoe UI" w:cs="B Nazanin" w:hint="cs"/>
              <w:color w:val="212121"/>
              <w:sz w:val="28"/>
              <w:szCs w:val="28"/>
              <w:highlight w:val="yellow"/>
              <w:u w:val="single"/>
              <w:rtl/>
              <w:rPrChange w:id="3974" w:author="Lenovo" w:date="2026-09-24T08:55:00Z">
                <w:rPr>
                  <w:rFonts w:ascii="Segoe UI" w:hAnsi="Segoe UI" w:cs="B Nazanin" w:hint="cs"/>
                  <w:color w:val="212121"/>
                  <w:sz w:val="28"/>
                  <w:szCs w:val="28"/>
                  <w:rtl/>
                </w:rPr>
              </w:rPrChange>
            </w:rPr>
            <w:delText xml:space="preserve">یا </w:delText>
          </w:r>
        </w:del>
      </w:ins>
      <w:ins w:id="3975" w:author="SALMANIAN MOHAMMADHASSAN" w:date="2026-09-11T16:35:00Z">
        <w:del w:id="3976" w:author="Lenovo" w:date="2026-09-24T06:32:00Z">
          <w:r w:rsidR="00B1739B" w:rsidRPr="00AA3FB8" w:rsidDel="006D332E">
            <w:rPr>
              <w:rFonts w:ascii="Segoe UI" w:hAnsi="Segoe UI" w:cs="B Nazanin" w:hint="cs"/>
              <w:color w:val="212121"/>
              <w:sz w:val="28"/>
              <w:szCs w:val="28"/>
              <w:highlight w:val="yellow"/>
              <w:u w:val="single"/>
              <w:rtl/>
              <w:rPrChange w:id="3977" w:author="Lenovo" w:date="2026-09-24T08:55:00Z">
                <w:rPr>
                  <w:rFonts w:ascii="Segoe UI" w:hAnsi="Segoe UI" w:cs="B Nazanin" w:hint="cs"/>
                  <w:color w:val="212121"/>
                  <w:sz w:val="28"/>
                  <w:szCs w:val="28"/>
                  <w:rtl/>
                </w:rPr>
              </w:rPrChange>
            </w:rPr>
            <w:delText xml:space="preserve">کلاس های آن ( اگر </w:delText>
          </w:r>
          <w:r w:rsidR="00115839" w:rsidRPr="00AA3FB8" w:rsidDel="006D332E">
            <w:rPr>
              <w:rFonts w:ascii="Segoe UI" w:hAnsi="Segoe UI" w:cs="B Nazanin" w:hint="cs"/>
              <w:color w:val="212121"/>
              <w:sz w:val="28"/>
              <w:szCs w:val="28"/>
              <w:highlight w:val="yellow"/>
              <w:u w:val="single"/>
              <w:rtl/>
              <w:rPrChange w:id="3978" w:author="Lenovo" w:date="2026-09-24T08:55:00Z">
                <w:rPr>
                  <w:rFonts w:ascii="Segoe UI" w:hAnsi="Segoe UI" w:cs="B Nazanin" w:hint="cs"/>
                  <w:color w:val="212121"/>
                  <w:sz w:val="28"/>
                  <w:szCs w:val="28"/>
                  <w:rtl/>
                </w:rPr>
              </w:rPrChange>
            </w:rPr>
            <w:delText xml:space="preserve">اطلاعات آن را داشته باشیم) </w:delText>
          </w:r>
          <w:r w:rsidR="00E55E92" w:rsidRPr="00AA3FB8" w:rsidDel="006D332E">
            <w:rPr>
              <w:rFonts w:ascii="Segoe UI" w:hAnsi="Segoe UI" w:cs="B Nazanin" w:hint="cs"/>
              <w:color w:val="212121"/>
              <w:sz w:val="28"/>
              <w:szCs w:val="28"/>
              <w:highlight w:val="yellow"/>
              <w:u w:val="single"/>
              <w:rtl/>
              <w:rPrChange w:id="3979" w:author="Lenovo" w:date="2026-09-24T08:55:00Z">
                <w:rPr>
                  <w:rFonts w:ascii="Segoe UI" w:hAnsi="Segoe UI" w:cs="B Nazanin" w:hint="cs"/>
                  <w:color w:val="212121"/>
                  <w:sz w:val="28"/>
                  <w:szCs w:val="28"/>
                  <w:rtl/>
                </w:rPr>
              </w:rPrChange>
            </w:rPr>
            <w:delText>حتما در مورد آن صحبت شود</w:delText>
          </w:r>
        </w:del>
      </w:ins>
      <w:ins w:id="3980" w:author="SALMANIAN MOHAMMADHASSAN" w:date="2026-09-11T16:36:00Z">
        <w:del w:id="3981" w:author="Lenovo" w:date="2026-09-24T06:32:00Z">
          <w:r w:rsidR="005C0624" w:rsidRPr="00AA3FB8" w:rsidDel="006D332E">
            <w:rPr>
              <w:rFonts w:ascii="Segoe UI" w:hAnsi="Segoe UI" w:cs="B Nazanin" w:hint="cs"/>
              <w:color w:val="212121"/>
              <w:sz w:val="28"/>
              <w:szCs w:val="28"/>
              <w:highlight w:val="yellow"/>
              <w:u w:val="single"/>
              <w:rtl/>
              <w:rPrChange w:id="3982" w:author="Lenovo" w:date="2026-09-24T08:55:00Z">
                <w:rPr>
                  <w:rFonts w:ascii="Segoe UI" w:hAnsi="Segoe UI" w:cs="B Nazanin" w:hint="cs"/>
                  <w:color w:val="212121"/>
                  <w:sz w:val="28"/>
                  <w:szCs w:val="28"/>
                  <w:rtl/>
                </w:rPr>
              </w:rPrChange>
            </w:rPr>
            <w:delText xml:space="preserve"> و تفسیر این نتایج</w:delText>
          </w:r>
          <w:r w:rsidR="004C4127" w:rsidRPr="00AA3FB8" w:rsidDel="006D332E">
            <w:rPr>
              <w:rFonts w:ascii="Segoe UI" w:hAnsi="Segoe UI" w:cs="B Nazanin" w:hint="cs"/>
              <w:color w:val="212121"/>
              <w:sz w:val="28"/>
              <w:szCs w:val="28"/>
              <w:highlight w:val="yellow"/>
              <w:u w:val="single"/>
              <w:rtl/>
              <w:rPrChange w:id="3983" w:author="Lenovo" w:date="2026-09-24T08:55:00Z">
                <w:rPr>
                  <w:rFonts w:ascii="Segoe UI" w:hAnsi="Segoe UI" w:cs="B Nazanin" w:hint="cs"/>
                  <w:color w:val="212121"/>
                  <w:sz w:val="28"/>
                  <w:szCs w:val="28"/>
                  <w:rtl/>
                </w:rPr>
              </w:rPrChange>
            </w:rPr>
            <w:delText xml:space="preserve"> را هم در دستور کار داشته باشی</w:delText>
          </w:r>
        </w:del>
      </w:ins>
      <w:ins w:id="3984" w:author="SALMANIAN MOHAMMADHASSAN" w:date="2026-09-11T16:37:00Z">
        <w:del w:id="3985" w:author="Lenovo" w:date="2026-09-24T06:32:00Z">
          <w:r w:rsidR="004C4127" w:rsidRPr="00AA3FB8" w:rsidDel="006D332E">
            <w:rPr>
              <w:rFonts w:ascii="Segoe UI" w:hAnsi="Segoe UI" w:cs="B Nazanin" w:hint="cs"/>
              <w:color w:val="212121"/>
              <w:sz w:val="28"/>
              <w:szCs w:val="28"/>
              <w:highlight w:val="yellow"/>
              <w:u w:val="single"/>
              <w:rtl/>
              <w:rPrChange w:id="3986" w:author="Lenovo" w:date="2026-09-24T08:55:00Z">
                <w:rPr>
                  <w:rFonts w:ascii="Segoe UI" w:hAnsi="Segoe UI" w:cs="B Nazanin" w:hint="cs"/>
                  <w:color w:val="212121"/>
                  <w:sz w:val="28"/>
                  <w:szCs w:val="28"/>
                  <w:rtl/>
                </w:rPr>
              </w:rPrChange>
            </w:rPr>
            <w:delText xml:space="preserve">د. </w:delText>
          </w:r>
        </w:del>
      </w:ins>
    </w:p>
    <w:p w14:paraId="5F7ED18F" w14:textId="66FE0955" w:rsidR="001F056E" w:rsidRPr="00AA3FB8" w:rsidDel="00CE256C" w:rsidRDefault="001F056E" w:rsidP="006D332E">
      <w:pPr>
        <w:shd w:val="clear" w:color="auto" w:fill="FFFFFF"/>
        <w:spacing w:line="360" w:lineRule="auto"/>
        <w:jc w:val="both"/>
        <w:rPr>
          <w:del w:id="3987" w:author="Lenovo" w:date="2026-09-24T08:00:00Z"/>
          <w:rFonts w:ascii="Times New Roman" w:hAnsi="Times New Roman" w:cs="Calibri"/>
          <w:sz w:val="24"/>
          <w:szCs w:val="28"/>
          <w:highlight w:val="yellow"/>
          <w:u w:val="single"/>
          <w:rtl/>
          <w:rPrChange w:id="3988" w:author="Lenovo" w:date="2026-09-24T08:55:00Z">
            <w:rPr>
              <w:del w:id="3989" w:author="Lenovo" w:date="2026-09-24T08:00:00Z"/>
              <w:rFonts w:ascii="Times New Roman" w:hAnsi="Times New Roman" w:cs="B Nazanin"/>
              <w:sz w:val="24"/>
              <w:szCs w:val="28"/>
              <w:rtl/>
            </w:rPr>
          </w:rPrChange>
        </w:rPr>
      </w:pPr>
      <w:del w:id="3990" w:author="Lenovo" w:date="2026-09-24T08:00:00Z">
        <w:r w:rsidRPr="00AA3FB8" w:rsidDel="00CE256C">
          <w:rPr>
            <w:rFonts w:ascii="Times New Roman" w:hAnsi="Times New Roman" w:cs="B Nazanin" w:hint="cs"/>
            <w:sz w:val="24"/>
            <w:szCs w:val="28"/>
            <w:highlight w:val="yellow"/>
            <w:u w:val="single"/>
            <w:rtl/>
            <w:rPrChange w:id="3991" w:author="Lenovo" w:date="2026-09-24T08:55:00Z">
              <w:rPr>
                <w:rFonts w:ascii="Times New Roman" w:hAnsi="Times New Roman" w:cs="B Nazanin" w:hint="cs"/>
                <w:sz w:val="24"/>
                <w:szCs w:val="28"/>
                <w:rtl/>
              </w:rPr>
            </w:rPrChange>
          </w:rPr>
          <w:delText>بررسی</w:delText>
        </w:r>
        <w:r w:rsidRPr="00AA3FB8" w:rsidDel="00CE256C">
          <w:rPr>
            <w:rFonts w:ascii="Times New Roman" w:hAnsi="Times New Roman" w:cs="B Nazanin"/>
            <w:sz w:val="24"/>
            <w:szCs w:val="28"/>
            <w:highlight w:val="yellow"/>
            <w:u w:val="single"/>
            <w:rtl/>
            <w:rPrChange w:id="399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3993" w:author="Lenovo" w:date="2026-09-24T08:55:00Z">
              <w:rPr>
                <w:rFonts w:ascii="Times New Roman" w:hAnsi="Times New Roman" w:cs="B Nazanin" w:hint="cs"/>
                <w:sz w:val="24"/>
                <w:szCs w:val="28"/>
                <w:rtl/>
              </w:rPr>
            </w:rPrChange>
          </w:rPr>
          <w:delText>کمی</w:delText>
        </w:r>
        <w:r w:rsidRPr="00AA3FB8" w:rsidDel="00CE256C">
          <w:rPr>
            <w:rFonts w:ascii="Times New Roman" w:hAnsi="Times New Roman" w:cs="B Nazanin"/>
            <w:sz w:val="24"/>
            <w:szCs w:val="28"/>
            <w:highlight w:val="yellow"/>
            <w:u w:val="single"/>
            <w:rtl/>
            <w:rPrChange w:id="399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3995" w:author="Lenovo" w:date="2026-09-24T08:55:00Z">
              <w:rPr>
                <w:rFonts w:ascii="Times New Roman" w:hAnsi="Times New Roman" w:cs="B Nazanin" w:hint="cs"/>
                <w:sz w:val="24"/>
                <w:szCs w:val="28"/>
                <w:rtl/>
              </w:rPr>
            </w:rPrChange>
          </w:rPr>
          <w:delText>میزان</w:delText>
        </w:r>
        <w:r w:rsidRPr="00AA3FB8" w:rsidDel="00CE256C">
          <w:rPr>
            <w:rFonts w:ascii="Times New Roman" w:hAnsi="Times New Roman" w:cs="B Nazanin"/>
            <w:sz w:val="24"/>
            <w:szCs w:val="28"/>
            <w:highlight w:val="yellow"/>
            <w:u w:val="single"/>
            <w:rtl/>
            <w:rPrChange w:id="399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3997" w:author="Lenovo" w:date="2026-09-24T08:55:00Z">
              <w:rPr>
                <w:rFonts w:ascii="Times New Roman" w:hAnsi="Times New Roman" w:cs="B Nazanin" w:hint="cs"/>
                <w:sz w:val="24"/>
                <w:szCs w:val="28"/>
                <w:rtl/>
              </w:rPr>
            </w:rPrChange>
          </w:rPr>
          <w:delText>تولید</w:delText>
        </w:r>
        <w:r w:rsidRPr="00AA3FB8" w:rsidDel="00CE256C">
          <w:rPr>
            <w:rFonts w:ascii="Times New Roman" w:hAnsi="Times New Roman" w:cs="B Nazanin"/>
            <w:sz w:val="24"/>
            <w:szCs w:val="28"/>
            <w:highlight w:val="yellow"/>
            <w:u w:val="single"/>
            <w:rtl/>
            <w:rPrChange w:id="399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3999" w:author="Lenovo" w:date="2026-09-24T08:55:00Z">
              <w:rPr>
                <w:rFonts w:ascii="Times New Roman" w:hAnsi="Times New Roman" w:cs="B Nazanin" w:hint="cs"/>
                <w:sz w:val="24"/>
                <w:szCs w:val="28"/>
                <w:rtl/>
              </w:rPr>
            </w:rPrChange>
          </w:rPr>
          <w:delText>پروتئین</w:delText>
        </w:r>
        <w:r w:rsidRPr="00AA3FB8" w:rsidDel="00CE256C">
          <w:rPr>
            <w:rFonts w:ascii="Times New Roman" w:hAnsi="Times New Roman" w:cs="B Nazanin"/>
            <w:sz w:val="24"/>
            <w:szCs w:val="28"/>
            <w:highlight w:val="yellow"/>
            <w:u w:val="single"/>
            <w:rtl/>
            <w:rPrChange w:id="400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01" w:author="Lenovo" w:date="2026-09-24T08:55:00Z">
              <w:rPr>
                <w:rFonts w:ascii="Times New Roman" w:hAnsi="Times New Roman" w:cs="B Nazanin" w:hint="cs"/>
                <w:sz w:val="24"/>
                <w:szCs w:val="28"/>
                <w:rtl/>
              </w:rPr>
            </w:rPrChange>
          </w:rPr>
          <w:delText>نوترکیب</w:delText>
        </w:r>
        <w:r w:rsidRPr="00AA3FB8" w:rsidDel="00CE256C">
          <w:rPr>
            <w:rFonts w:ascii="Times New Roman" w:hAnsi="Times New Roman" w:cs="B Nazanin"/>
            <w:sz w:val="24"/>
            <w:szCs w:val="28"/>
            <w:highlight w:val="yellow"/>
            <w:u w:val="single"/>
            <w:rtl/>
            <w:rPrChange w:id="400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03"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00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05" w:author="Lenovo" w:date="2026-09-24T08:55:00Z">
              <w:rPr>
                <w:rFonts w:ascii="Times New Roman" w:hAnsi="Times New Roman" w:cs="B Nazanin" w:hint="cs"/>
                <w:sz w:val="24"/>
                <w:szCs w:val="28"/>
                <w:rtl/>
              </w:rPr>
            </w:rPrChange>
          </w:rPr>
          <w:delText>گیاهان</w:delText>
        </w:r>
        <w:r w:rsidRPr="00AA3FB8" w:rsidDel="00CE256C">
          <w:rPr>
            <w:rFonts w:ascii="Times New Roman" w:hAnsi="Times New Roman" w:cs="B Nazanin"/>
            <w:sz w:val="24"/>
            <w:szCs w:val="28"/>
            <w:highlight w:val="yellow"/>
            <w:u w:val="single"/>
            <w:rtl/>
            <w:rPrChange w:id="400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07" w:author="Lenovo" w:date="2026-09-24T08:55:00Z">
              <w:rPr>
                <w:rFonts w:ascii="Times New Roman" w:hAnsi="Times New Roman" w:cs="B Nazanin" w:hint="cs"/>
                <w:sz w:val="24"/>
                <w:szCs w:val="28"/>
                <w:rtl/>
              </w:rPr>
            </w:rPrChange>
          </w:rPr>
          <w:delText>تراریخت</w:delText>
        </w:r>
        <w:r w:rsidRPr="00AA3FB8" w:rsidDel="00CE256C">
          <w:rPr>
            <w:rFonts w:ascii="Times New Roman" w:hAnsi="Times New Roman" w:cs="B Nazanin"/>
            <w:sz w:val="24"/>
            <w:szCs w:val="28"/>
            <w:highlight w:val="yellow"/>
            <w:u w:val="single"/>
            <w:rtl/>
            <w:rPrChange w:id="400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09" w:author="Lenovo" w:date="2026-09-24T08:55:00Z">
              <w:rPr>
                <w:rFonts w:ascii="Times New Roman" w:hAnsi="Times New Roman" w:cs="B Nazanin" w:hint="cs"/>
                <w:sz w:val="24"/>
                <w:szCs w:val="28"/>
                <w:rtl/>
              </w:rPr>
            </w:rPrChange>
          </w:rPr>
          <w:delText>نشان</w:delText>
        </w:r>
        <w:r w:rsidRPr="00AA3FB8" w:rsidDel="00CE256C">
          <w:rPr>
            <w:rFonts w:ascii="Times New Roman" w:hAnsi="Times New Roman" w:cs="B Nazanin"/>
            <w:sz w:val="24"/>
            <w:szCs w:val="28"/>
            <w:highlight w:val="yellow"/>
            <w:u w:val="single"/>
            <w:rtl/>
            <w:rPrChange w:id="401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11" w:author="Lenovo" w:date="2026-09-24T08:55:00Z">
              <w:rPr>
                <w:rFonts w:ascii="Times New Roman" w:hAnsi="Times New Roman" w:cs="B Nazanin" w:hint="cs"/>
                <w:sz w:val="24"/>
                <w:szCs w:val="28"/>
                <w:rtl/>
              </w:rPr>
            </w:rPrChange>
          </w:rPr>
          <w:delText>داد</w:delText>
        </w:r>
        <w:r w:rsidRPr="00AA3FB8" w:rsidDel="00CE256C">
          <w:rPr>
            <w:rFonts w:ascii="Times New Roman" w:hAnsi="Times New Roman" w:cs="B Nazanin"/>
            <w:sz w:val="24"/>
            <w:szCs w:val="28"/>
            <w:highlight w:val="yellow"/>
            <w:u w:val="single"/>
            <w:rtl/>
            <w:rPrChange w:id="401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13" w:author="Lenovo" w:date="2026-09-24T08:55:00Z">
              <w:rPr>
                <w:rFonts w:ascii="Times New Roman" w:hAnsi="Times New Roman" w:cs="B Nazanin" w:hint="cs"/>
                <w:sz w:val="24"/>
                <w:szCs w:val="28"/>
                <w:rtl/>
              </w:rPr>
            </w:rPrChange>
          </w:rPr>
          <w:delText>که</w:delText>
        </w:r>
        <w:r w:rsidRPr="00AA3FB8" w:rsidDel="00CE256C">
          <w:rPr>
            <w:rFonts w:ascii="Times New Roman" w:hAnsi="Times New Roman" w:cs="B Nazanin"/>
            <w:sz w:val="24"/>
            <w:szCs w:val="28"/>
            <w:highlight w:val="yellow"/>
            <w:u w:val="single"/>
            <w:rtl/>
            <w:rPrChange w:id="401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15" w:author="Lenovo" w:date="2026-09-24T08:55:00Z">
              <w:rPr>
                <w:rFonts w:ascii="Times New Roman" w:hAnsi="Times New Roman" w:cs="B Nazanin" w:hint="cs"/>
                <w:sz w:val="24"/>
                <w:szCs w:val="28"/>
                <w:rtl/>
              </w:rPr>
            </w:rPrChange>
          </w:rPr>
          <w:delText>سطح</w:delText>
        </w:r>
        <w:r w:rsidRPr="00AA3FB8" w:rsidDel="00CE256C">
          <w:rPr>
            <w:rFonts w:ascii="Times New Roman" w:hAnsi="Times New Roman" w:cs="B Nazanin"/>
            <w:sz w:val="24"/>
            <w:szCs w:val="28"/>
            <w:highlight w:val="yellow"/>
            <w:u w:val="single"/>
            <w:rtl/>
            <w:rPrChange w:id="401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17" w:author="Lenovo" w:date="2026-09-24T08:55:00Z">
              <w:rPr>
                <w:rFonts w:ascii="Times New Roman" w:hAnsi="Times New Roman" w:cs="B Nazanin" w:hint="cs"/>
                <w:sz w:val="24"/>
                <w:szCs w:val="28"/>
                <w:rtl/>
              </w:rPr>
            </w:rPrChange>
          </w:rPr>
          <w:delText>بیان</w:delText>
        </w:r>
        <w:r w:rsidRPr="00AA3FB8" w:rsidDel="00CE256C">
          <w:rPr>
            <w:rFonts w:ascii="Times New Roman" w:hAnsi="Times New Roman" w:cs="B Nazanin"/>
            <w:sz w:val="24"/>
            <w:szCs w:val="28"/>
            <w:highlight w:val="yellow"/>
            <w:u w:val="single"/>
            <w:rtl/>
            <w:rPrChange w:id="401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19"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02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21" w:author="Lenovo" w:date="2026-09-24T08:55:00Z">
              <w:rPr>
                <w:rFonts w:ascii="Times New Roman" w:hAnsi="Times New Roman" w:cs="B Nazanin" w:hint="cs"/>
                <w:sz w:val="24"/>
                <w:szCs w:val="28"/>
                <w:rtl/>
              </w:rPr>
            </w:rPrChange>
          </w:rPr>
          <w:delText>لاین‌های</w:delText>
        </w:r>
        <w:r w:rsidRPr="00AA3FB8" w:rsidDel="00CE256C">
          <w:rPr>
            <w:rFonts w:ascii="Times New Roman" w:hAnsi="Times New Roman" w:cs="B Nazanin"/>
            <w:sz w:val="24"/>
            <w:szCs w:val="28"/>
            <w:highlight w:val="yellow"/>
            <w:u w:val="single"/>
            <w:rtl/>
            <w:rPrChange w:id="402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23" w:author="Lenovo" w:date="2026-09-24T08:55:00Z">
              <w:rPr>
                <w:rFonts w:ascii="Times New Roman" w:hAnsi="Times New Roman" w:cs="B Nazanin" w:hint="cs"/>
                <w:sz w:val="24"/>
                <w:szCs w:val="28"/>
                <w:rtl/>
              </w:rPr>
            </w:rPrChange>
          </w:rPr>
          <w:delText>مختلف</w:delText>
        </w:r>
        <w:r w:rsidRPr="00AA3FB8" w:rsidDel="00CE256C">
          <w:rPr>
            <w:rFonts w:ascii="Times New Roman" w:hAnsi="Times New Roman" w:cs="B Nazanin"/>
            <w:sz w:val="24"/>
            <w:szCs w:val="28"/>
            <w:highlight w:val="yellow"/>
            <w:u w:val="single"/>
            <w:rtl/>
            <w:rPrChange w:id="402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25" w:author="Lenovo" w:date="2026-09-24T08:55:00Z">
              <w:rPr>
                <w:rFonts w:ascii="Times New Roman" w:hAnsi="Times New Roman" w:cs="B Nazanin" w:hint="cs"/>
                <w:sz w:val="24"/>
                <w:szCs w:val="28"/>
                <w:rtl/>
              </w:rPr>
            </w:rPrChange>
          </w:rPr>
          <w:delText>متغیر</w:delText>
        </w:r>
        <w:r w:rsidRPr="00AA3FB8" w:rsidDel="00CE256C">
          <w:rPr>
            <w:rFonts w:ascii="Times New Roman" w:hAnsi="Times New Roman" w:cs="B Nazanin"/>
            <w:sz w:val="24"/>
            <w:szCs w:val="28"/>
            <w:highlight w:val="yellow"/>
            <w:u w:val="single"/>
            <w:rtl/>
            <w:rPrChange w:id="402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27" w:author="Lenovo" w:date="2026-09-24T08:55:00Z">
              <w:rPr>
                <w:rFonts w:ascii="Times New Roman" w:hAnsi="Times New Roman" w:cs="B Nazanin" w:hint="cs"/>
                <w:sz w:val="24"/>
                <w:szCs w:val="28"/>
                <w:rtl/>
              </w:rPr>
            </w:rPrChange>
          </w:rPr>
          <w:delText>بوده</w:delText>
        </w:r>
        <w:r w:rsidRPr="00AA3FB8" w:rsidDel="00CE256C">
          <w:rPr>
            <w:rFonts w:ascii="Times New Roman" w:hAnsi="Times New Roman" w:cs="B Nazanin"/>
            <w:sz w:val="24"/>
            <w:szCs w:val="28"/>
            <w:highlight w:val="yellow"/>
            <w:u w:val="single"/>
            <w:rtl/>
            <w:rPrChange w:id="402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29" w:author="Lenovo" w:date="2026-09-24T08:55:00Z">
              <w:rPr>
                <w:rFonts w:ascii="Times New Roman" w:hAnsi="Times New Roman" w:cs="B Nazanin" w:hint="cs"/>
                <w:sz w:val="24"/>
                <w:szCs w:val="28"/>
                <w:rtl/>
              </w:rPr>
            </w:rPrChange>
          </w:rPr>
          <w:delText>و</w:delText>
        </w:r>
        <w:r w:rsidRPr="00AA3FB8" w:rsidDel="00CE256C">
          <w:rPr>
            <w:rFonts w:ascii="Times New Roman" w:hAnsi="Times New Roman" w:cs="B Nazanin"/>
            <w:sz w:val="24"/>
            <w:szCs w:val="28"/>
            <w:highlight w:val="yellow"/>
            <w:u w:val="single"/>
            <w:rtl/>
            <w:rPrChange w:id="403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31" w:author="Lenovo" w:date="2026-09-24T08:55:00Z">
              <w:rPr>
                <w:rFonts w:ascii="Times New Roman" w:hAnsi="Times New Roman" w:cs="B Nazanin" w:hint="cs"/>
                <w:sz w:val="24"/>
                <w:szCs w:val="28"/>
                <w:rtl/>
              </w:rPr>
            </w:rPrChange>
          </w:rPr>
          <w:delText>به‌طور</w:delText>
        </w:r>
        <w:r w:rsidRPr="00AA3FB8" w:rsidDel="00CE256C">
          <w:rPr>
            <w:rFonts w:ascii="Times New Roman" w:hAnsi="Times New Roman" w:cs="B Nazanin"/>
            <w:sz w:val="24"/>
            <w:szCs w:val="28"/>
            <w:highlight w:val="yellow"/>
            <w:u w:val="single"/>
            <w:rtl/>
            <w:rPrChange w:id="403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33" w:author="Lenovo" w:date="2026-09-24T08:55:00Z">
              <w:rPr>
                <w:rFonts w:ascii="Times New Roman" w:hAnsi="Times New Roman" w:cs="B Nazanin" w:hint="cs"/>
                <w:sz w:val="24"/>
                <w:szCs w:val="28"/>
                <w:rtl/>
              </w:rPr>
            </w:rPrChange>
          </w:rPr>
          <w:delText>متوسط</w:delText>
        </w:r>
        <w:r w:rsidRPr="00AA3FB8" w:rsidDel="00CE256C">
          <w:rPr>
            <w:rFonts w:ascii="Times New Roman" w:hAnsi="Times New Roman" w:cs="B Nazanin"/>
            <w:sz w:val="24"/>
            <w:szCs w:val="28"/>
            <w:highlight w:val="yellow"/>
            <w:u w:val="single"/>
            <w:rtl/>
            <w:rPrChange w:id="403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35" w:author="Lenovo" w:date="2026-09-24T08:55:00Z">
              <w:rPr>
                <w:rFonts w:ascii="Times New Roman" w:hAnsi="Times New Roman" w:cs="B Nazanin" w:hint="cs"/>
                <w:sz w:val="24"/>
                <w:szCs w:val="28"/>
                <w:rtl/>
              </w:rPr>
            </w:rPrChange>
          </w:rPr>
          <w:delText>حدود</w:delText>
        </w:r>
        <w:r w:rsidRPr="00AA3FB8" w:rsidDel="00CE256C">
          <w:rPr>
            <w:rFonts w:ascii="Times New Roman" w:hAnsi="Times New Roman" w:cs="B Nazanin"/>
            <w:sz w:val="24"/>
            <w:szCs w:val="28"/>
            <w:highlight w:val="yellow"/>
            <w:u w:val="single"/>
            <w:rtl/>
            <w:rPrChange w:id="403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37" w:author="Lenovo" w:date="2026-09-24T08:55:00Z">
              <w:rPr>
                <w:rFonts w:ascii="Times New Roman" w:hAnsi="Times New Roman" w:cs="B Nazanin" w:hint="cs"/>
                <w:sz w:val="24"/>
                <w:szCs w:val="28"/>
                <w:rtl/>
              </w:rPr>
            </w:rPrChange>
          </w:rPr>
          <w:delText>017/0</w:delText>
        </w:r>
        <w:r w:rsidRPr="00AA3FB8" w:rsidDel="00CE256C">
          <w:rPr>
            <w:rFonts w:ascii="Times New Roman" w:hAnsi="Times New Roman" w:cs="Times New Roman" w:hint="cs"/>
            <w:sz w:val="24"/>
            <w:szCs w:val="28"/>
            <w:highlight w:val="yellow"/>
            <w:u w:val="single"/>
            <w:rtl/>
            <w:rPrChange w:id="4038" w:author="Lenovo" w:date="2026-09-24T08:55:00Z">
              <w:rPr>
                <w:rFonts w:ascii="Times New Roman" w:hAnsi="Times New Roman" w:cs="Times New Roman" w:hint="cs"/>
                <w:sz w:val="24"/>
                <w:szCs w:val="28"/>
                <w:rtl/>
              </w:rPr>
            </w:rPrChange>
          </w:rPr>
          <w:delText>٪</w:delText>
        </w:r>
        <w:r w:rsidRPr="00AA3FB8" w:rsidDel="00CE256C">
          <w:rPr>
            <w:rFonts w:ascii="Times New Roman" w:hAnsi="Times New Roman" w:cs="B Nazanin"/>
            <w:sz w:val="24"/>
            <w:szCs w:val="28"/>
            <w:highlight w:val="yellow"/>
            <w:u w:val="single"/>
            <w:rtl/>
            <w:rPrChange w:id="4039" w:author="Lenovo" w:date="2026-09-24T08:55:00Z">
              <w:rPr>
                <w:rFonts w:ascii="Times New Roman" w:hAnsi="Times New Roman" w:cs="B Nazanin"/>
                <w:sz w:val="24"/>
                <w:szCs w:val="28"/>
                <w:rtl/>
              </w:rPr>
            </w:rPrChange>
          </w:rPr>
          <w:delText xml:space="preserve"> </w:delText>
        </w:r>
      </w:del>
      <w:ins w:id="4040" w:author="SALMANIAN MOHAMMADHASSAN" w:date="2026-09-11T16:38:00Z">
        <w:del w:id="4041" w:author="Lenovo" w:date="2026-09-24T08:00:00Z">
          <w:r w:rsidR="00675DD9" w:rsidRPr="00AA3FB8" w:rsidDel="00CE256C">
            <w:rPr>
              <w:rFonts w:ascii="Times New Roman" w:hAnsi="Times New Roman" w:cs="B Nazanin" w:hint="cs"/>
              <w:sz w:val="24"/>
              <w:szCs w:val="28"/>
              <w:highlight w:val="yellow"/>
              <w:u w:val="single"/>
              <w:rtl/>
              <w:rPrChange w:id="4042" w:author="Lenovo" w:date="2026-09-24T08:55:00Z">
                <w:rPr>
                  <w:rFonts w:ascii="Times New Roman" w:hAnsi="Times New Roman" w:cs="B Nazanin" w:hint="cs"/>
                  <w:sz w:val="24"/>
                  <w:szCs w:val="28"/>
                  <w:rtl/>
                </w:rPr>
              </w:rPrChange>
            </w:rPr>
            <w:delText xml:space="preserve">( </w:delText>
          </w:r>
        </w:del>
      </w:ins>
      <w:ins w:id="4043" w:author="SALMANIAN MOHAMMADHASSAN" w:date="2026-09-11T16:37:00Z">
        <w:del w:id="4044" w:author="Lenovo" w:date="2026-09-24T08:00:00Z">
          <w:r w:rsidR="00675DD9" w:rsidRPr="00AA3FB8" w:rsidDel="00CE256C">
            <w:rPr>
              <w:rFonts w:ascii="Times New Roman" w:hAnsi="Times New Roman" w:cs="B Nazanin" w:hint="cs"/>
              <w:sz w:val="24"/>
              <w:szCs w:val="28"/>
              <w:highlight w:val="yellow"/>
              <w:u w:val="single"/>
              <w:rtl/>
              <w:rPrChange w:id="4045" w:author="Lenovo" w:date="2026-09-24T08:55:00Z">
                <w:rPr>
                  <w:rFonts w:ascii="Times New Roman" w:hAnsi="Times New Roman" w:cs="B Nazanin" w:hint="cs"/>
                  <w:sz w:val="24"/>
                  <w:szCs w:val="28"/>
                  <w:rtl/>
                </w:rPr>
              </w:rPrChange>
            </w:rPr>
            <w:delText xml:space="preserve">لطفا حداقل و حداکثر آن را بیاورید </w:delText>
          </w:r>
        </w:del>
      </w:ins>
      <w:ins w:id="4046" w:author="SALMANIAN MOHAMMADHASSAN" w:date="2026-09-11T16:38:00Z">
        <w:del w:id="4047" w:author="Lenovo" w:date="2026-09-24T08:00:00Z">
          <w:r w:rsidR="00675DD9" w:rsidRPr="00AA3FB8" w:rsidDel="00CE256C">
            <w:rPr>
              <w:rFonts w:ascii="Times New Roman" w:hAnsi="Times New Roman" w:cs="B Nazanin" w:hint="cs"/>
              <w:sz w:val="24"/>
              <w:szCs w:val="28"/>
              <w:highlight w:val="yellow"/>
              <w:u w:val="single"/>
              <w:rtl/>
              <w:rPrChange w:id="4048" w:author="Lenovo" w:date="2026-09-24T08:55:00Z">
                <w:rPr>
                  <w:rFonts w:ascii="Times New Roman" w:hAnsi="Times New Roman" w:cs="B Nazanin" w:hint="cs"/>
                  <w:sz w:val="24"/>
                  <w:szCs w:val="28"/>
                  <w:rtl/>
                </w:rPr>
              </w:rPrChange>
            </w:rPr>
            <w:delText>و سپس میانگین آن را ارائه نمایید.</w:delText>
          </w:r>
          <w:r w:rsidR="004F318F" w:rsidRPr="00AA3FB8" w:rsidDel="00CE256C">
            <w:rPr>
              <w:rFonts w:ascii="Times New Roman" w:hAnsi="Times New Roman" w:cs="B Nazanin" w:hint="cs"/>
              <w:sz w:val="24"/>
              <w:szCs w:val="28"/>
              <w:highlight w:val="yellow"/>
              <w:u w:val="single"/>
              <w:rtl/>
              <w:rPrChange w:id="4049" w:author="Lenovo" w:date="2026-09-24T08:55:00Z">
                <w:rPr>
                  <w:rFonts w:ascii="Times New Roman" w:hAnsi="Times New Roman" w:cs="B Nazanin" w:hint="cs"/>
                  <w:sz w:val="24"/>
                  <w:szCs w:val="28"/>
                  <w:rtl/>
                </w:rPr>
              </w:rPrChange>
            </w:rPr>
            <w:delText xml:space="preserve">) </w:delText>
          </w:r>
        </w:del>
      </w:ins>
      <w:del w:id="4050" w:author="Lenovo" w:date="2026-09-24T08:00:00Z">
        <w:r w:rsidRPr="00AA3FB8" w:rsidDel="00CE256C">
          <w:rPr>
            <w:rFonts w:ascii="Times New Roman" w:hAnsi="Times New Roman" w:cs="B Nazanin" w:hint="cs"/>
            <w:sz w:val="24"/>
            <w:szCs w:val="28"/>
            <w:highlight w:val="yellow"/>
            <w:u w:val="single"/>
            <w:rtl/>
            <w:rPrChange w:id="4051" w:author="Lenovo" w:date="2026-09-24T08:55:00Z">
              <w:rPr>
                <w:rFonts w:ascii="Times New Roman" w:hAnsi="Times New Roman" w:cs="B Nazanin" w:hint="cs"/>
                <w:sz w:val="24"/>
                <w:szCs w:val="28"/>
                <w:rtl/>
              </w:rPr>
            </w:rPrChange>
          </w:rPr>
          <w:delText>از</w:delText>
        </w:r>
        <w:r w:rsidRPr="00AA3FB8" w:rsidDel="00CE256C">
          <w:rPr>
            <w:rFonts w:ascii="Times New Roman" w:hAnsi="Times New Roman" w:cs="B Nazanin"/>
            <w:sz w:val="24"/>
            <w:szCs w:val="28"/>
            <w:highlight w:val="yellow"/>
            <w:u w:val="single"/>
            <w:rtl/>
            <w:rPrChange w:id="405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53" w:author="Lenovo" w:date="2026-09-24T08:55:00Z">
              <w:rPr>
                <w:rFonts w:ascii="Times New Roman" w:hAnsi="Times New Roman" w:cs="B Nazanin" w:hint="cs"/>
                <w:sz w:val="24"/>
                <w:szCs w:val="28"/>
                <w:rtl/>
              </w:rPr>
            </w:rPrChange>
          </w:rPr>
          <w:delText>پروتئین‌های</w:delText>
        </w:r>
        <w:r w:rsidRPr="00AA3FB8" w:rsidDel="00CE256C">
          <w:rPr>
            <w:rFonts w:ascii="Times New Roman" w:hAnsi="Times New Roman" w:cs="B Nazanin"/>
            <w:sz w:val="24"/>
            <w:szCs w:val="28"/>
            <w:highlight w:val="yellow"/>
            <w:u w:val="single"/>
            <w:rtl/>
            <w:rPrChange w:id="405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55" w:author="Lenovo" w:date="2026-09-24T08:55:00Z">
              <w:rPr>
                <w:rFonts w:ascii="Times New Roman" w:hAnsi="Times New Roman" w:cs="B Nazanin" w:hint="cs"/>
                <w:sz w:val="24"/>
                <w:szCs w:val="28"/>
                <w:rtl/>
              </w:rPr>
            </w:rPrChange>
          </w:rPr>
          <w:delText>محلول</w:delText>
        </w:r>
        <w:r w:rsidRPr="00AA3FB8" w:rsidDel="00CE256C">
          <w:rPr>
            <w:rFonts w:ascii="Times New Roman" w:hAnsi="Times New Roman" w:cs="B Nazanin"/>
            <w:sz w:val="24"/>
            <w:szCs w:val="28"/>
            <w:highlight w:val="yellow"/>
            <w:u w:val="single"/>
            <w:rtl/>
            <w:rPrChange w:id="405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57" w:author="Lenovo" w:date="2026-09-24T08:55:00Z">
              <w:rPr>
                <w:rFonts w:ascii="Times New Roman" w:hAnsi="Times New Roman" w:cs="B Nazanin" w:hint="cs"/>
                <w:sz w:val="24"/>
                <w:szCs w:val="28"/>
                <w:rtl/>
              </w:rPr>
            </w:rPrChange>
          </w:rPr>
          <w:delText>کل</w:delText>
        </w:r>
        <w:r w:rsidRPr="00AA3FB8" w:rsidDel="00CE256C">
          <w:rPr>
            <w:rFonts w:ascii="Times New Roman" w:hAnsi="Times New Roman" w:cs="B Nazanin"/>
            <w:sz w:val="24"/>
            <w:szCs w:val="28"/>
            <w:highlight w:val="yellow"/>
            <w:u w:val="single"/>
            <w:rtl/>
            <w:rPrChange w:id="405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59" w:author="Lenovo" w:date="2026-09-24T08:55:00Z">
              <w:rPr>
                <w:rFonts w:ascii="Times New Roman" w:hAnsi="Times New Roman" w:cs="B Nazanin" w:hint="cs"/>
                <w:sz w:val="24"/>
                <w:szCs w:val="28"/>
                <w:rtl/>
              </w:rPr>
            </w:rPrChange>
          </w:rPr>
          <w:delText>را</w:delText>
        </w:r>
        <w:r w:rsidRPr="00AA3FB8" w:rsidDel="00CE256C">
          <w:rPr>
            <w:rFonts w:ascii="Times New Roman" w:hAnsi="Times New Roman" w:cs="B Nazanin"/>
            <w:sz w:val="24"/>
            <w:szCs w:val="28"/>
            <w:highlight w:val="yellow"/>
            <w:u w:val="single"/>
            <w:rtl/>
            <w:rPrChange w:id="406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61" w:author="Lenovo" w:date="2026-09-24T08:55:00Z">
              <w:rPr>
                <w:rFonts w:ascii="Times New Roman" w:hAnsi="Times New Roman" w:cs="B Nazanin" w:hint="cs"/>
                <w:sz w:val="24"/>
                <w:szCs w:val="28"/>
                <w:rtl/>
              </w:rPr>
            </w:rPrChange>
          </w:rPr>
          <w:delText>شامل</w:delText>
        </w:r>
        <w:r w:rsidRPr="00AA3FB8" w:rsidDel="00CE256C">
          <w:rPr>
            <w:rFonts w:ascii="Times New Roman" w:hAnsi="Times New Roman" w:cs="B Nazanin"/>
            <w:sz w:val="24"/>
            <w:szCs w:val="28"/>
            <w:highlight w:val="yellow"/>
            <w:u w:val="single"/>
            <w:rtl/>
            <w:rPrChange w:id="406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63" w:author="Lenovo" w:date="2026-09-24T08:55:00Z">
              <w:rPr>
                <w:rFonts w:ascii="Times New Roman" w:hAnsi="Times New Roman" w:cs="B Nazanin" w:hint="cs"/>
                <w:sz w:val="24"/>
                <w:szCs w:val="28"/>
                <w:rtl/>
              </w:rPr>
            </w:rPrChange>
          </w:rPr>
          <w:delText>می‌شود</w:delText>
        </w:r>
        <w:r w:rsidRPr="00AA3FB8" w:rsidDel="00CE256C">
          <w:rPr>
            <w:rFonts w:ascii="Times New Roman" w:hAnsi="Times New Roman" w:cs="B Nazanin"/>
            <w:sz w:val="24"/>
            <w:szCs w:val="28"/>
            <w:highlight w:val="yellow"/>
            <w:u w:val="single"/>
            <w:rtl/>
            <w:rPrChange w:id="406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65" w:author="Lenovo" w:date="2026-09-24T08:55:00Z">
              <w:rPr>
                <w:rFonts w:ascii="Times New Roman" w:hAnsi="Times New Roman" w:cs="B Nazanin" w:hint="cs"/>
                <w:sz w:val="24"/>
                <w:szCs w:val="28"/>
                <w:rtl/>
              </w:rPr>
            </w:rPrChange>
          </w:rPr>
          <w:delText>این</w:delText>
        </w:r>
        <w:r w:rsidRPr="00AA3FB8" w:rsidDel="00CE256C">
          <w:rPr>
            <w:rFonts w:ascii="Times New Roman" w:hAnsi="Times New Roman" w:cs="B Nazanin"/>
            <w:sz w:val="24"/>
            <w:szCs w:val="28"/>
            <w:highlight w:val="yellow"/>
            <w:u w:val="single"/>
            <w:rtl/>
            <w:rPrChange w:id="406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67" w:author="Lenovo" w:date="2026-09-24T08:55:00Z">
              <w:rPr>
                <w:rFonts w:ascii="Times New Roman" w:hAnsi="Times New Roman" w:cs="B Nazanin" w:hint="cs"/>
                <w:sz w:val="24"/>
                <w:szCs w:val="28"/>
                <w:rtl/>
              </w:rPr>
            </w:rPrChange>
          </w:rPr>
          <w:delText>میزان</w:delText>
        </w:r>
        <w:r w:rsidRPr="00AA3FB8" w:rsidDel="00CE256C">
          <w:rPr>
            <w:rFonts w:ascii="Times New Roman" w:hAnsi="Times New Roman" w:cs="B Nazanin"/>
            <w:sz w:val="24"/>
            <w:szCs w:val="28"/>
            <w:highlight w:val="yellow"/>
            <w:u w:val="single"/>
            <w:rtl/>
            <w:rPrChange w:id="406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69" w:author="Lenovo" w:date="2026-09-24T08:55:00Z">
              <w:rPr>
                <w:rFonts w:ascii="Times New Roman" w:hAnsi="Times New Roman" w:cs="B Nazanin" w:hint="cs"/>
                <w:sz w:val="24"/>
                <w:szCs w:val="28"/>
                <w:rtl/>
              </w:rPr>
            </w:rPrChange>
          </w:rPr>
          <w:delText>بیان،</w:delText>
        </w:r>
        <w:r w:rsidRPr="00AA3FB8" w:rsidDel="00CE256C">
          <w:rPr>
            <w:rFonts w:ascii="Times New Roman" w:hAnsi="Times New Roman" w:cs="B Nazanin"/>
            <w:sz w:val="24"/>
            <w:szCs w:val="28"/>
            <w:highlight w:val="yellow"/>
            <w:u w:val="single"/>
            <w:rtl/>
            <w:rPrChange w:id="407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71" w:author="Lenovo" w:date="2026-09-24T08:55:00Z">
              <w:rPr>
                <w:rFonts w:ascii="Times New Roman" w:hAnsi="Times New Roman" w:cs="B Nazanin" w:hint="cs"/>
                <w:sz w:val="24"/>
                <w:szCs w:val="28"/>
                <w:rtl/>
              </w:rPr>
            </w:rPrChange>
          </w:rPr>
          <w:delText>اگرچه</w:delText>
        </w:r>
        <w:r w:rsidRPr="00AA3FB8" w:rsidDel="00CE256C">
          <w:rPr>
            <w:rFonts w:ascii="Times New Roman" w:hAnsi="Times New Roman" w:cs="B Nazanin"/>
            <w:sz w:val="24"/>
            <w:szCs w:val="28"/>
            <w:highlight w:val="yellow"/>
            <w:u w:val="single"/>
            <w:rtl/>
            <w:rPrChange w:id="407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73"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07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75" w:author="Lenovo" w:date="2026-09-24T08:55:00Z">
              <w:rPr>
                <w:rFonts w:ascii="Times New Roman" w:hAnsi="Times New Roman" w:cs="B Nazanin" w:hint="cs"/>
                <w:sz w:val="24"/>
                <w:szCs w:val="28"/>
                <w:rtl/>
              </w:rPr>
            </w:rPrChange>
          </w:rPr>
          <w:delText>مقایسه</w:delText>
        </w:r>
        <w:r w:rsidRPr="00AA3FB8" w:rsidDel="00CE256C">
          <w:rPr>
            <w:rFonts w:ascii="Times New Roman" w:hAnsi="Times New Roman" w:cs="B Nazanin"/>
            <w:sz w:val="24"/>
            <w:szCs w:val="28"/>
            <w:highlight w:val="yellow"/>
            <w:u w:val="single"/>
            <w:rtl/>
            <w:rPrChange w:id="407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77" w:author="Lenovo" w:date="2026-09-24T08:55:00Z">
              <w:rPr>
                <w:rFonts w:ascii="Times New Roman" w:hAnsi="Times New Roman" w:cs="B Nazanin" w:hint="cs"/>
                <w:sz w:val="24"/>
                <w:szCs w:val="28"/>
                <w:rtl/>
              </w:rPr>
            </w:rPrChange>
          </w:rPr>
          <w:delText>با</w:delText>
        </w:r>
        <w:r w:rsidRPr="00AA3FB8" w:rsidDel="00CE256C">
          <w:rPr>
            <w:rFonts w:ascii="Times New Roman" w:hAnsi="Times New Roman" w:cs="B Nazanin"/>
            <w:sz w:val="24"/>
            <w:szCs w:val="28"/>
            <w:highlight w:val="yellow"/>
            <w:u w:val="single"/>
            <w:rtl/>
            <w:rPrChange w:id="407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79" w:author="Lenovo" w:date="2026-09-24T08:55:00Z">
              <w:rPr>
                <w:rFonts w:ascii="Times New Roman" w:hAnsi="Times New Roman" w:cs="B Nazanin" w:hint="cs"/>
                <w:sz w:val="24"/>
                <w:szCs w:val="28"/>
                <w:rtl/>
              </w:rPr>
            </w:rPrChange>
          </w:rPr>
          <w:delText>سیستم‌های</w:delText>
        </w:r>
        <w:r w:rsidRPr="00AA3FB8" w:rsidDel="00CE256C">
          <w:rPr>
            <w:rFonts w:ascii="Times New Roman" w:hAnsi="Times New Roman" w:cs="B Nazanin"/>
            <w:sz w:val="24"/>
            <w:szCs w:val="28"/>
            <w:highlight w:val="yellow"/>
            <w:u w:val="single"/>
            <w:rtl/>
            <w:rPrChange w:id="408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81" w:author="Lenovo" w:date="2026-09-24T08:55:00Z">
              <w:rPr>
                <w:rFonts w:ascii="Times New Roman" w:hAnsi="Times New Roman" w:cs="B Nazanin" w:hint="cs"/>
                <w:sz w:val="24"/>
                <w:szCs w:val="28"/>
                <w:rtl/>
              </w:rPr>
            </w:rPrChange>
          </w:rPr>
          <w:delText>بیانی</w:delText>
        </w:r>
        <w:r w:rsidRPr="00AA3FB8" w:rsidDel="00CE256C">
          <w:rPr>
            <w:rFonts w:ascii="Times New Roman" w:hAnsi="Times New Roman" w:cs="B Nazanin"/>
            <w:sz w:val="24"/>
            <w:szCs w:val="28"/>
            <w:highlight w:val="yellow"/>
            <w:u w:val="single"/>
            <w:rtl/>
            <w:rPrChange w:id="408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83" w:author="Lenovo" w:date="2026-09-24T08:55:00Z">
              <w:rPr>
                <w:rFonts w:ascii="Times New Roman" w:hAnsi="Times New Roman" w:cs="B Nazanin" w:hint="cs"/>
                <w:sz w:val="24"/>
                <w:szCs w:val="28"/>
                <w:rtl/>
              </w:rPr>
            </w:rPrChange>
          </w:rPr>
          <w:delText>باکتریایی</w:delText>
        </w:r>
        <w:r w:rsidRPr="00AA3FB8" w:rsidDel="00CE256C">
          <w:rPr>
            <w:rFonts w:ascii="Times New Roman" w:hAnsi="Times New Roman" w:cs="B Nazanin"/>
            <w:sz w:val="24"/>
            <w:szCs w:val="28"/>
            <w:highlight w:val="yellow"/>
            <w:u w:val="single"/>
            <w:rtl/>
            <w:rPrChange w:id="408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85" w:author="Lenovo" w:date="2026-09-24T08:55:00Z">
              <w:rPr>
                <w:rFonts w:ascii="Times New Roman" w:hAnsi="Times New Roman" w:cs="B Nazanin" w:hint="cs"/>
                <w:sz w:val="24"/>
                <w:szCs w:val="28"/>
                <w:rtl/>
              </w:rPr>
            </w:rPrChange>
          </w:rPr>
          <w:delText>پایین‌تر</w:delText>
        </w:r>
        <w:r w:rsidRPr="00AA3FB8" w:rsidDel="00CE256C">
          <w:rPr>
            <w:rFonts w:ascii="Times New Roman" w:hAnsi="Times New Roman" w:cs="B Nazanin"/>
            <w:sz w:val="24"/>
            <w:szCs w:val="28"/>
            <w:highlight w:val="yellow"/>
            <w:u w:val="single"/>
            <w:rtl/>
            <w:rPrChange w:id="408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87" w:author="Lenovo" w:date="2026-09-24T08:55:00Z">
              <w:rPr>
                <w:rFonts w:ascii="Times New Roman" w:hAnsi="Times New Roman" w:cs="B Nazanin" w:hint="cs"/>
                <w:sz w:val="24"/>
                <w:szCs w:val="28"/>
                <w:rtl/>
              </w:rPr>
            </w:rPrChange>
          </w:rPr>
          <w:delText>است،</w:delText>
        </w:r>
        <w:r w:rsidRPr="00AA3FB8" w:rsidDel="00CE256C">
          <w:rPr>
            <w:rFonts w:ascii="Times New Roman" w:hAnsi="Times New Roman" w:cs="B Nazanin"/>
            <w:sz w:val="24"/>
            <w:szCs w:val="28"/>
            <w:highlight w:val="yellow"/>
            <w:u w:val="single"/>
            <w:rtl/>
            <w:rPrChange w:id="408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89" w:author="Lenovo" w:date="2026-09-24T08:55:00Z">
              <w:rPr>
                <w:rFonts w:ascii="Times New Roman" w:hAnsi="Times New Roman" w:cs="B Nazanin" w:hint="cs"/>
                <w:sz w:val="24"/>
                <w:szCs w:val="28"/>
                <w:rtl/>
              </w:rPr>
            </w:rPrChange>
          </w:rPr>
          <w:delText>اما</w:delText>
        </w:r>
        <w:r w:rsidRPr="00AA3FB8" w:rsidDel="00CE256C">
          <w:rPr>
            <w:rFonts w:ascii="Times New Roman" w:hAnsi="Times New Roman" w:cs="B Nazanin"/>
            <w:sz w:val="24"/>
            <w:szCs w:val="28"/>
            <w:highlight w:val="yellow"/>
            <w:u w:val="single"/>
            <w:rtl/>
            <w:rPrChange w:id="409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91" w:author="Lenovo" w:date="2026-09-24T08:55:00Z">
              <w:rPr>
                <w:rFonts w:ascii="Times New Roman" w:hAnsi="Times New Roman" w:cs="B Nazanin" w:hint="cs"/>
                <w:sz w:val="24"/>
                <w:szCs w:val="28"/>
                <w:rtl/>
              </w:rPr>
            </w:rPrChange>
          </w:rPr>
          <w:delText>با</w:delText>
        </w:r>
        <w:r w:rsidRPr="00AA3FB8" w:rsidDel="00CE256C">
          <w:rPr>
            <w:rFonts w:ascii="Times New Roman" w:hAnsi="Times New Roman" w:cs="B Nazanin"/>
            <w:sz w:val="24"/>
            <w:szCs w:val="28"/>
            <w:highlight w:val="yellow"/>
            <w:u w:val="single"/>
            <w:rtl/>
            <w:rPrChange w:id="409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93" w:author="Lenovo" w:date="2026-09-24T08:55:00Z">
              <w:rPr>
                <w:rFonts w:ascii="Times New Roman" w:hAnsi="Times New Roman" w:cs="B Nazanin" w:hint="cs"/>
                <w:sz w:val="24"/>
                <w:szCs w:val="28"/>
                <w:rtl/>
              </w:rPr>
            </w:rPrChange>
          </w:rPr>
          <w:delText>مقادیر</w:delText>
        </w:r>
        <w:r w:rsidRPr="00AA3FB8" w:rsidDel="00CE256C">
          <w:rPr>
            <w:rFonts w:ascii="Times New Roman" w:hAnsi="Times New Roman" w:cs="B Nazanin"/>
            <w:sz w:val="24"/>
            <w:szCs w:val="28"/>
            <w:highlight w:val="yellow"/>
            <w:u w:val="single"/>
            <w:rtl/>
            <w:rPrChange w:id="409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95" w:author="Lenovo" w:date="2026-09-24T08:55:00Z">
              <w:rPr>
                <w:rFonts w:ascii="Times New Roman" w:hAnsi="Times New Roman" w:cs="B Nazanin" w:hint="cs"/>
                <w:sz w:val="24"/>
                <w:szCs w:val="28"/>
                <w:rtl/>
              </w:rPr>
            </w:rPrChange>
          </w:rPr>
          <w:delText>گزارش‌شده</w:delText>
        </w:r>
        <w:r w:rsidRPr="00AA3FB8" w:rsidDel="00CE256C">
          <w:rPr>
            <w:rFonts w:ascii="Times New Roman" w:hAnsi="Times New Roman" w:cs="B Nazanin"/>
            <w:sz w:val="24"/>
            <w:szCs w:val="28"/>
            <w:highlight w:val="yellow"/>
            <w:u w:val="single"/>
            <w:rtl/>
            <w:rPrChange w:id="409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97"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09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099" w:author="Lenovo" w:date="2026-09-24T08:55:00Z">
              <w:rPr>
                <w:rFonts w:ascii="Times New Roman" w:hAnsi="Times New Roman" w:cs="B Nazanin" w:hint="cs"/>
                <w:sz w:val="24"/>
                <w:szCs w:val="28"/>
                <w:rtl/>
              </w:rPr>
            </w:rPrChange>
          </w:rPr>
          <w:delText>مطالعات</w:delText>
        </w:r>
        <w:r w:rsidRPr="00AA3FB8" w:rsidDel="00CE256C">
          <w:rPr>
            <w:rFonts w:ascii="Times New Roman" w:hAnsi="Times New Roman" w:cs="B Nazanin"/>
            <w:sz w:val="24"/>
            <w:szCs w:val="28"/>
            <w:highlight w:val="yellow"/>
            <w:u w:val="single"/>
            <w:rtl/>
            <w:rPrChange w:id="410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01" w:author="Lenovo" w:date="2026-09-24T08:55:00Z">
              <w:rPr>
                <w:rFonts w:ascii="Times New Roman" w:hAnsi="Times New Roman" w:cs="B Nazanin" w:hint="cs"/>
                <w:sz w:val="24"/>
                <w:szCs w:val="28"/>
                <w:rtl/>
              </w:rPr>
            </w:rPrChange>
          </w:rPr>
          <w:delText>پیشین</w:delText>
        </w:r>
        <w:r w:rsidRPr="00AA3FB8" w:rsidDel="00CE256C">
          <w:rPr>
            <w:rFonts w:ascii="Times New Roman" w:hAnsi="Times New Roman" w:cs="B Nazanin"/>
            <w:sz w:val="24"/>
            <w:szCs w:val="28"/>
            <w:highlight w:val="yellow"/>
            <w:u w:val="single"/>
            <w:rtl/>
            <w:rPrChange w:id="410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03" w:author="Lenovo" w:date="2026-09-24T08:55:00Z">
              <w:rPr>
                <w:rFonts w:ascii="Times New Roman" w:hAnsi="Times New Roman" w:cs="B Nazanin" w:hint="cs"/>
                <w:sz w:val="24"/>
                <w:szCs w:val="28"/>
                <w:rtl/>
              </w:rPr>
            </w:rPrChange>
          </w:rPr>
          <w:delText>مربوط</w:delText>
        </w:r>
        <w:r w:rsidRPr="00AA3FB8" w:rsidDel="00CE256C">
          <w:rPr>
            <w:rFonts w:ascii="Times New Roman" w:hAnsi="Times New Roman" w:cs="B Nazanin"/>
            <w:sz w:val="24"/>
            <w:szCs w:val="28"/>
            <w:highlight w:val="yellow"/>
            <w:u w:val="single"/>
            <w:rtl/>
            <w:rPrChange w:id="410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05" w:author="Lenovo" w:date="2026-09-24T08:55:00Z">
              <w:rPr>
                <w:rFonts w:ascii="Times New Roman" w:hAnsi="Times New Roman" w:cs="B Nazanin" w:hint="cs"/>
                <w:sz w:val="24"/>
                <w:szCs w:val="28"/>
                <w:rtl/>
              </w:rPr>
            </w:rPrChange>
          </w:rPr>
          <w:delText>به</w:delText>
        </w:r>
        <w:r w:rsidRPr="00AA3FB8" w:rsidDel="00CE256C">
          <w:rPr>
            <w:rFonts w:ascii="Times New Roman" w:hAnsi="Times New Roman" w:cs="B Nazanin"/>
            <w:sz w:val="24"/>
            <w:szCs w:val="28"/>
            <w:highlight w:val="yellow"/>
            <w:u w:val="single"/>
            <w:rtl/>
            <w:rPrChange w:id="410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07" w:author="Lenovo" w:date="2026-09-24T08:55:00Z">
              <w:rPr>
                <w:rFonts w:ascii="Times New Roman" w:hAnsi="Times New Roman" w:cs="B Nazanin" w:hint="cs"/>
                <w:sz w:val="24"/>
                <w:szCs w:val="28"/>
                <w:rtl/>
              </w:rPr>
            </w:rPrChange>
          </w:rPr>
          <w:delText>بیان</w:delText>
        </w:r>
        <w:r w:rsidRPr="00AA3FB8" w:rsidDel="00CE256C">
          <w:rPr>
            <w:rFonts w:ascii="Times New Roman" w:hAnsi="Times New Roman" w:cs="B Nazanin"/>
            <w:sz w:val="24"/>
            <w:szCs w:val="28"/>
            <w:highlight w:val="yellow"/>
            <w:u w:val="single"/>
            <w:rtl/>
            <w:rPrChange w:id="410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09" w:author="Lenovo" w:date="2026-09-24T08:55:00Z">
              <w:rPr>
                <w:rFonts w:ascii="Times New Roman" w:hAnsi="Times New Roman" w:cs="B Nazanin" w:hint="cs"/>
                <w:sz w:val="24"/>
                <w:szCs w:val="28"/>
                <w:rtl/>
              </w:rPr>
            </w:rPrChange>
          </w:rPr>
          <w:delText>پروتئین‌های</w:delText>
        </w:r>
        <w:r w:rsidRPr="00AA3FB8" w:rsidDel="00CE256C">
          <w:rPr>
            <w:rFonts w:ascii="Times New Roman" w:hAnsi="Times New Roman" w:cs="B Nazanin"/>
            <w:sz w:val="24"/>
            <w:szCs w:val="28"/>
            <w:highlight w:val="yellow"/>
            <w:u w:val="single"/>
            <w:rtl/>
            <w:rPrChange w:id="411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11" w:author="Lenovo" w:date="2026-09-24T08:55:00Z">
              <w:rPr>
                <w:rFonts w:ascii="Times New Roman" w:hAnsi="Times New Roman" w:cs="B Nazanin" w:hint="cs"/>
                <w:sz w:val="24"/>
                <w:szCs w:val="28"/>
                <w:rtl/>
              </w:rPr>
            </w:rPrChange>
          </w:rPr>
          <w:delText>نوترکیب</w:delText>
        </w:r>
        <w:r w:rsidRPr="00AA3FB8" w:rsidDel="00CE256C">
          <w:rPr>
            <w:rFonts w:ascii="Times New Roman" w:hAnsi="Times New Roman" w:cs="B Nazanin"/>
            <w:sz w:val="24"/>
            <w:szCs w:val="28"/>
            <w:highlight w:val="yellow"/>
            <w:u w:val="single"/>
            <w:rtl/>
            <w:rPrChange w:id="411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13"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11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i/>
            <w:iCs/>
            <w:sz w:val="24"/>
            <w:szCs w:val="28"/>
            <w:highlight w:val="yellow"/>
            <w:u w:val="single"/>
            <w:rPrChange w:id="4115" w:author="Lenovo" w:date="2026-09-24T08:55:00Z">
              <w:rPr>
                <w:rFonts w:ascii="Times New Roman" w:hAnsi="Times New Roman" w:cs="B Nazanin"/>
                <w:i/>
                <w:iCs/>
                <w:sz w:val="24"/>
                <w:szCs w:val="28"/>
              </w:rPr>
            </w:rPrChange>
          </w:rPr>
          <w:delText>L.minor</w:delText>
        </w:r>
        <w:r w:rsidRPr="00AA3FB8" w:rsidDel="00CE256C">
          <w:rPr>
            <w:rFonts w:ascii="Times New Roman" w:hAnsi="Times New Roman" w:cs="B Nazanin"/>
            <w:sz w:val="24"/>
            <w:szCs w:val="28"/>
            <w:highlight w:val="yellow"/>
            <w:u w:val="single"/>
            <w:rtl/>
            <w:rPrChange w:id="411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17" w:author="Lenovo" w:date="2026-09-24T08:55:00Z">
              <w:rPr>
                <w:rFonts w:ascii="Times New Roman" w:hAnsi="Times New Roman" w:cs="B Nazanin" w:hint="cs"/>
                <w:sz w:val="24"/>
                <w:szCs w:val="28"/>
                <w:rtl/>
              </w:rPr>
            </w:rPrChange>
          </w:rPr>
          <w:delText>همخوانی</w:delText>
        </w:r>
        <w:r w:rsidRPr="00AA3FB8" w:rsidDel="00CE256C">
          <w:rPr>
            <w:rFonts w:ascii="Times New Roman" w:hAnsi="Times New Roman" w:cs="B Nazanin"/>
            <w:sz w:val="24"/>
            <w:szCs w:val="28"/>
            <w:highlight w:val="yellow"/>
            <w:u w:val="single"/>
            <w:rtl/>
            <w:rPrChange w:id="411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19" w:author="Lenovo" w:date="2026-09-24T08:55:00Z">
              <w:rPr>
                <w:rFonts w:ascii="Times New Roman" w:hAnsi="Times New Roman" w:cs="B Nazanin" w:hint="cs"/>
                <w:sz w:val="24"/>
                <w:szCs w:val="28"/>
                <w:rtl/>
              </w:rPr>
            </w:rPrChange>
          </w:rPr>
          <w:delText>دارد</w:delText>
        </w:r>
        <w:r w:rsidRPr="00AA3FB8" w:rsidDel="00CE256C">
          <w:rPr>
            <w:rFonts w:ascii="Times New Roman" w:hAnsi="Times New Roman" w:cs="B Nazanin"/>
            <w:sz w:val="24"/>
            <w:szCs w:val="28"/>
            <w:highlight w:val="yellow"/>
            <w:u w:val="single"/>
            <w:rtl/>
            <w:rPrChange w:id="412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21" w:author="Lenovo" w:date="2026-09-24T08:55:00Z">
              <w:rPr>
                <w:rFonts w:ascii="Times New Roman" w:hAnsi="Times New Roman" w:cs="B Nazanin" w:hint="cs"/>
                <w:sz w:val="24"/>
                <w:szCs w:val="28"/>
                <w:rtl/>
              </w:rPr>
            </w:rPrChange>
          </w:rPr>
          <w:delText>به‌عنوان</w:delText>
        </w:r>
        <w:r w:rsidRPr="00AA3FB8" w:rsidDel="00CE256C">
          <w:rPr>
            <w:rFonts w:ascii="Times New Roman" w:hAnsi="Times New Roman" w:cs="B Nazanin"/>
            <w:sz w:val="24"/>
            <w:szCs w:val="28"/>
            <w:highlight w:val="yellow"/>
            <w:u w:val="single"/>
            <w:rtl/>
            <w:rPrChange w:id="4122"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23" w:author="Lenovo" w:date="2026-09-24T08:55:00Z">
              <w:rPr>
                <w:rFonts w:ascii="Times New Roman" w:hAnsi="Times New Roman" w:cs="B Nazanin" w:hint="cs"/>
                <w:sz w:val="24"/>
                <w:szCs w:val="28"/>
                <w:rtl/>
              </w:rPr>
            </w:rPrChange>
          </w:rPr>
          <w:delText>نمونه،</w:delText>
        </w:r>
        <w:r w:rsidRPr="00AA3FB8" w:rsidDel="00CE256C">
          <w:rPr>
            <w:rFonts w:ascii="Times New Roman" w:hAnsi="Times New Roman" w:cs="B Nazanin"/>
            <w:sz w:val="24"/>
            <w:szCs w:val="28"/>
            <w:highlight w:val="yellow"/>
            <w:u w:val="single"/>
            <w:rtl/>
            <w:rPrChange w:id="412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sz w:val="24"/>
            <w:szCs w:val="28"/>
            <w:highlight w:val="yellow"/>
            <w:u w:val="single"/>
            <w:rPrChange w:id="4125" w:author="Lenovo" w:date="2026-09-24T08:55:00Z">
              <w:rPr>
                <w:rFonts w:ascii="Times New Roman" w:hAnsi="Times New Roman" w:cs="B Nazanin"/>
                <w:sz w:val="24"/>
                <w:szCs w:val="28"/>
              </w:rPr>
            </w:rPrChange>
          </w:rPr>
          <w:delText>Tan</w:delText>
        </w:r>
        <w:r w:rsidRPr="00AA3FB8" w:rsidDel="00CE256C">
          <w:rPr>
            <w:rFonts w:ascii="Times New Roman" w:hAnsi="Times New Roman" w:cs="B Nazanin"/>
            <w:sz w:val="24"/>
            <w:szCs w:val="28"/>
            <w:highlight w:val="yellow"/>
            <w:u w:val="single"/>
            <w:rtl/>
            <w:rPrChange w:id="412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27" w:author="Lenovo" w:date="2026-09-24T08:55:00Z">
              <w:rPr>
                <w:rFonts w:ascii="Times New Roman" w:hAnsi="Times New Roman" w:cs="B Nazanin" w:hint="cs"/>
                <w:sz w:val="24"/>
                <w:szCs w:val="28"/>
                <w:rtl/>
              </w:rPr>
            </w:rPrChange>
          </w:rPr>
          <w:delText>و</w:delText>
        </w:r>
        <w:r w:rsidRPr="00AA3FB8" w:rsidDel="00CE256C">
          <w:rPr>
            <w:rFonts w:ascii="Times New Roman" w:hAnsi="Times New Roman" w:cs="B Nazanin"/>
            <w:sz w:val="24"/>
            <w:szCs w:val="28"/>
            <w:highlight w:val="yellow"/>
            <w:u w:val="single"/>
            <w:rtl/>
            <w:rPrChange w:id="412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29" w:author="Lenovo" w:date="2026-09-24T08:55:00Z">
              <w:rPr>
                <w:rFonts w:ascii="Times New Roman" w:hAnsi="Times New Roman" w:cs="B Nazanin" w:hint="cs"/>
                <w:sz w:val="24"/>
                <w:szCs w:val="28"/>
                <w:rtl/>
              </w:rPr>
            </w:rPrChange>
          </w:rPr>
          <w:delText>همکاران</w:delText>
        </w:r>
      </w:del>
      <w:ins w:id="4130" w:author="SALMANIAN MOHAMMADHASSAN" w:date="2026-09-11T16:39:00Z">
        <w:del w:id="4131" w:author="Lenovo" w:date="2026-09-24T08:00:00Z">
          <w:r w:rsidR="009B27D9" w:rsidRPr="00AA3FB8" w:rsidDel="00CE256C">
            <w:rPr>
              <w:rFonts w:ascii="Times New Roman" w:hAnsi="Times New Roman" w:cs="B Nazanin" w:hint="cs"/>
              <w:sz w:val="24"/>
              <w:szCs w:val="28"/>
              <w:highlight w:val="yellow"/>
              <w:u w:val="single"/>
              <w:rtl/>
              <w:rPrChange w:id="4132" w:author="Lenovo" w:date="2026-09-24T08:55:00Z">
                <w:rPr>
                  <w:rFonts w:ascii="Times New Roman" w:hAnsi="Times New Roman" w:cs="B Nazanin" w:hint="cs"/>
                  <w:sz w:val="24"/>
                  <w:szCs w:val="28"/>
                  <w:rtl/>
                </w:rPr>
              </w:rPrChange>
            </w:rPr>
            <w:delText xml:space="preserve"> ( سال آن آورده شود) </w:delText>
          </w:r>
        </w:del>
      </w:ins>
      <w:del w:id="4133" w:author="Lenovo" w:date="2026-09-24T08:00:00Z">
        <w:r w:rsidRPr="00AA3FB8" w:rsidDel="00CE256C">
          <w:rPr>
            <w:rFonts w:ascii="Times New Roman" w:hAnsi="Times New Roman" w:cs="B Nazanin"/>
            <w:sz w:val="24"/>
            <w:szCs w:val="28"/>
            <w:highlight w:val="yellow"/>
            <w:u w:val="single"/>
            <w:rtl/>
            <w:rPrChange w:id="413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35" w:author="Lenovo" w:date="2026-09-24T08:55:00Z">
              <w:rPr>
                <w:rFonts w:ascii="Times New Roman" w:hAnsi="Times New Roman" w:cs="B Nazanin" w:hint="cs"/>
                <w:sz w:val="24"/>
                <w:szCs w:val="28"/>
                <w:rtl/>
              </w:rPr>
            </w:rPrChange>
          </w:rPr>
          <w:delText>بیان</w:delText>
        </w:r>
        <w:r w:rsidRPr="00AA3FB8" w:rsidDel="00CE256C">
          <w:rPr>
            <w:rFonts w:ascii="Times New Roman" w:hAnsi="Times New Roman" w:cs="B Nazanin"/>
            <w:sz w:val="24"/>
            <w:szCs w:val="28"/>
            <w:highlight w:val="yellow"/>
            <w:u w:val="single"/>
            <w:rtl/>
            <w:rPrChange w:id="413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37" w:author="Lenovo" w:date="2026-09-24T08:55:00Z">
              <w:rPr>
                <w:rFonts w:ascii="Times New Roman" w:hAnsi="Times New Roman" w:cs="B Nazanin" w:hint="cs"/>
                <w:sz w:val="24"/>
                <w:szCs w:val="28"/>
                <w:rtl/>
              </w:rPr>
            </w:rPrChange>
          </w:rPr>
          <w:delText>پروتئین</w:delText>
        </w:r>
        <w:r w:rsidRPr="00AA3FB8" w:rsidDel="00CE256C">
          <w:rPr>
            <w:rFonts w:ascii="Times New Roman" w:hAnsi="Times New Roman" w:cs="B Nazanin"/>
            <w:sz w:val="24"/>
            <w:szCs w:val="28"/>
            <w:highlight w:val="yellow"/>
            <w:u w:val="single"/>
            <w:rtl/>
            <w:rPrChange w:id="413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39" w:author="Lenovo" w:date="2026-09-24T08:55:00Z">
              <w:rPr>
                <w:rFonts w:ascii="Times New Roman" w:hAnsi="Times New Roman" w:cs="B Nazanin" w:hint="cs"/>
                <w:sz w:val="24"/>
                <w:szCs w:val="28"/>
                <w:rtl/>
              </w:rPr>
            </w:rPrChange>
          </w:rPr>
          <w:delText>نوترکیب</w:delText>
        </w:r>
        <w:r w:rsidRPr="00AA3FB8" w:rsidDel="00CE256C">
          <w:rPr>
            <w:rFonts w:ascii="Times New Roman" w:hAnsi="Times New Roman" w:cs="B Nazanin"/>
            <w:sz w:val="24"/>
            <w:szCs w:val="28"/>
            <w:highlight w:val="yellow"/>
            <w:u w:val="single"/>
            <w:rtl/>
            <w:rPrChange w:id="414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41" w:author="Lenovo" w:date="2026-09-24T08:55:00Z">
              <w:rPr>
                <w:rFonts w:ascii="Times New Roman" w:hAnsi="Times New Roman" w:cs="B Nazanin" w:hint="cs"/>
                <w:sz w:val="24"/>
                <w:szCs w:val="28"/>
                <w:rtl/>
              </w:rPr>
            </w:rPrChange>
          </w:rPr>
          <w:delText>اینترلوکین</w:delText>
        </w:r>
        <w:r w:rsidRPr="00AA3FB8" w:rsidDel="00CE256C">
          <w:rPr>
            <w:rFonts w:ascii="Times New Roman" w:hAnsi="Times New Roman" w:cs="B Nazanin"/>
            <w:sz w:val="24"/>
            <w:szCs w:val="28"/>
            <w:highlight w:val="yellow"/>
            <w:u w:val="single"/>
            <w:rtl/>
            <w:rPrChange w:id="4142" w:author="Lenovo" w:date="2026-09-24T08:55:00Z">
              <w:rPr>
                <w:rFonts w:ascii="Times New Roman" w:hAnsi="Times New Roman" w:cs="B Nazanin"/>
                <w:sz w:val="24"/>
                <w:szCs w:val="28"/>
                <w:rtl/>
              </w:rPr>
            </w:rPrChange>
          </w:rPr>
          <w:delText>-17</w:delText>
        </w:r>
        <w:r w:rsidRPr="00AA3FB8" w:rsidDel="00CE256C">
          <w:rPr>
            <w:rFonts w:ascii="Times New Roman" w:hAnsi="Times New Roman" w:cs="B Nazanin"/>
            <w:sz w:val="24"/>
            <w:szCs w:val="28"/>
            <w:highlight w:val="yellow"/>
            <w:u w:val="single"/>
            <w:rPrChange w:id="4143" w:author="Lenovo" w:date="2026-09-24T08:55:00Z">
              <w:rPr>
                <w:rFonts w:ascii="Times New Roman" w:hAnsi="Times New Roman" w:cs="B Nazanin"/>
                <w:sz w:val="24"/>
                <w:szCs w:val="28"/>
              </w:rPr>
            </w:rPrChange>
          </w:rPr>
          <w:delText>B</w:delText>
        </w:r>
        <w:r w:rsidRPr="00AA3FB8" w:rsidDel="00CE256C">
          <w:rPr>
            <w:rFonts w:ascii="Times New Roman" w:hAnsi="Times New Roman" w:cs="B Nazanin"/>
            <w:sz w:val="24"/>
            <w:szCs w:val="28"/>
            <w:highlight w:val="yellow"/>
            <w:u w:val="single"/>
            <w:rtl/>
            <w:rPrChange w:id="414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45" w:author="Lenovo" w:date="2026-09-24T08:55:00Z">
              <w:rPr>
                <w:rFonts w:ascii="Times New Roman" w:hAnsi="Times New Roman" w:cs="B Nazanin" w:hint="cs"/>
                <w:sz w:val="24"/>
                <w:szCs w:val="28"/>
                <w:rtl/>
              </w:rPr>
            </w:rPrChange>
          </w:rPr>
          <w:delText>مرغ</w:delText>
        </w:r>
        <w:r w:rsidRPr="00AA3FB8" w:rsidDel="00CE256C">
          <w:rPr>
            <w:rFonts w:ascii="Times New Roman" w:hAnsi="Times New Roman" w:cs="B Nazanin"/>
            <w:sz w:val="24"/>
            <w:szCs w:val="28"/>
            <w:highlight w:val="yellow"/>
            <w:u w:val="single"/>
            <w:rtl/>
            <w:rPrChange w:id="414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47" w:author="Lenovo" w:date="2026-09-24T08:55:00Z">
              <w:rPr>
                <w:rFonts w:ascii="Times New Roman" w:hAnsi="Times New Roman" w:cs="B Nazanin" w:hint="cs"/>
                <w:sz w:val="24"/>
                <w:szCs w:val="28"/>
                <w:rtl/>
              </w:rPr>
            </w:rPrChange>
          </w:rPr>
          <w:delText>را</w:delText>
        </w:r>
        <w:r w:rsidRPr="00AA3FB8" w:rsidDel="00CE256C">
          <w:rPr>
            <w:rFonts w:ascii="Times New Roman" w:hAnsi="Times New Roman" w:cs="B Nazanin"/>
            <w:sz w:val="24"/>
            <w:szCs w:val="28"/>
            <w:highlight w:val="yellow"/>
            <w:u w:val="single"/>
            <w:rtl/>
            <w:rPrChange w:id="4148"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49"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150"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i/>
            <w:iCs/>
            <w:sz w:val="24"/>
            <w:szCs w:val="28"/>
            <w:highlight w:val="yellow"/>
            <w:u w:val="single"/>
            <w:rPrChange w:id="4151" w:author="Lenovo" w:date="2026-09-24T08:55:00Z">
              <w:rPr>
                <w:rFonts w:ascii="Times New Roman" w:hAnsi="Times New Roman" w:cs="B Nazanin"/>
                <w:i/>
                <w:iCs/>
                <w:sz w:val="24"/>
                <w:szCs w:val="28"/>
              </w:rPr>
            </w:rPrChange>
          </w:rPr>
          <w:delText>L. minor</w:delText>
        </w:r>
        <w:r w:rsidRPr="00AA3FB8" w:rsidDel="00CE256C">
          <w:rPr>
            <w:rFonts w:ascii="Times New Roman" w:hAnsi="Times New Roman" w:cs="B Nazanin"/>
            <w:i/>
            <w:iCs/>
            <w:sz w:val="24"/>
            <w:szCs w:val="28"/>
            <w:highlight w:val="yellow"/>
            <w:u w:val="single"/>
            <w:rtl/>
            <w:rPrChange w:id="4152" w:author="Lenovo" w:date="2026-09-24T08:55:00Z">
              <w:rPr>
                <w:rFonts w:ascii="Times New Roman" w:hAnsi="Times New Roman" w:cs="B Nazanin"/>
                <w:i/>
                <w:iCs/>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53"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154"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55" w:author="Lenovo" w:date="2026-09-24T08:55:00Z">
              <w:rPr>
                <w:rFonts w:ascii="Times New Roman" w:hAnsi="Times New Roman" w:cs="B Nazanin" w:hint="cs"/>
                <w:sz w:val="24"/>
                <w:szCs w:val="28"/>
                <w:rtl/>
              </w:rPr>
            </w:rPrChange>
          </w:rPr>
          <w:delText>حدود</w:delText>
        </w:r>
        <w:r w:rsidRPr="00AA3FB8" w:rsidDel="00CE256C">
          <w:rPr>
            <w:rFonts w:ascii="Times New Roman" w:hAnsi="Times New Roman" w:cs="B Nazanin"/>
            <w:sz w:val="24"/>
            <w:szCs w:val="28"/>
            <w:highlight w:val="yellow"/>
            <w:u w:val="single"/>
            <w:rtl/>
            <w:rPrChange w:id="4156"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57" w:author="Lenovo" w:date="2026-09-24T08:55:00Z">
              <w:rPr>
                <w:rFonts w:ascii="Times New Roman" w:hAnsi="Times New Roman" w:cs="B Nazanin" w:hint="cs"/>
                <w:sz w:val="24"/>
                <w:szCs w:val="28"/>
                <w:rtl/>
              </w:rPr>
            </w:rPrChange>
          </w:rPr>
          <w:delText>03/0</w:delText>
        </w:r>
        <w:r w:rsidRPr="00AA3FB8" w:rsidDel="00CE256C">
          <w:rPr>
            <w:rFonts w:ascii="Times New Roman" w:hAnsi="Times New Roman" w:cs="Times New Roman" w:hint="cs"/>
            <w:sz w:val="24"/>
            <w:szCs w:val="28"/>
            <w:highlight w:val="yellow"/>
            <w:u w:val="single"/>
            <w:rtl/>
            <w:rPrChange w:id="4158" w:author="Lenovo" w:date="2026-09-24T08:55:00Z">
              <w:rPr>
                <w:rFonts w:ascii="Times New Roman" w:hAnsi="Times New Roman" w:cs="Times New Roman" w:hint="cs"/>
                <w:sz w:val="24"/>
                <w:szCs w:val="28"/>
                <w:rtl/>
              </w:rPr>
            </w:rPrChange>
          </w:rPr>
          <w:delText>٪</w:delText>
        </w:r>
        <w:r w:rsidRPr="00AA3FB8" w:rsidDel="00CE256C">
          <w:rPr>
            <w:rFonts w:ascii="Times New Roman" w:hAnsi="Times New Roman" w:cs="B Nazanin"/>
            <w:sz w:val="24"/>
            <w:szCs w:val="28"/>
            <w:highlight w:val="yellow"/>
            <w:u w:val="single"/>
            <w:rtl/>
            <w:rPrChange w:id="415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60" w:author="Lenovo" w:date="2026-09-24T08:55:00Z">
              <w:rPr>
                <w:rFonts w:ascii="Times New Roman" w:hAnsi="Times New Roman" w:cs="B Nazanin" w:hint="cs"/>
                <w:sz w:val="24"/>
                <w:szCs w:val="28"/>
                <w:rtl/>
              </w:rPr>
            </w:rPrChange>
          </w:rPr>
          <w:delText>از</w:delText>
        </w:r>
        <w:r w:rsidRPr="00AA3FB8" w:rsidDel="00CE256C">
          <w:rPr>
            <w:rFonts w:ascii="Times New Roman" w:hAnsi="Times New Roman" w:cs="B Nazanin"/>
            <w:sz w:val="24"/>
            <w:szCs w:val="28"/>
            <w:highlight w:val="yellow"/>
            <w:u w:val="single"/>
            <w:rtl/>
            <w:rPrChange w:id="416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sz w:val="24"/>
            <w:szCs w:val="28"/>
            <w:highlight w:val="yellow"/>
            <w:u w:val="single"/>
            <w:rPrChange w:id="4162" w:author="Lenovo" w:date="2026-09-24T08:55:00Z">
              <w:rPr>
                <w:rFonts w:ascii="Times New Roman" w:hAnsi="Times New Roman" w:cs="B Nazanin"/>
                <w:sz w:val="24"/>
                <w:szCs w:val="28"/>
              </w:rPr>
            </w:rPrChange>
          </w:rPr>
          <w:delText>TSP</w:delText>
        </w:r>
        <w:r w:rsidRPr="00AA3FB8" w:rsidDel="00CE256C">
          <w:rPr>
            <w:rFonts w:ascii="Times New Roman" w:hAnsi="Times New Roman" w:cs="B Nazanin"/>
            <w:sz w:val="24"/>
            <w:szCs w:val="28"/>
            <w:highlight w:val="yellow"/>
            <w:u w:val="single"/>
            <w:rtl/>
            <w:rPrChange w:id="416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64" w:author="Lenovo" w:date="2026-09-24T08:55:00Z">
              <w:rPr>
                <w:rFonts w:ascii="Times New Roman" w:hAnsi="Times New Roman" w:cs="B Nazanin" w:hint="cs"/>
                <w:sz w:val="24"/>
                <w:szCs w:val="28"/>
                <w:rtl/>
              </w:rPr>
            </w:rPrChange>
          </w:rPr>
          <w:delText>گزارش</w:delText>
        </w:r>
        <w:r w:rsidRPr="00AA3FB8" w:rsidDel="00CE256C">
          <w:rPr>
            <w:rFonts w:ascii="Times New Roman" w:hAnsi="Times New Roman" w:cs="B Nazanin"/>
            <w:sz w:val="24"/>
            <w:szCs w:val="28"/>
            <w:highlight w:val="yellow"/>
            <w:u w:val="single"/>
            <w:rtl/>
            <w:rPrChange w:id="416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66" w:author="Lenovo" w:date="2026-09-24T08:55:00Z">
              <w:rPr>
                <w:rFonts w:ascii="Times New Roman" w:hAnsi="Times New Roman" w:cs="B Nazanin" w:hint="cs"/>
                <w:sz w:val="24"/>
                <w:szCs w:val="28"/>
                <w:rtl/>
              </w:rPr>
            </w:rPrChange>
          </w:rPr>
          <w:delText>کرده‌اند،</w:delText>
        </w:r>
        <w:r w:rsidRPr="00AA3FB8" w:rsidDel="00CE256C">
          <w:rPr>
            <w:rFonts w:ascii="Times New Roman" w:hAnsi="Times New Roman" w:cs="B Nazanin"/>
            <w:sz w:val="24"/>
            <w:szCs w:val="28"/>
            <w:highlight w:val="yellow"/>
            <w:u w:val="single"/>
            <w:rtl/>
            <w:rPrChange w:id="416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68" w:author="Lenovo" w:date="2026-09-24T08:55:00Z">
              <w:rPr>
                <w:rFonts w:ascii="Times New Roman" w:hAnsi="Times New Roman" w:cs="B Nazanin" w:hint="cs"/>
                <w:sz w:val="24"/>
                <w:szCs w:val="28"/>
                <w:rtl/>
              </w:rPr>
            </w:rPrChange>
          </w:rPr>
          <w:delText>و</w:delText>
        </w:r>
        <w:r w:rsidRPr="00AA3FB8" w:rsidDel="00CE256C">
          <w:rPr>
            <w:rFonts w:ascii="Times New Roman" w:hAnsi="Times New Roman" w:cs="B Nazanin"/>
            <w:sz w:val="24"/>
            <w:szCs w:val="28"/>
            <w:highlight w:val="yellow"/>
            <w:u w:val="single"/>
            <w:rtl/>
            <w:rPrChange w:id="416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sz w:val="24"/>
            <w:szCs w:val="28"/>
            <w:highlight w:val="yellow"/>
            <w:u w:val="single"/>
            <w:rPrChange w:id="4170" w:author="Lenovo" w:date="2026-09-24T08:55:00Z">
              <w:rPr>
                <w:rFonts w:ascii="Times New Roman" w:hAnsi="Times New Roman" w:cs="B Nazanin"/>
                <w:sz w:val="24"/>
                <w:szCs w:val="28"/>
              </w:rPr>
            </w:rPrChange>
          </w:rPr>
          <w:delText>Heenatigala</w:delText>
        </w:r>
        <w:r w:rsidRPr="00AA3FB8" w:rsidDel="00CE256C">
          <w:rPr>
            <w:rFonts w:ascii="Times New Roman" w:hAnsi="Times New Roman" w:cs="B Nazanin"/>
            <w:sz w:val="24"/>
            <w:szCs w:val="28"/>
            <w:highlight w:val="yellow"/>
            <w:u w:val="single"/>
            <w:rtl/>
            <w:rPrChange w:id="417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72" w:author="Lenovo" w:date="2026-09-24T08:55:00Z">
              <w:rPr>
                <w:rFonts w:ascii="Times New Roman" w:hAnsi="Times New Roman" w:cs="B Nazanin" w:hint="cs"/>
                <w:sz w:val="24"/>
                <w:szCs w:val="28"/>
                <w:rtl/>
              </w:rPr>
            </w:rPrChange>
          </w:rPr>
          <w:delText>و</w:delText>
        </w:r>
        <w:r w:rsidRPr="00AA3FB8" w:rsidDel="00CE256C">
          <w:rPr>
            <w:rFonts w:ascii="Times New Roman" w:hAnsi="Times New Roman" w:cs="B Nazanin"/>
            <w:sz w:val="24"/>
            <w:szCs w:val="28"/>
            <w:highlight w:val="yellow"/>
            <w:u w:val="single"/>
            <w:rtl/>
            <w:rPrChange w:id="417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74" w:author="Lenovo" w:date="2026-09-24T08:55:00Z">
              <w:rPr>
                <w:rFonts w:ascii="Times New Roman" w:hAnsi="Times New Roman" w:cs="B Nazanin" w:hint="cs"/>
                <w:sz w:val="24"/>
                <w:szCs w:val="28"/>
                <w:rtl/>
              </w:rPr>
            </w:rPrChange>
          </w:rPr>
          <w:delText>همکاران</w:delText>
        </w:r>
        <w:r w:rsidRPr="00AA3FB8" w:rsidDel="00CE256C">
          <w:rPr>
            <w:rFonts w:ascii="Times New Roman" w:hAnsi="Times New Roman" w:cs="B Nazanin"/>
            <w:sz w:val="24"/>
            <w:szCs w:val="28"/>
            <w:highlight w:val="yellow"/>
            <w:u w:val="single"/>
            <w:rtl/>
            <w:rPrChange w:id="4175" w:author="Lenovo" w:date="2026-09-24T08:55:00Z">
              <w:rPr>
                <w:rFonts w:ascii="Times New Roman" w:hAnsi="Times New Roman" w:cs="B Nazanin"/>
                <w:sz w:val="24"/>
                <w:szCs w:val="28"/>
                <w:rtl/>
              </w:rPr>
            </w:rPrChange>
          </w:rPr>
          <w:delText xml:space="preserve"> </w:delText>
        </w:r>
      </w:del>
      <w:ins w:id="4176" w:author="SALMANIAN MOHAMMADHASSAN" w:date="2026-09-11T16:39:00Z">
        <w:del w:id="4177" w:author="Lenovo" w:date="2026-09-24T08:00:00Z">
          <w:r w:rsidR="009B27D9" w:rsidRPr="00AA3FB8" w:rsidDel="00CE256C">
            <w:rPr>
              <w:rFonts w:ascii="Times New Roman" w:hAnsi="Times New Roman" w:cs="B Nazanin" w:hint="cs"/>
              <w:sz w:val="24"/>
              <w:szCs w:val="28"/>
              <w:highlight w:val="yellow"/>
              <w:u w:val="single"/>
              <w:rtl/>
              <w:rPrChange w:id="4178" w:author="Lenovo" w:date="2026-09-24T08:55:00Z">
                <w:rPr>
                  <w:rFonts w:ascii="Times New Roman" w:hAnsi="Times New Roman" w:cs="B Nazanin" w:hint="cs"/>
                  <w:sz w:val="24"/>
                  <w:szCs w:val="28"/>
                  <w:rtl/>
                </w:rPr>
              </w:rPrChange>
            </w:rPr>
            <w:delText xml:space="preserve"> ( سال انتشار) </w:delText>
          </w:r>
        </w:del>
      </w:ins>
      <w:del w:id="4179" w:author="Lenovo" w:date="2026-09-24T08:00:00Z">
        <w:r w:rsidRPr="00AA3FB8" w:rsidDel="00CE256C">
          <w:rPr>
            <w:rFonts w:ascii="Times New Roman" w:hAnsi="Times New Roman" w:cs="B Nazanin" w:hint="cs"/>
            <w:sz w:val="24"/>
            <w:szCs w:val="28"/>
            <w:highlight w:val="yellow"/>
            <w:u w:val="single"/>
            <w:rtl/>
            <w:rPrChange w:id="4180" w:author="Lenovo" w:date="2026-09-24T08:55:00Z">
              <w:rPr>
                <w:rFonts w:ascii="Times New Roman" w:hAnsi="Times New Roman" w:cs="B Nazanin" w:hint="cs"/>
                <w:sz w:val="24"/>
                <w:szCs w:val="28"/>
                <w:rtl/>
              </w:rPr>
            </w:rPrChange>
          </w:rPr>
          <w:delText>نیز</w:delText>
        </w:r>
        <w:r w:rsidRPr="00AA3FB8" w:rsidDel="00CE256C">
          <w:rPr>
            <w:rFonts w:ascii="Times New Roman" w:hAnsi="Times New Roman" w:cs="B Nazanin"/>
            <w:sz w:val="24"/>
            <w:szCs w:val="28"/>
            <w:highlight w:val="yellow"/>
            <w:u w:val="single"/>
            <w:rtl/>
            <w:rPrChange w:id="418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82"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18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84" w:author="Lenovo" w:date="2026-09-24T08:55:00Z">
              <w:rPr>
                <w:rFonts w:ascii="Times New Roman" w:hAnsi="Times New Roman" w:cs="B Nazanin" w:hint="cs"/>
                <w:sz w:val="24"/>
                <w:szCs w:val="28"/>
                <w:rtl/>
              </w:rPr>
            </w:rPrChange>
          </w:rPr>
          <w:delText>بیان</w:delText>
        </w:r>
        <w:r w:rsidRPr="00AA3FB8" w:rsidDel="00CE256C">
          <w:rPr>
            <w:rFonts w:ascii="Times New Roman" w:hAnsi="Times New Roman" w:cs="B Nazanin"/>
            <w:sz w:val="24"/>
            <w:szCs w:val="28"/>
            <w:highlight w:val="yellow"/>
            <w:u w:val="single"/>
            <w:rtl/>
            <w:rPrChange w:id="418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86" w:author="Lenovo" w:date="2026-09-24T08:55:00Z">
              <w:rPr>
                <w:rFonts w:ascii="Times New Roman" w:hAnsi="Times New Roman" w:cs="B Nazanin" w:hint="cs"/>
                <w:sz w:val="24"/>
                <w:szCs w:val="28"/>
                <w:rtl/>
              </w:rPr>
            </w:rPrChange>
          </w:rPr>
          <w:delText>پروتئین</w:delText>
        </w:r>
        <w:r w:rsidRPr="00AA3FB8" w:rsidDel="00CE256C">
          <w:rPr>
            <w:rFonts w:ascii="Times New Roman" w:hAnsi="Times New Roman" w:cs="B Nazanin"/>
            <w:sz w:val="24"/>
            <w:szCs w:val="28"/>
            <w:highlight w:val="yellow"/>
            <w:u w:val="single"/>
            <w:rtl/>
            <w:rPrChange w:id="418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sz w:val="24"/>
            <w:szCs w:val="28"/>
            <w:highlight w:val="yellow"/>
            <w:u w:val="single"/>
            <w:rPrChange w:id="4188" w:author="Lenovo" w:date="2026-09-24T08:55:00Z">
              <w:rPr>
                <w:rFonts w:ascii="Times New Roman" w:hAnsi="Times New Roman" w:cs="B Nazanin"/>
                <w:sz w:val="24"/>
                <w:szCs w:val="28"/>
              </w:rPr>
            </w:rPrChange>
          </w:rPr>
          <w:delText>LamB</w:delText>
        </w:r>
        <w:r w:rsidRPr="00AA3FB8" w:rsidDel="00CE256C">
          <w:rPr>
            <w:rFonts w:ascii="Times New Roman" w:hAnsi="Times New Roman" w:cs="B Nazanin"/>
            <w:sz w:val="24"/>
            <w:szCs w:val="28"/>
            <w:highlight w:val="yellow"/>
            <w:u w:val="single"/>
            <w:rtl/>
            <w:rPrChange w:id="418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90"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19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92" w:author="Lenovo" w:date="2026-09-24T08:55:00Z">
              <w:rPr>
                <w:rFonts w:ascii="Times New Roman" w:hAnsi="Times New Roman" w:cs="B Nazanin" w:hint="cs"/>
                <w:sz w:val="24"/>
                <w:szCs w:val="28"/>
                <w:rtl/>
              </w:rPr>
            </w:rPrChange>
          </w:rPr>
          <w:delText>گونه‌های</w:delText>
        </w:r>
        <w:r w:rsidRPr="00AA3FB8" w:rsidDel="00CE256C">
          <w:rPr>
            <w:rFonts w:ascii="Times New Roman" w:hAnsi="Times New Roman" w:cs="B Nazanin"/>
            <w:sz w:val="24"/>
            <w:szCs w:val="28"/>
            <w:highlight w:val="yellow"/>
            <w:u w:val="single"/>
            <w:rtl/>
            <w:rPrChange w:id="419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94" w:author="Lenovo" w:date="2026-09-24T08:55:00Z">
              <w:rPr>
                <w:rFonts w:ascii="Times New Roman" w:hAnsi="Times New Roman" w:cs="B Nazanin" w:hint="cs"/>
                <w:sz w:val="24"/>
                <w:szCs w:val="28"/>
                <w:rtl/>
              </w:rPr>
            </w:rPrChange>
          </w:rPr>
          <w:delText>عدسک</w:delText>
        </w:r>
        <w:r w:rsidRPr="00AA3FB8" w:rsidDel="00CE256C">
          <w:rPr>
            <w:rFonts w:ascii="Times New Roman" w:hAnsi="Times New Roman" w:cs="B Nazanin"/>
            <w:sz w:val="24"/>
            <w:szCs w:val="28"/>
            <w:highlight w:val="yellow"/>
            <w:u w:val="single"/>
            <w:rtl/>
            <w:rPrChange w:id="419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96" w:author="Lenovo" w:date="2026-09-24T08:55:00Z">
              <w:rPr>
                <w:rFonts w:ascii="Times New Roman" w:hAnsi="Times New Roman" w:cs="B Nazanin" w:hint="cs"/>
                <w:sz w:val="24"/>
                <w:szCs w:val="28"/>
                <w:rtl/>
              </w:rPr>
            </w:rPrChange>
          </w:rPr>
          <w:delText>آبی،</w:delText>
        </w:r>
        <w:r w:rsidRPr="00AA3FB8" w:rsidDel="00CE256C">
          <w:rPr>
            <w:rFonts w:ascii="Times New Roman" w:hAnsi="Times New Roman" w:cs="B Nazanin"/>
            <w:sz w:val="24"/>
            <w:szCs w:val="28"/>
            <w:highlight w:val="yellow"/>
            <w:u w:val="single"/>
            <w:rtl/>
            <w:rPrChange w:id="419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198" w:author="Lenovo" w:date="2026-09-24T08:55:00Z">
              <w:rPr>
                <w:rFonts w:ascii="Times New Roman" w:hAnsi="Times New Roman" w:cs="B Nazanin" w:hint="cs"/>
                <w:sz w:val="24"/>
                <w:szCs w:val="28"/>
                <w:rtl/>
              </w:rPr>
            </w:rPrChange>
          </w:rPr>
          <w:delText>به</w:delText>
        </w:r>
        <w:r w:rsidRPr="00AA3FB8" w:rsidDel="00CE256C">
          <w:rPr>
            <w:rFonts w:ascii="Times New Roman" w:hAnsi="Times New Roman" w:cs="B Nazanin"/>
            <w:sz w:val="24"/>
            <w:szCs w:val="28"/>
            <w:highlight w:val="yellow"/>
            <w:u w:val="single"/>
            <w:rtl/>
            <w:rPrChange w:id="419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00" w:author="Lenovo" w:date="2026-09-24T08:55:00Z">
              <w:rPr>
                <w:rFonts w:ascii="Times New Roman" w:hAnsi="Times New Roman" w:cs="B Nazanin" w:hint="cs"/>
                <w:sz w:val="24"/>
                <w:szCs w:val="28"/>
                <w:rtl/>
              </w:rPr>
            </w:rPrChange>
          </w:rPr>
          <w:delText>سطوحی</w:delText>
        </w:r>
        <w:r w:rsidRPr="00AA3FB8" w:rsidDel="00CE256C">
          <w:rPr>
            <w:rFonts w:ascii="Times New Roman" w:hAnsi="Times New Roman" w:cs="B Nazanin"/>
            <w:sz w:val="24"/>
            <w:szCs w:val="28"/>
            <w:highlight w:val="yellow"/>
            <w:u w:val="single"/>
            <w:rtl/>
            <w:rPrChange w:id="420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02"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20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04" w:author="Lenovo" w:date="2026-09-24T08:55:00Z">
              <w:rPr>
                <w:rFonts w:ascii="Times New Roman" w:hAnsi="Times New Roman" w:cs="B Nazanin" w:hint="cs"/>
                <w:sz w:val="24"/>
                <w:szCs w:val="28"/>
                <w:rtl/>
              </w:rPr>
            </w:rPrChange>
          </w:rPr>
          <w:delText>همین</w:delText>
        </w:r>
        <w:r w:rsidRPr="00AA3FB8" w:rsidDel="00CE256C">
          <w:rPr>
            <w:rFonts w:ascii="Times New Roman" w:hAnsi="Times New Roman" w:cs="B Nazanin"/>
            <w:sz w:val="24"/>
            <w:szCs w:val="28"/>
            <w:highlight w:val="yellow"/>
            <w:u w:val="single"/>
            <w:rtl/>
            <w:rPrChange w:id="420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06" w:author="Lenovo" w:date="2026-09-24T08:55:00Z">
              <w:rPr>
                <w:rFonts w:ascii="Times New Roman" w:hAnsi="Times New Roman" w:cs="B Nazanin" w:hint="cs"/>
                <w:sz w:val="24"/>
                <w:szCs w:val="28"/>
                <w:rtl/>
              </w:rPr>
            </w:rPrChange>
          </w:rPr>
          <w:delText>مرتبه</w:delText>
        </w:r>
      </w:del>
      <w:ins w:id="4207" w:author="SALMANIAN MOHAMMADHASSAN" w:date="2026-09-11T16:40:00Z">
        <w:del w:id="4208" w:author="Lenovo" w:date="2026-09-24T08:00:00Z">
          <w:r w:rsidR="00BF3D06" w:rsidRPr="00AA3FB8" w:rsidDel="00CE256C">
            <w:rPr>
              <w:rFonts w:ascii="Times New Roman" w:hAnsi="Times New Roman" w:cs="B Nazanin" w:hint="cs"/>
              <w:sz w:val="24"/>
              <w:szCs w:val="28"/>
              <w:highlight w:val="yellow"/>
              <w:u w:val="single"/>
              <w:rtl/>
              <w:rPrChange w:id="4209" w:author="Lenovo" w:date="2026-09-24T08:55:00Z">
                <w:rPr>
                  <w:rFonts w:ascii="Times New Roman" w:hAnsi="Times New Roman" w:cs="B Nazanin" w:hint="cs"/>
                  <w:sz w:val="24"/>
                  <w:szCs w:val="28"/>
                  <w:rtl/>
                </w:rPr>
              </w:rPrChange>
            </w:rPr>
            <w:delText xml:space="preserve"> ( عدد تقریبی ارائه شود) </w:delText>
          </w:r>
        </w:del>
      </w:ins>
      <w:del w:id="4210" w:author="Lenovo" w:date="2026-09-24T08:00:00Z">
        <w:r w:rsidRPr="00AA3FB8" w:rsidDel="00CE256C">
          <w:rPr>
            <w:rFonts w:ascii="Times New Roman" w:hAnsi="Times New Roman" w:cs="B Nazanin"/>
            <w:sz w:val="24"/>
            <w:szCs w:val="28"/>
            <w:highlight w:val="yellow"/>
            <w:u w:val="single"/>
            <w:rtl/>
            <w:rPrChange w:id="421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12" w:author="Lenovo" w:date="2026-09-24T08:55:00Z">
              <w:rPr>
                <w:rFonts w:ascii="Times New Roman" w:hAnsi="Times New Roman" w:cs="B Nazanin" w:hint="cs"/>
                <w:sz w:val="24"/>
                <w:szCs w:val="28"/>
                <w:rtl/>
              </w:rPr>
            </w:rPrChange>
          </w:rPr>
          <w:delText>از</w:delText>
        </w:r>
        <w:r w:rsidRPr="00AA3FB8" w:rsidDel="00CE256C">
          <w:rPr>
            <w:rFonts w:ascii="Times New Roman" w:hAnsi="Times New Roman" w:cs="B Nazanin"/>
            <w:sz w:val="24"/>
            <w:szCs w:val="28"/>
            <w:highlight w:val="yellow"/>
            <w:u w:val="single"/>
            <w:rtl/>
            <w:rPrChange w:id="421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14" w:author="Lenovo" w:date="2026-09-24T08:55:00Z">
              <w:rPr>
                <w:rFonts w:ascii="Times New Roman" w:hAnsi="Times New Roman" w:cs="B Nazanin" w:hint="cs"/>
                <w:sz w:val="24"/>
                <w:szCs w:val="28"/>
                <w:rtl/>
              </w:rPr>
            </w:rPrChange>
          </w:rPr>
          <w:delText>بیان</w:delText>
        </w:r>
        <w:r w:rsidRPr="00AA3FB8" w:rsidDel="00CE256C">
          <w:rPr>
            <w:rFonts w:ascii="Times New Roman" w:hAnsi="Times New Roman" w:cs="B Nazanin"/>
            <w:sz w:val="24"/>
            <w:szCs w:val="28"/>
            <w:highlight w:val="yellow"/>
            <w:u w:val="single"/>
            <w:rtl/>
            <w:rPrChange w:id="421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16" w:author="Lenovo" w:date="2026-09-24T08:55:00Z">
              <w:rPr>
                <w:rFonts w:ascii="Times New Roman" w:hAnsi="Times New Roman" w:cs="B Nazanin" w:hint="cs"/>
                <w:sz w:val="24"/>
                <w:szCs w:val="28"/>
                <w:rtl/>
              </w:rPr>
            </w:rPrChange>
          </w:rPr>
          <w:delText>دست</w:delText>
        </w:r>
        <w:r w:rsidRPr="00AA3FB8" w:rsidDel="00CE256C">
          <w:rPr>
            <w:rFonts w:ascii="Times New Roman" w:hAnsi="Times New Roman" w:cs="B Nazanin"/>
            <w:sz w:val="24"/>
            <w:szCs w:val="28"/>
            <w:highlight w:val="yellow"/>
            <w:u w:val="single"/>
            <w:rtl/>
            <w:rPrChange w:id="421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18" w:author="Lenovo" w:date="2026-09-24T08:55:00Z">
              <w:rPr>
                <w:rFonts w:ascii="Times New Roman" w:hAnsi="Times New Roman" w:cs="B Nazanin" w:hint="cs"/>
                <w:sz w:val="24"/>
                <w:szCs w:val="28"/>
                <w:rtl/>
              </w:rPr>
            </w:rPrChange>
          </w:rPr>
          <w:delText>یافته‌اند</w:delText>
        </w:r>
        <w:r w:rsidRPr="00AA3FB8" w:rsidDel="00CE256C">
          <w:rPr>
            <w:rFonts w:ascii="Times New Roman" w:hAnsi="Times New Roman" w:cs="B Nazanin"/>
            <w:sz w:val="24"/>
            <w:szCs w:val="28"/>
            <w:highlight w:val="yellow"/>
            <w:u w:val="single"/>
            <w:rtl/>
            <w:rPrChange w:id="421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20" w:author="Lenovo" w:date="2026-09-24T08:55:00Z">
              <w:rPr>
                <w:rFonts w:ascii="Times New Roman" w:hAnsi="Times New Roman" w:cs="B Nazanin" w:hint="cs"/>
                <w:sz w:val="24"/>
                <w:szCs w:val="28"/>
                <w:rtl/>
              </w:rPr>
            </w:rPrChange>
          </w:rPr>
          <w:delText>این</w:delText>
        </w:r>
        <w:r w:rsidRPr="00AA3FB8" w:rsidDel="00CE256C">
          <w:rPr>
            <w:rFonts w:ascii="Times New Roman" w:hAnsi="Times New Roman" w:cs="B Nazanin"/>
            <w:sz w:val="24"/>
            <w:szCs w:val="28"/>
            <w:highlight w:val="yellow"/>
            <w:u w:val="single"/>
            <w:rtl/>
            <w:rPrChange w:id="422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22" w:author="Lenovo" w:date="2026-09-24T08:55:00Z">
              <w:rPr>
                <w:rFonts w:ascii="Times New Roman" w:hAnsi="Times New Roman" w:cs="B Nazanin" w:hint="cs"/>
                <w:sz w:val="24"/>
                <w:szCs w:val="28"/>
                <w:rtl/>
              </w:rPr>
            </w:rPrChange>
          </w:rPr>
          <w:delText>نتایج</w:delText>
        </w:r>
        <w:r w:rsidRPr="00AA3FB8" w:rsidDel="00CE256C">
          <w:rPr>
            <w:rFonts w:ascii="Times New Roman" w:hAnsi="Times New Roman" w:cs="B Nazanin"/>
            <w:sz w:val="24"/>
            <w:szCs w:val="28"/>
            <w:highlight w:val="yellow"/>
            <w:u w:val="single"/>
            <w:rtl/>
            <w:rPrChange w:id="422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24" w:author="Lenovo" w:date="2026-09-24T08:55:00Z">
              <w:rPr>
                <w:rFonts w:ascii="Times New Roman" w:hAnsi="Times New Roman" w:cs="B Nazanin" w:hint="cs"/>
                <w:sz w:val="24"/>
                <w:szCs w:val="28"/>
                <w:rtl/>
              </w:rPr>
            </w:rPrChange>
          </w:rPr>
          <w:delText>نشان</w:delText>
        </w:r>
        <w:r w:rsidRPr="00AA3FB8" w:rsidDel="00CE256C">
          <w:rPr>
            <w:rFonts w:ascii="Times New Roman" w:hAnsi="Times New Roman" w:cs="B Nazanin"/>
            <w:sz w:val="24"/>
            <w:szCs w:val="28"/>
            <w:highlight w:val="yellow"/>
            <w:u w:val="single"/>
            <w:rtl/>
            <w:rPrChange w:id="422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26" w:author="Lenovo" w:date="2026-09-24T08:55:00Z">
              <w:rPr>
                <w:rFonts w:ascii="Times New Roman" w:hAnsi="Times New Roman" w:cs="B Nazanin" w:hint="cs"/>
                <w:sz w:val="24"/>
                <w:szCs w:val="28"/>
                <w:rtl/>
              </w:rPr>
            </w:rPrChange>
          </w:rPr>
          <w:delText>می‌دهد</w:delText>
        </w:r>
        <w:r w:rsidRPr="00AA3FB8" w:rsidDel="00CE256C">
          <w:rPr>
            <w:rFonts w:ascii="Times New Roman" w:hAnsi="Times New Roman" w:cs="B Nazanin"/>
            <w:sz w:val="24"/>
            <w:szCs w:val="28"/>
            <w:highlight w:val="yellow"/>
            <w:u w:val="single"/>
            <w:rtl/>
            <w:rPrChange w:id="422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28" w:author="Lenovo" w:date="2026-09-24T08:55:00Z">
              <w:rPr>
                <w:rFonts w:ascii="Times New Roman" w:hAnsi="Times New Roman" w:cs="B Nazanin" w:hint="cs"/>
                <w:sz w:val="24"/>
                <w:szCs w:val="28"/>
                <w:rtl/>
              </w:rPr>
            </w:rPrChange>
          </w:rPr>
          <w:delText>که</w:delText>
        </w:r>
        <w:r w:rsidRPr="00AA3FB8" w:rsidDel="00CE256C">
          <w:rPr>
            <w:rFonts w:ascii="Times New Roman" w:hAnsi="Times New Roman" w:cs="B Nazanin"/>
            <w:sz w:val="24"/>
            <w:szCs w:val="28"/>
            <w:highlight w:val="yellow"/>
            <w:u w:val="single"/>
            <w:rtl/>
            <w:rPrChange w:id="422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30" w:author="Lenovo" w:date="2026-09-24T08:55:00Z">
              <w:rPr>
                <w:rFonts w:ascii="Times New Roman" w:hAnsi="Times New Roman" w:cs="B Nazanin" w:hint="cs"/>
                <w:sz w:val="24"/>
                <w:szCs w:val="28"/>
                <w:rtl/>
              </w:rPr>
            </w:rPrChange>
          </w:rPr>
          <w:delText>بازه‌ی</w:delText>
        </w:r>
        <w:r w:rsidRPr="00AA3FB8" w:rsidDel="00CE256C">
          <w:rPr>
            <w:rFonts w:ascii="Times New Roman" w:hAnsi="Times New Roman" w:cs="B Nazanin"/>
            <w:sz w:val="24"/>
            <w:szCs w:val="28"/>
            <w:highlight w:val="yellow"/>
            <w:u w:val="single"/>
            <w:rtl/>
            <w:rPrChange w:id="423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32" w:author="Lenovo" w:date="2026-09-24T08:55:00Z">
              <w:rPr>
                <w:rFonts w:ascii="Times New Roman" w:hAnsi="Times New Roman" w:cs="B Nazanin" w:hint="cs"/>
                <w:sz w:val="24"/>
                <w:szCs w:val="28"/>
                <w:rtl/>
              </w:rPr>
            </w:rPrChange>
          </w:rPr>
          <w:delText>بیان</w:delText>
        </w:r>
        <w:r w:rsidRPr="00AA3FB8" w:rsidDel="00CE256C">
          <w:rPr>
            <w:rFonts w:ascii="Times New Roman" w:hAnsi="Times New Roman" w:cs="B Nazanin"/>
            <w:sz w:val="24"/>
            <w:szCs w:val="28"/>
            <w:highlight w:val="yellow"/>
            <w:u w:val="single"/>
            <w:rtl/>
            <w:rPrChange w:id="423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34" w:author="Lenovo" w:date="2026-09-24T08:55:00Z">
              <w:rPr>
                <w:rFonts w:ascii="Times New Roman" w:hAnsi="Times New Roman" w:cs="B Nazanin" w:hint="cs"/>
                <w:sz w:val="24"/>
                <w:szCs w:val="28"/>
                <w:rtl/>
              </w:rPr>
            </w:rPrChange>
          </w:rPr>
          <w:delText>مشاهده‌شده</w:delText>
        </w:r>
        <w:r w:rsidRPr="00AA3FB8" w:rsidDel="00CE256C">
          <w:rPr>
            <w:rFonts w:ascii="Times New Roman" w:hAnsi="Times New Roman" w:cs="B Nazanin"/>
            <w:sz w:val="24"/>
            <w:szCs w:val="28"/>
            <w:highlight w:val="yellow"/>
            <w:u w:val="single"/>
            <w:rtl/>
            <w:rPrChange w:id="423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36"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23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38" w:author="Lenovo" w:date="2026-09-24T08:55:00Z">
              <w:rPr>
                <w:rFonts w:ascii="Times New Roman" w:hAnsi="Times New Roman" w:cs="B Nazanin" w:hint="cs"/>
                <w:sz w:val="24"/>
                <w:szCs w:val="28"/>
                <w:rtl/>
              </w:rPr>
            </w:rPrChange>
          </w:rPr>
          <w:delText>مطالعه</w:delText>
        </w:r>
        <w:r w:rsidRPr="00AA3FB8" w:rsidDel="00CE256C">
          <w:rPr>
            <w:rFonts w:ascii="Times New Roman" w:hAnsi="Times New Roman" w:cs="B Nazanin"/>
            <w:sz w:val="24"/>
            <w:szCs w:val="28"/>
            <w:highlight w:val="yellow"/>
            <w:u w:val="single"/>
            <w:rtl/>
            <w:rPrChange w:id="423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40" w:author="Lenovo" w:date="2026-09-24T08:55:00Z">
              <w:rPr>
                <w:rFonts w:ascii="Times New Roman" w:hAnsi="Times New Roman" w:cs="B Nazanin" w:hint="cs"/>
                <w:sz w:val="24"/>
                <w:szCs w:val="28"/>
                <w:rtl/>
              </w:rPr>
            </w:rPrChange>
          </w:rPr>
          <w:delText>حاضر</w:delText>
        </w:r>
        <w:r w:rsidRPr="00AA3FB8" w:rsidDel="00CE256C">
          <w:rPr>
            <w:rFonts w:ascii="Times New Roman" w:hAnsi="Times New Roman" w:cs="B Nazanin"/>
            <w:sz w:val="24"/>
            <w:szCs w:val="28"/>
            <w:highlight w:val="yellow"/>
            <w:u w:val="single"/>
            <w:rtl/>
            <w:rPrChange w:id="424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42" w:author="Lenovo" w:date="2026-09-24T08:55:00Z">
              <w:rPr>
                <w:rFonts w:ascii="Times New Roman" w:hAnsi="Times New Roman" w:cs="B Nazanin" w:hint="cs"/>
                <w:sz w:val="24"/>
                <w:szCs w:val="28"/>
                <w:rtl/>
              </w:rPr>
            </w:rPrChange>
          </w:rPr>
          <w:delText>در</w:delText>
        </w:r>
        <w:r w:rsidRPr="00AA3FB8" w:rsidDel="00CE256C">
          <w:rPr>
            <w:rFonts w:ascii="Times New Roman" w:hAnsi="Times New Roman" w:cs="B Nazanin"/>
            <w:sz w:val="24"/>
            <w:szCs w:val="28"/>
            <w:highlight w:val="yellow"/>
            <w:u w:val="single"/>
            <w:rtl/>
            <w:rPrChange w:id="424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44" w:author="Lenovo" w:date="2026-09-24T08:55:00Z">
              <w:rPr>
                <w:rFonts w:ascii="Times New Roman" w:hAnsi="Times New Roman" w:cs="B Nazanin" w:hint="cs"/>
                <w:sz w:val="24"/>
                <w:szCs w:val="28"/>
                <w:rtl/>
              </w:rPr>
            </w:rPrChange>
          </w:rPr>
          <w:delText>محدوده‌ی</w:delText>
        </w:r>
        <w:r w:rsidRPr="00AA3FB8" w:rsidDel="00CE256C">
          <w:rPr>
            <w:rFonts w:ascii="Times New Roman" w:hAnsi="Times New Roman" w:cs="B Nazanin"/>
            <w:sz w:val="24"/>
            <w:szCs w:val="28"/>
            <w:highlight w:val="yellow"/>
            <w:u w:val="single"/>
            <w:rtl/>
            <w:rPrChange w:id="424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46" w:author="Lenovo" w:date="2026-09-24T08:55:00Z">
              <w:rPr>
                <w:rFonts w:ascii="Times New Roman" w:hAnsi="Times New Roman" w:cs="B Nazanin" w:hint="cs"/>
                <w:sz w:val="24"/>
                <w:szCs w:val="28"/>
                <w:rtl/>
              </w:rPr>
            </w:rPrChange>
          </w:rPr>
          <w:delText>معمول</w:delText>
        </w:r>
        <w:r w:rsidRPr="00AA3FB8" w:rsidDel="00CE256C">
          <w:rPr>
            <w:rFonts w:ascii="Times New Roman" w:hAnsi="Times New Roman" w:cs="B Nazanin"/>
            <w:sz w:val="24"/>
            <w:szCs w:val="28"/>
            <w:highlight w:val="yellow"/>
            <w:u w:val="single"/>
            <w:rtl/>
            <w:rPrChange w:id="424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48" w:author="Lenovo" w:date="2026-09-24T08:55:00Z">
              <w:rPr>
                <w:rFonts w:ascii="Times New Roman" w:hAnsi="Times New Roman" w:cs="B Nazanin" w:hint="cs"/>
                <w:sz w:val="24"/>
                <w:szCs w:val="28"/>
                <w:rtl/>
              </w:rPr>
            </w:rPrChange>
          </w:rPr>
          <w:delText>گزارش‌شده</w:delText>
        </w:r>
        <w:r w:rsidRPr="00AA3FB8" w:rsidDel="00CE256C">
          <w:rPr>
            <w:rFonts w:ascii="Times New Roman" w:hAnsi="Times New Roman" w:cs="B Nazanin"/>
            <w:sz w:val="24"/>
            <w:szCs w:val="28"/>
            <w:highlight w:val="yellow"/>
            <w:u w:val="single"/>
            <w:rtl/>
            <w:rPrChange w:id="424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50" w:author="Lenovo" w:date="2026-09-24T08:55:00Z">
              <w:rPr>
                <w:rFonts w:ascii="Times New Roman" w:hAnsi="Times New Roman" w:cs="B Nazanin" w:hint="cs"/>
                <w:sz w:val="24"/>
                <w:szCs w:val="28"/>
                <w:rtl/>
              </w:rPr>
            </w:rPrChange>
          </w:rPr>
          <w:delText>برای</w:delText>
        </w:r>
        <w:r w:rsidRPr="00AA3FB8" w:rsidDel="00CE256C">
          <w:rPr>
            <w:rFonts w:ascii="Times New Roman" w:hAnsi="Times New Roman" w:cs="B Nazanin"/>
            <w:sz w:val="24"/>
            <w:szCs w:val="28"/>
            <w:highlight w:val="yellow"/>
            <w:u w:val="single"/>
            <w:rtl/>
            <w:rPrChange w:id="4251"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52" w:author="Lenovo" w:date="2026-09-24T08:55:00Z">
              <w:rPr>
                <w:rFonts w:ascii="Times New Roman" w:hAnsi="Times New Roman" w:cs="B Nazanin" w:hint="cs"/>
                <w:sz w:val="24"/>
                <w:szCs w:val="28"/>
                <w:rtl/>
              </w:rPr>
            </w:rPrChange>
          </w:rPr>
          <w:delText>این</w:delText>
        </w:r>
        <w:r w:rsidRPr="00AA3FB8" w:rsidDel="00CE256C">
          <w:rPr>
            <w:rFonts w:ascii="Times New Roman" w:hAnsi="Times New Roman" w:cs="B Nazanin"/>
            <w:sz w:val="24"/>
            <w:szCs w:val="28"/>
            <w:highlight w:val="yellow"/>
            <w:u w:val="single"/>
            <w:rtl/>
            <w:rPrChange w:id="4253"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54" w:author="Lenovo" w:date="2026-09-24T08:55:00Z">
              <w:rPr>
                <w:rFonts w:ascii="Times New Roman" w:hAnsi="Times New Roman" w:cs="B Nazanin" w:hint="cs"/>
                <w:sz w:val="24"/>
                <w:szCs w:val="28"/>
                <w:rtl/>
              </w:rPr>
            </w:rPrChange>
          </w:rPr>
          <w:delText>میزبان</w:delText>
        </w:r>
        <w:r w:rsidRPr="00AA3FB8" w:rsidDel="00CE256C">
          <w:rPr>
            <w:rFonts w:ascii="Times New Roman" w:hAnsi="Times New Roman" w:cs="B Nazanin"/>
            <w:sz w:val="24"/>
            <w:szCs w:val="28"/>
            <w:highlight w:val="yellow"/>
            <w:u w:val="single"/>
            <w:rtl/>
            <w:rPrChange w:id="4255"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56" w:author="Lenovo" w:date="2026-09-24T08:55:00Z">
              <w:rPr>
                <w:rFonts w:ascii="Times New Roman" w:hAnsi="Times New Roman" w:cs="B Nazanin" w:hint="cs"/>
                <w:sz w:val="24"/>
                <w:szCs w:val="28"/>
                <w:rtl/>
              </w:rPr>
            </w:rPrChange>
          </w:rPr>
          <w:delText>گیاهی</w:delText>
        </w:r>
        <w:r w:rsidRPr="00AA3FB8" w:rsidDel="00CE256C">
          <w:rPr>
            <w:rFonts w:ascii="Times New Roman" w:hAnsi="Times New Roman" w:cs="B Nazanin"/>
            <w:sz w:val="24"/>
            <w:szCs w:val="28"/>
            <w:highlight w:val="yellow"/>
            <w:u w:val="single"/>
            <w:rtl/>
            <w:rPrChange w:id="4257"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58" w:author="Lenovo" w:date="2026-09-24T08:55:00Z">
              <w:rPr>
                <w:rFonts w:ascii="Times New Roman" w:hAnsi="Times New Roman" w:cs="B Nazanin" w:hint="cs"/>
                <w:sz w:val="24"/>
                <w:szCs w:val="28"/>
                <w:rtl/>
              </w:rPr>
            </w:rPrChange>
          </w:rPr>
          <w:delText>قرار</w:delText>
        </w:r>
        <w:r w:rsidRPr="00AA3FB8" w:rsidDel="00CE256C">
          <w:rPr>
            <w:rFonts w:ascii="Times New Roman" w:hAnsi="Times New Roman" w:cs="B Nazanin"/>
            <w:sz w:val="24"/>
            <w:szCs w:val="28"/>
            <w:highlight w:val="yellow"/>
            <w:u w:val="single"/>
            <w:rtl/>
            <w:rPrChange w:id="4259" w:author="Lenovo" w:date="2026-09-24T08:55:00Z">
              <w:rPr>
                <w:rFonts w:ascii="Times New Roman" w:hAnsi="Times New Roman" w:cs="B Nazanin"/>
                <w:sz w:val="24"/>
                <w:szCs w:val="28"/>
                <w:rtl/>
              </w:rPr>
            </w:rPrChange>
          </w:rPr>
          <w:delText xml:space="preserve"> </w:delText>
        </w:r>
        <w:r w:rsidRPr="00AA3FB8" w:rsidDel="00CE256C">
          <w:rPr>
            <w:rFonts w:ascii="Times New Roman" w:hAnsi="Times New Roman" w:cs="B Nazanin" w:hint="cs"/>
            <w:sz w:val="24"/>
            <w:szCs w:val="28"/>
            <w:highlight w:val="yellow"/>
            <w:u w:val="single"/>
            <w:rtl/>
            <w:rPrChange w:id="4260" w:author="Lenovo" w:date="2026-09-24T08:55:00Z">
              <w:rPr>
                <w:rFonts w:ascii="Times New Roman" w:hAnsi="Times New Roman" w:cs="B Nazanin" w:hint="cs"/>
                <w:sz w:val="24"/>
                <w:szCs w:val="28"/>
                <w:rtl/>
              </w:rPr>
            </w:rPrChange>
          </w:rPr>
          <w:delText>دارد</w:delText>
        </w:r>
        <w:r w:rsidRPr="00AA3FB8" w:rsidDel="00CE256C">
          <w:rPr>
            <w:rFonts w:ascii="Times New Roman" w:hAnsi="Times New Roman" w:cs="B Nazanin"/>
            <w:sz w:val="24"/>
            <w:szCs w:val="28"/>
            <w:highlight w:val="yellow"/>
            <w:u w:val="single"/>
            <w:rtl/>
            <w:rPrChange w:id="4261" w:author="Lenovo" w:date="2026-09-24T08:55:00Z">
              <w:rPr>
                <w:rFonts w:ascii="Times New Roman" w:hAnsi="Times New Roman" w:cs="B Nazanin"/>
                <w:sz w:val="24"/>
                <w:szCs w:val="28"/>
                <w:rtl/>
              </w:rPr>
            </w:rPrChange>
          </w:rPr>
          <w:delText>.</w:delText>
        </w:r>
      </w:del>
      <w:ins w:id="4262" w:author="SALMANIAN MOHAMMADHASSAN" w:date="2026-09-11T16:40:00Z">
        <w:del w:id="4263" w:author="Lenovo" w:date="2026-09-24T08:00:00Z">
          <w:r w:rsidR="00BF3D06" w:rsidRPr="00AA3FB8" w:rsidDel="00CE256C">
            <w:rPr>
              <w:rFonts w:ascii="Times New Roman" w:hAnsi="Times New Roman" w:cs="B Nazanin" w:hint="cs"/>
              <w:sz w:val="24"/>
              <w:szCs w:val="28"/>
              <w:highlight w:val="yellow"/>
              <w:u w:val="single"/>
              <w:rtl/>
              <w:rPrChange w:id="4264" w:author="Lenovo" w:date="2026-09-24T08:55:00Z">
                <w:rPr>
                  <w:rFonts w:ascii="Times New Roman" w:hAnsi="Times New Roman" w:cs="B Nazanin" w:hint="cs"/>
                  <w:sz w:val="24"/>
                  <w:szCs w:val="28"/>
                  <w:rtl/>
                </w:rPr>
              </w:rPrChange>
            </w:rPr>
            <w:delText xml:space="preserve">لطفا در مورد </w:delText>
          </w:r>
        </w:del>
      </w:ins>
      <w:ins w:id="4265" w:author="SALMANIAN MOHAMMADHASSAN" w:date="2026-09-11T16:41:00Z">
        <w:del w:id="4266" w:author="Lenovo" w:date="2026-09-24T08:00:00Z">
          <w:r w:rsidR="00A224AA" w:rsidRPr="00AA3FB8" w:rsidDel="00CE256C">
            <w:rPr>
              <w:rFonts w:ascii="Times New Roman" w:hAnsi="Times New Roman" w:cs="B Nazanin" w:hint="cs"/>
              <w:sz w:val="24"/>
              <w:szCs w:val="28"/>
              <w:highlight w:val="yellow"/>
              <w:u w:val="single"/>
              <w:rtl/>
              <w:rPrChange w:id="4267" w:author="Lenovo" w:date="2026-09-24T08:55:00Z">
                <w:rPr>
                  <w:rFonts w:ascii="Times New Roman" w:hAnsi="Times New Roman" w:cs="B Nazanin" w:hint="cs"/>
                  <w:sz w:val="24"/>
                  <w:szCs w:val="28"/>
                  <w:rtl/>
                </w:rPr>
              </w:rPrChange>
            </w:rPr>
            <w:delText xml:space="preserve">اندازه پروتئین های بیان شده </w:delText>
          </w:r>
          <w:r w:rsidR="00FA0B67" w:rsidRPr="00AA3FB8" w:rsidDel="00CE256C">
            <w:rPr>
              <w:rFonts w:ascii="Times New Roman" w:hAnsi="Times New Roman" w:cs="B Nazanin" w:hint="cs"/>
              <w:sz w:val="24"/>
              <w:szCs w:val="28"/>
              <w:highlight w:val="yellow"/>
              <w:u w:val="single"/>
              <w:rtl/>
              <w:rPrChange w:id="4268" w:author="Lenovo" w:date="2026-09-24T08:55:00Z">
                <w:rPr>
                  <w:rFonts w:ascii="Times New Roman" w:hAnsi="Times New Roman" w:cs="B Nazanin" w:hint="cs"/>
                  <w:sz w:val="24"/>
                  <w:szCs w:val="28"/>
                  <w:rtl/>
                </w:rPr>
              </w:rPrChange>
            </w:rPr>
            <w:delText xml:space="preserve">صحبت شود. شاید اندازه کوچک پروتئین های تولید شده باعث شود که </w:delText>
          </w:r>
          <w:r w:rsidR="00A34F3B" w:rsidRPr="00AA3FB8" w:rsidDel="00CE256C">
            <w:rPr>
              <w:rFonts w:ascii="Times New Roman" w:hAnsi="Times New Roman" w:cs="B Nazanin" w:hint="cs"/>
              <w:sz w:val="24"/>
              <w:szCs w:val="28"/>
              <w:highlight w:val="yellow"/>
              <w:u w:val="single"/>
              <w:rtl/>
              <w:rPrChange w:id="4269" w:author="Lenovo" w:date="2026-09-24T08:55:00Z">
                <w:rPr>
                  <w:rFonts w:ascii="Times New Roman" w:hAnsi="Times New Roman" w:cs="B Nazanin" w:hint="cs"/>
                  <w:sz w:val="24"/>
                  <w:szCs w:val="28"/>
                  <w:rtl/>
                </w:rPr>
              </w:rPrChange>
            </w:rPr>
            <w:delText xml:space="preserve">میزان تولید بالا تر </w:delText>
          </w:r>
        </w:del>
      </w:ins>
      <w:ins w:id="4270" w:author="SALMANIAN MOHAMMADHASSAN" w:date="2026-09-11T16:42:00Z">
        <w:del w:id="4271" w:author="Lenovo" w:date="2026-09-24T08:00:00Z">
          <w:r w:rsidR="00A34F3B" w:rsidRPr="00AA3FB8" w:rsidDel="00CE256C">
            <w:rPr>
              <w:rFonts w:ascii="Times New Roman" w:hAnsi="Times New Roman" w:cs="B Nazanin" w:hint="cs"/>
              <w:sz w:val="24"/>
              <w:szCs w:val="28"/>
              <w:highlight w:val="yellow"/>
              <w:u w:val="single"/>
              <w:rtl/>
              <w:rPrChange w:id="4272" w:author="Lenovo" w:date="2026-09-24T08:55:00Z">
                <w:rPr>
                  <w:rFonts w:ascii="Times New Roman" w:hAnsi="Times New Roman" w:cs="B Nazanin" w:hint="cs"/>
                  <w:sz w:val="24"/>
                  <w:szCs w:val="28"/>
                  <w:rtl/>
                </w:rPr>
              </w:rPrChange>
            </w:rPr>
            <w:delText>باشد. یا اینکه انتخاب کلون های</w:delText>
          </w:r>
          <w:r w:rsidR="001F1919" w:rsidRPr="00AA3FB8" w:rsidDel="00CE256C">
            <w:rPr>
              <w:rFonts w:ascii="Times New Roman" w:hAnsi="Times New Roman" w:cs="B Nazanin" w:hint="cs"/>
              <w:sz w:val="24"/>
              <w:szCs w:val="28"/>
              <w:highlight w:val="yellow"/>
              <w:u w:val="single"/>
              <w:rtl/>
              <w:rPrChange w:id="4273" w:author="Lenovo" w:date="2026-09-24T08:55:00Z">
                <w:rPr>
                  <w:rFonts w:ascii="Times New Roman" w:hAnsi="Times New Roman" w:cs="B Nazanin" w:hint="cs"/>
                  <w:sz w:val="24"/>
                  <w:szCs w:val="28"/>
                  <w:rtl/>
                </w:rPr>
              </w:rPrChange>
            </w:rPr>
            <w:delText xml:space="preserve">ی با تولید بالاتر در مطالعات پیشین </w:delText>
          </w:r>
          <w:r w:rsidR="00AD3AEB" w:rsidRPr="00AA3FB8" w:rsidDel="00CE256C">
            <w:rPr>
              <w:rFonts w:ascii="Times New Roman" w:hAnsi="Times New Roman" w:cs="B Nazanin" w:hint="cs"/>
              <w:sz w:val="24"/>
              <w:szCs w:val="28"/>
              <w:highlight w:val="yellow"/>
              <w:u w:val="single"/>
              <w:rtl/>
              <w:rPrChange w:id="4274" w:author="Lenovo" w:date="2026-09-24T08:55:00Z">
                <w:rPr>
                  <w:rFonts w:ascii="Times New Roman" w:hAnsi="Times New Roman" w:cs="B Nazanin" w:hint="cs"/>
                  <w:sz w:val="24"/>
                  <w:szCs w:val="28"/>
                  <w:rtl/>
                </w:rPr>
              </w:rPrChange>
            </w:rPr>
            <w:delText>انجام</w:delText>
          </w:r>
        </w:del>
      </w:ins>
      <w:ins w:id="4275" w:author="SALMANIAN MOHAMMADHASSAN" w:date="2026-09-11T16:43:00Z">
        <w:del w:id="4276" w:author="Lenovo" w:date="2026-09-24T08:00:00Z">
          <w:r w:rsidR="00AD3AEB" w:rsidRPr="00AA3FB8" w:rsidDel="00CE256C">
            <w:rPr>
              <w:rFonts w:ascii="Times New Roman" w:hAnsi="Times New Roman" w:cs="B Nazanin" w:hint="cs"/>
              <w:sz w:val="24"/>
              <w:szCs w:val="28"/>
              <w:highlight w:val="yellow"/>
              <w:u w:val="single"/>
              <w:rtl/>
              <w:rPrChange w:id="4277" w:author="Lenovo" w:date="2026-09-24T08:55:00Z">
                <w:rPr>
                  <w:rFonts w:ascii="Times New Roman" w:hAnsi="Times New Roman" w:cs="B Nazanin" w:hint="cs"/>
                  <w:sz w:val="24"/>
                  <w:szCs w:val="28"/>
                  <w:rtl/>
                </w:rPr>
              </w:rPrChange>
            </w:rPr>
            <w:delText xml:space="preserve"> شده است. </w:delText>
          </w:r>
          <w:r w:rsidR="00B053CA" w:rsidRPr="00AA3FB8" w:rsidDel="00CE256C">
            <w:rPr>
              <w:rFonts w:ascii="Times New Roman" w:hAnsi="Times New Roman" w:cs="B Nazanin" w:hint="cs"/>
              <w:sz w:val="24"/>
              <w:szCs w:val="28"/>
              <w:highlight w:val="yellow"/>
              <w:u w:val="single"/>
              <w:rtl/>
              <w:rPrChange w:id="4278" w:author="Lenovo" w:date="2026-09-24T08:55:00Z">
                <w:rPr>
                  <w:rFonts w:ascii="Times New Roman" w:hAnsi="Times New Roman" w:cs="B Nazanin" w:hint="cs"/>
                  <w:sz w:val="24"/>
                  <w:szCs w:val="28"/>
                  <w:rtl/>
                </w:rPr>
              </w:rPrChange>
            </w:rPr>
            <w:delText xml:space="preserve">در ضمن آیا می توانید عدد </w:delText>
          </w:r>
        </w:del>
      </w:ins>
      <w:ins w:id="4279" w:author="SALMANIAN MOHAMMADHASSAN" w:date="2026-09-11T16:44:00Z">
        <w:del w:id="4280" w:author="Lenovo" w:date="2026-09-24T08:00:00Z">
          <w:r w:rsidR="00696DE6" w:rsidRPr="00AA3FB8" w:rsidDel="00CE256C">
            <w:rPr>
              <w:rFonts w:ascii="Times New Roman" w:hAnsi="Times New Roman" w:cs="B Nazanin" w:hint="cs"/>
              <w:sz w:val="24"/>
              <w:szCs w:val="28"/>
              <w:highlight w:val="yellow"/>
              <w:u w:val="single"/>
              <w:rtl/>
              <w:rPrChange w:id="4281" w:author="Lenovo" w:date="2026-09-24T08:55:00Z">
                <w:rPr>
                  <w:rFonts w:ascii="Times New Roman" w:hAnsi="Times New Roman" w:cs="B Nazanin" w:hint="cs"/>
                  <w:sz w:val="24"/>
                  <w:szCs w:val="28"/>
                  <w:rtl/>
                </w:rPr>
              </w:rPrChange>
            </w:rPr>
            <w:delText xml:space="preserve">017/0% را به صورت </w:delText>
          </w:r>
          <w:r w:rsidR="00DD4C28" w:rsidRPr="00AA3FB8" w:rsidDel="00CE256C">
            <w:rPr>
              <w:rFonts w:ascii="Times New Roman" w:hAnsi="Times New Roman" w:cs="B Nazanin"/>
              <w:sz w:val="24"/>
              <w:szCs w:val="28"/>
              <w:highlight w:val="yellow"/>
              <w:u w:val="single"/>
              <w:rtl/>
              <w:rPrChange w:id="4282" w:author="Lenovo" w:date="2026-09-24T08:55:00Z">
                <w:rPr>
                  <w:rFonts w:ascii="Times New Roman" w:hAnsi="Times New Roman" w:cs="Times New Roman"/>
                  <w:sz w:val="24"/>
                  <w:szCs w:val="28"/>
                  <w:rtl/>
                </w:rPr>
              </w:rPrChange>
            </w:rPr>
            <w:delText>"تق</w:delText>
          </w:r>
        </w:del>
      </w:ins>
      <w:ins w:id="4283" w:author="SALMANIAN MOHAMMADHASSAN" w:date="2026-09-11T16:45:00Z">
        <w:del w:id="4284" w:author="Lenovo" w:date="2026-09-24T08:00:00Z">
          <w:r w:rsidR="00DD4C28" w:rsidRPr="00AA3FB8" w:rsidDel="00CE256C">
            <w:rPr>
              <w:rFonts w:ascii="Times New Roman" w:hAnsi="Times New Roman" w:cs="B Nazanin"/>
              <w:sz w:val="24"/>
              <w:szCs w:val="28"/>
              <w:highlight w:val="yellow"/>
              <w:u w:val="single"/>
              <w:rtl/>
              <w:rPrChange w:id="4285" w:author="Lenovo" w:date="2026-09-24T08:55:00Z">
                <w:rPr>
                  <w:rFonts w:ascii="Times New Roman" w:hAnsi="Times New Roman" w:cs="Times New Roman"/>
                  <w:sz w:val="24"/>
                  <w:szCs w:val="28"/>
                  <w:rtl/>
                </w:rPr>
              </w:rPrChange>
            </w:rPr>
            <w:delText>ر</w:delText>
          </w:r>
        </w:del>
      </w:ins>
      <w:ins w:id="4286" w:author="SALMANIAN MOHAMMADHASSAN" w:date="2026-09-11T16:44:00Z">
        <w:del w:id="4287" w:author="Lenovo" w:date="2026-09-24T08:00:00Z">
          <w:r w:rsidR="00DD4C28" w:rsidRPr="00AA3FB8" w:rsidDel="00CE256C">
            <w:rPr>
              <w:rFonts w:ascii="Times New Roman" w:hAnsi="Times New Roman" w:cs="B Nazanin" w:hint="cs"/>
              <w:sz w:val="24"/>
              <w:szCs w:val="28"/>
              <w:highlight w:val="yellow"/>
              <w:u w:val="single"/>
              <w:rtl/>
              <w:rPrChange w:id="4288" w:author="Lenovo" w:date="2026-09-24T08:55:00Z">
                <w:rPr>
                  <w:rFonts w:ascii="Times New Roman" w:hAnsi="Times New Roman" w:cs="Times New Roman" w:hint="cs"/>
                  <w:sz w:val="24"/>
                  <w:szCs w:val="28"/>
                  <w:rtl/>
                </w:rPr>
              </w:rPrChange>
            </w:rPr>
            <w:delText>یبا</w:delText>
          </w:r>
          <w:r w:rsidR="00DD4C28" w:rsidRPr="00AA3FB8" w:rsidDel="00CE256C">
            <w:rPr>
              <w:rFonts w:ascii="Times New Roman" w:hAnsi="Times New Roman" w:cs="B Nazanin"/>
              <w:sz w:val="24"/>
              <w:szCs w:val="28"/>
              <w:highlight w:val="yellow"/>
              <w:u w:val="single"/>
              <w:rtl/>
              <w:rPrChange w:id="4289" w:author="Lenovo" w:date="2026-09-24T08:55:00Z">
                <w:rPr>
                  <w:rFonts w:ascii="Times New Roman" w:hAnsi="Times New Roman" w:cs="Times New Roman"/>
                  <w:sz w:val="24"/>
                  <w:szCs w:val="28"/>
                  <w:rtl/>
                </w:rPr>
              </w:rPrChange>
            </w:rPr>
            <w:delText xml:space="preserve"> 02/0% ارائه کرد </w:delText>
          </w:r>
          <w:r w:rsidR="00DD4C28" w:rsidRPr="00AA3FB8" w:rsidDel="00CE256C">
            <w:rPr>
              <w:rFonts w:ascii="Times New Roman" w:hAnsi="Times New Roman" w:cs="B Nazanin" w:hint="cs"/>
              <w:sz w:val="24"/>
              <w:szCs w:val="28"/>
              <w:highlight w:val="yellow"/>
              <w:u w:val="single"/>
              <w:rtl/>
              <w:rPrChange w:id="4290" w:author="Lenovo" w:date="2026-09-24T08:55:00Z">
                <w:rPr>
                  <w:rFonts w:ascii="Times New Roman" w:hAnsi="Times New Roman" w:cs="Times New Roman" w:hint="cs"/>
                  <w:sz w:val="24"/>
                  <w:szCs w:val="28"/>
                  <w:rtl/>
                </w:rPr>
              </w:rPrChange>
            </w:rPr>
            <w:delText>یا</w:delText>
          </w:r>
          <w:r w:rsidR="00DD4C28" w:rsidRPr="00AA3FB8" w:rsidDel="00CE256C">
            <w:rPr>
              <w:rFonts w:ascii="Times New Roman" w:hAnsi="Times New Roman" w:cs="B Nazanin"/>
              <w:sz w:val="24"/>
              <w:szCs w:val="28"/>
              <w:highlight w:val="yellow"/>
              <w:u w:val="single"/>
              <w:rtl/>
              <w:rPrChange w:id="4291" w:author="Lenovo" w:date="2026-09-24T08:55:00Z">
                <w:rPr>
                  <w:rFonts w:ascii="Times New Roman" w:hAnsi="Times New Roman" w:cs="Times New Roman"/>
                  <w:sz w:val="24"/>
                  <w:szCs w:val="28"/>
                  <w:rtl/>
                </w:rPr>
              </w:rPrChange>
            </w:rPr>
            <w:delText xml:space="preserve"> خ</w:delText>
          </w:r>
          <w:r w:rsidR="00DD4C28" w:rsidRPr="00AA3FB8" w:rsidDel="00CE256C">
            <w:rPr>
              <w:rFonts w:ascii="Times New Roman" w:hAnsi="Times New Roman" w:cs="B Nazanin" w:hint="cs"/>
              <w:sz w:val="24"/>
              <w:szCs w:val="28"/>
              <w:highlight w:val="yellow"/>
              <w:u w:val="single"/>
              <w:rtl/>
              <w:rPrChange w:id="4292" w:author="Lenovo" w:date="2026-09-24T08:55:00Z">
                <w:rPr>
                  <w:rFonts w:ascii="Times New Roman" w:hAnsi="Times New Roman" w:cs="Times New Roman" w:hint="cs"/>
                  <w:sz w:val="24"/>
                  <w:szCs w:val="28"/>
                  <w:rtl/>
                </w:rPr>
              </w:rPrChange>
            </w:rPr>
            <w:delText>ی</w:delText>
          </w:r>
        </w:del>
      </w:ins>
      <w:ins w:id="4293" w:author="SALMANIAN MOHAMMADHASSAN" w:date="2026-09-11T16:45:00Z">
        <w:del w:id="4294" w:author="Lenovo" w:date="2026-09-24T08:00:00Z">
          <w:r w:rsidR="00DD4C28" w:rsidRPr="00AA3FB8" w:rsidDel="00CE256C">
            <w:rPr>
              <w:rFonts w:ascii="Times New Roman" w:hAnsi="Times New Roman" w:cs="B Nazanin"/>
              <w:sz w:val="24"/>
              <w:szCs w:val="28"/>
              <w:highlight w:val="yellow"/>
              <w:u w:val="single"/>
              <w:rtl/>
              <w:rPrChange w:id="4295" w:author="Lenovo" w:date="2026-09-24T08:55:00Z">
                <w:rPr>
                  <w:rFonts w:ascii="Times New Roman" w:hAnsi="Times New Roman" w:cs="Times New Roman"/>
                  <w:sz w:val="24"/>
                  <w:szCs w:val="28"/>
                  <w:rtl/>
                </w:rPr>
              </w:rPrChange>
            </w:rPr>
            <w:delText>ر؟</w:delText>
          </w:r>
        </w:del>
      </w:ins>
    </w:p>
    <w:p w14:paraId="5F7ED190" w14:textId="468E974B" w:rsidR="001F056E" w:rsidRPr="00AA3FB8" w:rsidDel="00C93E56" w:rsidRDefault="001F056E" w:rsidP="00A2596F">
      <w:pPr>
        <w:spacing w:line="360" w:lineRule="auto"/>
        <w:jc w:val="both"/>
        <w:rPr>
          <w:del w:id="4296" w:author="Lenovo" w:date="2026-09-24T08:28:00Z"/>
          <w:rFonts w:ascii="Times New Roman" w:hAnsi="Times New Roman" w:cs="B Nazanin"/>
          <w:sz w:val="24"/>
          <w:szCs w:val="28"/>
          <w:highlight w:val="yellow"/>
          <w:u w:val="single"/>
          <w:rtl/>
          <w:rPrChange w:id="4297" w:author="Lenovo" w:date="2026-09-24T08:55:00Z">
            <w:rPr>
              <w:del w:id="4298" w:author="Lenovo" w:date="2026-09-24T08:28:00Z"/>
              <w:rFonts w:ascii="Times New Roman" w:hAnsi="Times New Roman" w:cs="B Nazanin"/>
              <w:sz w:val="24"/>
              <w:szCs w:val="28"/>
              <w:rtl/>
            </w:rPr>
          </w:rPrChange>
        </w:rPr>
      </w:pPr>
      <w:del w:id="4299" w:author="Lenovo" w:date="2026-09-24T08:28:00Z">
        <w:r w:rsidRPr="00AA3FB8" w:rsidDel="00C93E56">
          <w:rPr>
            <w:rFonts w:ascii="Times New Roman" w:hAnsi="Times New Roman" w:cs="B Nazanin" w:hint="cs"/>
            <w:sz w:val="24"/>
            <w:szCs w:val="28"/>
            <w:highlight w:val="yellow"/>
            <w:u w:val="single"/>
            <w:rtl/>
            <w:rPrChange w:id="4300" w:author="Lenovo" w:date="2026-09-24T08:55:00Z">
              <w:rPr>
                <w:rFonts w:ascii="Times New Roman" w:hAnsi="Times New Roman" w:cs="B Nazanin" w:hint="cs"/>
                <w:sz w:val="24"/>
                <w:szCs w:val="28"/>
                <w:rtl/>
              </w:rPr>
            </w:rPrChange>
          </w:rPr>
          <w:delText>از</w:delText>
        </w:r>
        <w:r w:rsidRPr="00AA3FB8" w:rsidDel="00C93E56">
          <w:rPr>
            <w:rFonts w:ascii="Times New Roman" w:hAnsi="Times New Roman" w:cs="B Nazanin"/>
            <w:sz w:val="24"/>
            <w:szCs w:val="28"/>
            <w:highlight w:val="yellow"/>
            <w:u w:val="single"/>
            <w:rtl/>
            <w:rPrChange w:id="430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02" w:author="Lenovo" w:date="2026-09-24T08:55:00Z">
              <w:rPr>
                <w:rFonts w:ascii="Times New Roman" w:hAnsi="Times New Roman" w:cs="B Nazanin" w:hint="cs"/>
                <w:sz w:val="24"/>
                <w:szCs w:val="28"/>
                <w:rtl/>
              </w:rPr>
            </w:rPrChange>
          </w:rPr>
          <w:delText>سوی</w:delText>
        </w:r>
        <w:r w:rsidRPr="00AA3FB8" w:rsidDel="00C93E56">
          <w:rPr>
            <w:rFonts w:ascii="Times New Roman" w:hAnsi="Times New Roman" w:cs="B Nazanin"/>
            <w:sz w:val="24"/>
            <w:szCs w:val="28"/>
            <w:highlight w:val="yellow"/>
            <w:u w:val="single"/>
            <w:rtl/>
            <w:rPrChange w:id="430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04" w:author="Lenovo" w:date="2026-09-24T08:55:00Z">
              <w:rPr>
                <w:rFonts w:ascii="Times New Roman" w:hAnsi="Times New Roman" w:cs="B Nazanin" w:hint="cs"/>
                <w:sz w:val="24"/>
                <w:szCs w:val="28"/>
                <w:rtl/>
              </w:rPr>
            </w:rPrChange>
          </w:rPr>
          <w:delText>دیگر،</w:delText>
        </w:r>
        <w:r w:rsidRPr="00AA3FB8" w:rsidDel="00C93E56">
          <w:rPr>
            <w:rFonts w:ascii="Times New Roman" w:hAnsi="Times New Roman" w:cs="B Nazanin"/>
            <w:sz w:val="24"/>
            <w:szCs w:val="28"/>
            <w:highlight w:val="yellow"/>
            <w:u w:val="single"/>
            <w:rtl/>
            <w:rPrChange w:id="430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06" w:author="Lenovo" w:date="2026-09-24T08:55:00Z">
              <w:rPr>
                <w:rFonts w:ascii="Times New Roman" w:hAnsi="Times New Roman" w:cs="B Nazanin" w:hint="cs"/>
                <w:sz w:val="24"/>
                <w:szCs w:val="28"/>
                <w:rtl/>
              </w:rPr>
            </w:rPrChange>
          </w:rPr>
          <w:delText>شواهد</w:delText>
        </w:r>
        <w:r w:rsidRPr="00AA3FB8" w:rsidDel="00C93E56">
          <w:rPr>
            <w:rFonts w:ascii="Times New Roman" w:hAnsi="Times New Roman" w:cs="B Nazanin"/>
            <w:sz w:val="24"/>
            <w:szCs w:val="28"/>
            <w:highlight w:val="yellow"/>
            <w:u w:val="single"/>
            <w:rtl/>
            <w:rPrChange w:id="430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08" w:author="Lenovo" w:date="2026-09-24T08:55:00Z">
              <w:rPr>
                <w:rFonts w:ascii="Times New Roman" w:hAnsi="Times New Roman" w:cs="B Nazanin" w:hint="cs"/>
                <w:sz w:val="24"/>
                <w:szCs w:val="28"/>
                <w:rtl/>
              </w:rPr>
            </w:rPrChange>
          </w:rPr>
          <w:delText>موجود</w:delText>
        </w:r>
        <w:r w:rsidRPr="00AA3FB8" w:rsidDel="00C93E56">
          <w:rPr>
            <w:rFonts w:ascii="Times New Roman" w:hAnsi="Times New Roman" w:cs="B Nazanin"/>
            <w:sz w:val="24"/>
            <w:szCs w:val="28"/>
            <w:highlight w:val="yellow"/>
            <w:u w:val="single"/>
            <w:rtl/>
            <w:rPrChange w:id="430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10"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31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12" w:author="Lenovo" w:date="2026-09-24T08:55:00Z">
              <w:rPr>
                <w:rFonts w:ascii="Times New Roman" w:hAnsi="Times New Roman" w:cs="B Nazanin" w:hint="cs"/>
                <w:sz w:val="24"/>
                <w:szCs w:val="28"/>
                <w:rtl/>
              </w:rPr>
            </w:rPrChange>
          </w:rPr>
          <w:delText>زمینه</w:delText>
        </w:r>
        <w:r w:rsidRPr="00AA3FB8" w:rsidDel="00C93E56">
          <w:rPr>
            <w:rFonts w:ascii="Times New Roman" w:hAnsi="Times New Roman" w:cs="B Nazanin"/>
            <w:sz w:val="24"/>
            <w:szCs w:val="28"/>
            <w:highlight w:val="yellow"/>
            <w:u w:val="single"/>
            <w:rtl/>
            <w:rPrChange w:id="4313" w:author="Lenovo" w:date="2026-09-24T08:55:00Z">
              <w:rPr>
                <w:rFonts w:ascii="Times New Roman" w:hAnsi="Times New Roman" w:cs="B Nazanin"/>
                <w:sz w:val="24"/>
                <w:szCs w:val="28"/>
                <w:rtl/>
              </w:rPr>
            </w:rPrChange>
          </w:rPr>
          <w:delText xml:space="preserve"> </w:delText>
        </w:r>
      </w:del>
      <w:ins w:id="4314" w:author="SALMANIAN MOHAMMADHASSAN" w:date="2026-09-11T16:47:00Z">
        <w:del w:id="4315" w:author="Lenovo" w:date="2026-09-24T08:28:00Z">
          <w:r w:rsidR="00A9523F" w:rsidRPr="00AA3FB8" w:rsidDel="00C93E56">
            <w:rPr>
              <w:rFonts w:ascii="Times New Roman" w:hAnsi="Times New Roman" w:cs="B Nazanin" w:hint="cs"/>
              <w:sz w:val="24"/>
              <w:szCs w:val="28"/>
              <w:highlight w:val="yellow"/>
              <w:u w:val="single"/>
              <w:rtl/>
              <w:rPrChange w:id="4316" w:author="Lenovo" w:date="2026-09-24T08:55:00Z">
                <w:rPr>
                  <w:rFonts w:ascii="Times New Roman" w:hAnsi="Times New Roman" w:cs="B Nazanin" w:hint="cs"/>
                  <w:sz w:val="24"/>
                  <w:szCs w:val="28"/>
                  <w:rtl/>
                </w:rPr>
              </w:rPrChange>
            </w:rPr>
            <w:delText xml:space="preserve">کاندید های </w:delText>
          </w:r>
        </w:del>
      </w:ins>
      <w:del w:id="4317" w:author="Lenovo" w:date="2026-09-24T08:28:00Z">
        <w:r w:rsidRPr="00AA3FB8" w:rsidDel="00C93E56">
          <w:rPr>
            <w:rFonts w:ascii="Times New Roman" w:hAnsi="Times New Roman" w:cs="B Nazanin" w:hint="cs"/>
            <w:sz w:val="24"/>
            <w:szCs w:val="28"/>
            <w:highlight w:val="yellow"/>
            <w:u w:val="single"/>
            <w:rtl/>
            <w:rPrChange w:id="4318" w:author="Lenovo" w:date="2026-09-24T08:55:00Z">
              <w:rPr>
                <w:rFonts w:ascii="Times New Roman" w:hAnsi="Times New Roman" w:cs="B Nazanin" w:hint="cs"/>
                <w:sz w:val="24"/>
                <w:szCs w:val="28"/>
                <w:rtl/>
              </w:rPr>
            </w:rPrChange>
          </w:rPr>
          <w:delText>واکسن‌</w:delText>
        </w:r>
      </w:del>
      <w:ins w:id="4319" w:author="SALMANIAN MOHAMMADHASSAN" w:date="2026-09-11T16:47:00Z">
        <w:del w:id="4320" w:author="Lenovo" w:date="2026-09-24T08:28:00Z">
          <w:r w:rsidR="00A9523F" w:rsidRPr="00AA3FB8" w:rsidDel="00C93E56">
            <w:rPr>
              <w:rFonts w:ascii="Times New Roman" w:hAnsi="Times New Roman" w:cs="B Nazanin" w:hint="cs"/>
              <w:sz w:val="24"/>
              <w:szCs w:val="28"/>
              <w:highlight w:val="yellow"/>
              <w:u w:val="single"/>
              <w:rtl/>
              <w:rPrChange w:id="4321" w:author="Lenovo" w:date="2026-09-24T08:55:00Z">
                <w:rPr>
                  <w:rFonts w:ascii="Times New Roman" w:hAnsi="Times New Roman" w:cs="B Nazanin" w:hint="cs"/>
                  <w:sz w:val="24"/>
                  <w:szCs w:val="28"/>
                  <w:rtl/>
                </w:rPr>
              </w:rPrChange>
            </w:rPr>
            <w:delText xml:space="preserve"> </w:delText>
          </w:r>
        </w:del>
      </w:ins>
      <w:del w:id="4322" w:author="Lenovo" w:date="2026-09-24T08:28:00Z">
        <w:r w:rsidRPr="00AA3FB8" w:rsidDel="00C93E56">
          <w:rPr>
            <w:rFonts w:ascii="Times New Roman" w:hAnsi="Times New Roman" w:cs="B Nazanin" w:hint="cs"/>
            <w:sz w:val="24"/>
            <w:szCs w:val="28"/>
            <w:highlight w:val="yellow"/>
            <w:u w:val="single"/>
            <w:rtl/>
            <w:rPrChange w:id="4323" w:author="Lenovo" w:date="2026-09-24T08:55:00Z">
              <w:rPr>
                <w:rFonts w:ascii="Times New Roman" w:hAnsi="Times New Roman" w:cs="B Nazanin" w:hint="cs"/>
                <w:sz w:val="24"/>
                <w:szCs w:val="28"/>
                <w:rtl/>
              </w:rPr>
            </w:rPrChange>
          </w:rPr>
          <w:delText>های</w:delText>
        </w:r>
        <w:r w:rsidRPr="00AA3FB8" w:rsidDel="00C93E56">
          <w:rPr>
            <w:rFonts w:ascii="Times New Roman" w:hAnsi="Times New Roman" w:cs="B Nazanin"/>
            <w:sz w:val="24"/>
            <w:szCs w:val="28"/>
            <w:highlight w:val="yellow"/>
            <w:u w:val="single"/>
            <w:rtl/>
            <w:rPrChange w:id="432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25" w:author="Lenovo" w:date="2026-09-24T08:55:00Z">
              <w:rPr>
                <w:rFonts w:ascii="Times New Roman" w:hAnsi="Times New Roman" w:cs="B Nazanin" w:hint="cs"/>
                <w:sz w:val="24"/>
                <w:szCs w:val="28"/>
                <w:rtl/>
              </w:rPr>
            </w:rPrChange>
          </w:rPr>
          <w:delText>تولیدشده</w:delText>
        </w:r>
        <w:r w:rsidRPr="00AA3FB8" w:rsidDel="00C93E56">
          <w:rPr>
            <w:rFonts w:ascii="Times New Roman" w:hAnsi="Times New Roman" w:cs="B Nazanin"/>
            <w:sz w:val="24"/>
            <w:szCs w:val="28"/>
            <w:highlight w:val="yellow"/>
            <w:u w:val="single"/>
            <w:rtl/>
            <w:rPrChange w:id="432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27"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32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29" w:author="Lenovo" w:date="2026-09-24T08:55:00Z">
              <w:rPr>
                <w:rFonts w:ascii="Times New Roman" w:hAnsi="Times New Roman" w:cs="B Nazanin" w:hint="cs"/>
                <w:sz w:val="24"/>
                <w:szCs w:val="28"/>
                <w:rtl/>
              </w:rPr>
            </w:rPrChange>
          </w:rPr>
          <w:delText>سیستم‌های</w:delText>
        </w:r>
      </w:del>
      <w:ins w:id="4330" w:author="SALMANIAN MOHAMMADHASSAN" w:date="2026-09-11T16:49:00Z">
        <w:del w:id="4331" w:author="Lenovo" w:date="2026-09-24T08:28:00Z">
          <w:r w:rsidR="00343194" w:rsidRPr="00AA3FB8" w:rsidDel="00C93E56">
            <w:rPr>
              <w:rFonts w:ascii="Times New Roman" w:hAnsi="Times New Roman" w:cs="B Nazanin" w:hint="cs"/>
              <w:sz w:val="24"/>
              <w:szCs w:val="28"/>
              <w:highlight w:val="yellow"/>
              <w:u w:val="single"/>
              <w:rtl/>
              <w:rPrChange w:id="4332" w:author="Lenovo" w:date="2026-09-24T08:55:00Z">
                <w:rPr>
                  <w:rFonts w:ascii="Times New Roman" w:hAnsi="Times New Roman" w:cs="B Nazanin" w:hint="cs"/>
                  <w:sz w:val="24"/>
                  <w:szCs w:val="28"/>
                  <w:rtl/>
                </w:rPr>
              </w:rPrChange>
            </w:rPr>
            <w:delText xml:space="preserve"> مبتنی بر </w:delText>
          </w:r>
        </w:del>
      </w:ins>
      <w:del w:id="4333" w:author="Lenovo" w:date="2026-09-24T08:28:00Z">
        <w:r w:rsidRPr="00AA3FB8" w:rsidDel="00C93E56">
          <w:rPr>
            <w:rFonts w:ascii="Times New Roman" w:hAnsi="Times New Roman" w:cs="B Nazanin"/>
            <w:sz w:val="24"/>
            <w:szCs w:val="28"/>
            <w:highlight w:val="yellow"/>
            <w:u w:val="single"/>
            <w:rtl/>
            <w:rPrChange w:id="433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35" w:author="Lenovo" w:date="2026-09-24T08:55:00Z">
              <w:rPr>
                <w:rFonts w:ascii="Times New Roman" w:hAnsi="Times New Roman" w:cs="B Nazanin" w:hint="cs"/>
                <w:sz w:val="24"/>
                <w:szCs w:val="28"/>
                <w:rtl/>
              </w:rPr>
            </w:rPrChange>
          </w:rPr>
          <w:delText>گیاه</w:delText>
        </w:r>
      </w:del>
      <w:ins w:id="4336" w:author="SALMANIAN MOHAMMADHASSAN" w:date="2026-09-11T16:49:00Z">
        <w:del w:id="4337" w:author="Lenovo" w:date="2026-09-24T08:28:00Z">
          <w:r w:rsidR="00343194" w:rsidRPr="00AA3FB8" w:rsidDel="00C93E56">
            <w:rPr>
              <w:rFonts w:ascii="Times New Roman" w:hAnsi="Times New Roman" w:cs="B Nazanin" w:hint="cs"/>
              <w:sz w:val="24"/>
              <w:szCs w:val="28"/>
              <w:highlight w:val="yellow"/>
              <w:u w:val="single"/>
              <w:rtl/>
              <w:rPrChange w:id="4338" w:author="Lenovo" w:date="2026-09-24T08:55:00Z">
                <w:rPr>
                  <w:rFonts w:ascii="Times New Roman" w:hAnsi="Times New Roman" w:cs="B Nazanin" w:hint="cs"/>
                  <w:sz w:val="24"/>
                  <w:szCs w:val="28"/>
                  <w:rtl/>
                </w:rPr>
              </w:rPrChange>
            </w:rPr>
            <w:delText xml:space="preserve"> </w:delText>
          </w:r>
        </w:del>
      </w:ins>
      <w:del w:id="4339" w:author="Lenovo" w:date="2026-09-24T08:28:00Z">
        <w:r w:rsidRPr="00AA3FB8" w:rsidDel="00C93E56">
          <w:rPr>
            <w:rFonts w:ascii="Times New Roman" w:hAnsi="Times New Roman" w:cs="B Nazanin" w:hint="cs"/>
            <w:sz w:val="24"/>
            <w:szCs w:val="28"/>
            <w:highlight w:val="yellow"/>
            <w:u w:val="single"/>
            <w:rtl/>
            <w:rPrChange w:id="4340" w:author="Lenovo" w:date="2026-09-24T08:55:00Z">
              <w:rPr>
                <w:rFonts w:ascii="Times New Roman" w:hAnsi="Times New Roman" w:cs="B Nazanin" w:hint="cs"/>
                <w:sz w:val="24"/>
                <w:szCs w:val="28"/>
                <w:rtl/>
              </w:rPr>
            </w:rPrChange>
          </w:rPr>
          <w:delText>ی</w:delText>
        </w:r>
        <w:r w:rsidRPr="00AA3FB8" w:rsidDel="00C93E56">
          <w:rPr>
            <w:rFonts w:ascii="Times New Roman" w:hAnsi="Times New Roman" w:cs="B Nazanin"/>
            <w:sz w:val="24"/>
            <w:szCs w:val="28"/>
            <w:highlight w:val="yellow"/>
            <w:u w:val="single"/>
            <w:rtl/>
            <w:rPrChange w:id="434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42" w:author="Lenovo" w:date="2026-09-24T08:55:00Z">
              <w:rPr>
                <w:rFonts w:ascii="Times New Roman" w:hAnsi="Times New Roman" w:cs="B Nazanin" w:hint="cs"/>
                <w:sz w:val="24"/>
                <w:szCs w:val="28"/>
                <w:rtl/>
              </w:rPr>
            </w:rPrChange>
          </w:rPr>
          <w:delText>نشان</w:delText>
        </w:r>
        <w:r w:rsidRPr="00AA3FB8" w:rsidDel="00C93E56">
          <w:rPr>
            <w:rFonts w:ascii="Times New Roman" w:hAnsi="Times New Roman" w:cs="B Nazanin"/>
            <w:sz w:val="24"/>
            <w:szCs w:val="28"/>
            <w:highlight w:val="yellow"/>
            <w:u w:val="single"/>
            <w:rtl/>
            <w:rPrChange w:id="434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44" w:author="Lenovo" w:date="2026-09-24T08:55:00Z">
              <w:rPr>
                <w:rFonts w:ascii="Times New Roman" w:hAnsi="Times New Roman" w:cs="B Nazanin" w:hint="cs"/>
                <w:sz w:val="24"/>
                <w:szCs w:val="28"/>
                <w:rtl/>
              </w:rPr>
            </w:rPrChange>
          </w:rPr>
          <w:delText>می‌دهد</w:delText>
        </w:r>
        <w:r w:rsidRPr="00AA3FB8" w:rsidDel="00C93E56">
          <w:rPr>
            <w:rFonts w:ascii="Times New Roman" w:hAnsi="Times New Roman" w:cs="B Nazanin"/>
            <w:sz w:val="24"/>
            <w:szCs w:val="28"/>
            <w:highlight w:val="yellow"/>
            <w:u w:val="single"/>
            <w:rtl/>
            <w:rPrChange w:id="434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46"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434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48"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34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50" w:author="Lenovo" w:date="2026-09-24T08:55:00Z">
              <w:rPr>
                <w:rFonts w:ascii="Times New Roman" w:hAnsi="Times New Roman" w:cs="B Nazanin" w:hint="cs"/>
                <w:sz w:val="24"/>
                <w:szCs w:val="28"/>
                <w:rtl/>
              </w:rPr>
            </w:rPrChange>
          </w:rPr>
          <w:delText>کاربردهایی</w:delText>
        </w:r>
        <w:r w:rsidRPr="00AA3FB8" w:rsidDel="00C93E56">
          <w:rPr>
            <w:rFonts w:ascii="Times New Roman" w:hAnsi="Times New Roman" w:cs="B Nazanin"/>
            <w:sz w:val="24"/>
            <w:szCs w:val="28"/>
            <w:highlight w:val="yellow"/>
            <w:u w:val="single"/>
            <w:rtl/>
            <w:rPrChange w:id="435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52" w:author="Lenovo" w:date="2026-09-24T08:55:00Z">
              <w:rPr>
                <w:rFonts w:ascii="Times New Roman" w:hAnsi="Times New Roman" w:cs="B Nazanin" w:hint="cs"/>
                <w:sz w:val="24"/>
                <w:szCs w:val="28"/>
                <w:rtl/>
              </w:rPr>
            </w:rPrChange>
          </w:rPr>
          <w:delText>مانند</w:delText>
        </w:r>
        <w:r w:rsidRPr="00AA3FB8" w:rsidDel="00C93E56">
          <w:rPr>
            <w:rFonts w:ascii="Times New Roman" w:hAnsi="Times New Roman" w:cs="B Nazanin"/>
            <w:sz w:val="24"/>
            <w:szCs w:val="28"/>
            <w:highlight w:val="yellow"/>
            <w:u w:val="single"/>
            <w:rtl/>
            <w:rPrChange w:id="435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54" w:author="Lenovo" w:date="2026-09-24T08:55:00Z">
              <w:rPr>
                <w:rFonts w:ascii="Times New Roman" w:hAnsi="Times New Roman" w:cs="B Nazanin" w:hint="cs"/>
                <w:sz w:val="24"/>
                <w:szCs w:val="28"/>
                <w:rtl/>
              </w:rPr>
            </w:rPrChange>
          </w:rPr>
          <w:delText>ایمن‌سازی</w:delText>
        </w:r>
        <w:r w:rsidRPr="00AA3FB8" w:rsidDel="00C93E56">
          <w:rPr>
            <w:rFonts w:ascii="Times New Roman" w:hAnsi="Times New Roman" w:cs="B Nazanin"/>
            <w:sz w:val="24"/>
            <w:szCs w:val="28"/>
            <w:highlight w:val="yellow"/>
            <w:u w:val="single"/>
            <w:rtl/>
            <w:rPrChange w:id="435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56"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35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58" w:author="Lenovo" w:date="2026-09-24T08:55:00Z">
              <w:rPr>
                <w:rFonts w:ascii="Times New Roman" w:hAnsi="Times New Roman" w:cs="B Nazanin" w:hint="cs"/>
                <w:sz w:val="24"/>
                <w:szCs w:val="28"/>
                <w:rtl/>
              </w:rPr>
            </w:rPrChange>
          </w:rPr>
          <w:delText>دستیابی</w:delText>
        </w:r>
        <w:r w:rsidRPr="00AA3FB8" w:rsidDel="00C93E56">
          <w:rPr>
            <w:rFonts w:ascii="Times New Roman" w:hAnsi="Times New Roman" w:cs="B Nazanin"/>
            <w:sz w:val="24"/>
            <w:szCs w:val="28"/>
            <w:highlight w:val="yellow"/>
            <w:u w:val="single"/>
            <w:rtl/>
            <w:rPrChange w:id="435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60"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36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62" w:author="Lenovo" w:date="2026-09-24T08:55:00Z">
              <w:rPr>
                <w:rFonts w:ascii="Times New Roman" w:hAnsi="Times New Roman" w:cs="B Nazanin" w:hint="cs"/>
                <w:sz w:val="24"/>
                <w:szCs w:val="28"/>
                <w:rtl/>
              </w:rPr>
            </w:rPrChange>
          </w:rPr>
          <w:delText>سطوح</w:delText>
        </w:r>
        <w:r w:rsidRPr="00AA3FB8" w:rsidDel="00C93E56">
          <w:rPr>
            <w:rFonts w:ascii="Times New Roman" w:hAnsi="Times New Roman" w:cs="B Nazanin"/>
            <w:sz w:val="24"/>
            <w:szCs w:val="28"/>
            <w:highlight w:val="yellow"/>
            <w:u w:val="single"/>
            <w:rtl/>
            <w:rPrChange w:id="436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64" w:author="Lenovo" w:date="2026-09-24T08:55:00Z">
              <w:rPr>
                <w:rFonts w:ascii="Times New Roman" w:hAnsi="Times New Roman" w:cs="B Nazanin" w:hint="cs"/>
                <w:sz w:val="24"/>
                <w:szCs w:val="28"/>
                <w:rtl/>
              </w:rPr>
            </w:rPrChange>
          </w:rPr>
          <w:delText>بسیار</w:delText>
        </w:r>
        <w:r w:rsidRPr="00AA3FB8" w:rsidDel="00C93E56">
          <w:rPr>
            <w:rFonts w:ascii="Times New Roman" w:hAnsi="Times New Roman" w:cs="B Nazanin"/>
            <w:sz w:val="24"/>
            <w:szCs w:val="28"/>
            <w:highlight w:val="yellow"/>
            <w:u w:val="single"/>
            <w:rtl/>
            <w:rPrChange w:id="436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66" w:author="Lenovo" w:date="2026-09-24T08:55:00Z">
              <w:rPr>
                <w:rFonts w:ascii="Times New Roman" w:hAnsi="Times New Roman" w:cs="B Nazanin" w:hint="cs"/>
                <w:sz w:val="24"/>
                <w:szCs w:val="28"/>
                <w:rtl/>
              </w:rPr>
            </w:rPrChange>
          </w:rPr>
          <w:delText>بالای</w:delText>
        </w:r>
        <w:r w:rsidRPr="00AA3FB8" w:rsidDel="00C93E56">
          <w:rPr>
            <w:rFonts w:ascii="Times New Roman" w:hAnsi="Times New Roman" w:cs="B Nazanin"/>
            <w:sz w:val="24"/>
            <w:szCs w:val="28"/>
            <w:highlight w:val="yellow"/>
            <w:u w:val="single"/>
            <w:rtl/>
            <w:rPrChange w:id="436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68" w:author="Lenovo" w:date="2026-09-24T08:55:00Z">
              <w:rPr>
                <w:rFonts w:ascii="Times New Roman" w:hAnsi="Times New Roman" w:cs="B Nazanin" w:hint="cs"/>
                <w:sz w:val="24"/>
                <w:szCs w:val="28"/>
                <w:rtl/>
              </w:rPr>
            </w:rPrChange>
          </w:rPr>
          <w:delText>بیان</w:delText>
        </w:r>
        <w:r w:rsidRPr="00AA3FB8" w:rsidDel="00C93E56">
          <w:rPr>
            <w:rFonts w:ascii="Times New Roman" w:hAnsi="Times New Roman" w:cs="B Nazanin"/>
            <w:sz w:val="24"/>
            <w:szCs w:val="28"/>
            <w:highlight w:val="yellow"/>
            <w:u w:val="single"/>
            <w:rtl/>
            <w:rPrChange w:id="436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70" w:author="Lenovo" w:date="2026-09-24T08:55:00Z">
              <w:rPr>
                <w:rFonts w:ascii="Times New Roman" w:hAnsi="Times New Roman" w:cs="B Nazanin" w:hint="cs"/>
                <w:sz w:val="24"/>
                <w:szCs w:val="28"/>
                <w:rtl/>
              </w:rPr>
            </w:rPrChange>
          </w:rPr>
          <w:delText>لزوماً</w:delText>
        </w:r>
        <w:r w:rsidRPr="00AA3FB8" w:rsidDel="00C93E56">
          <w:rPr>
            <w:rFonts w:ascii="Times New Roman" w:hAnsi="Times New Roman" w:cs="B Nazanin"/>
            <w:sz w:val="24"/>
            <w:szCs w:val="28"/>
            <w:highlight w:val="yellow"/>
            <w:u w:val="single"/>
            <w:rtl/>
            <w:rPrChange w:id="437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72" w:author="Lenovo" w:date="2026-09-24T08:55:00Z">
              <w:rPr>
                <w:rFonts w:ascii="Times New Roman" w:hAnsi="Times New Roman" w:cs="B Nazanin" w:hint="cs"/>
                <w:sz w:val="24"/>
                <w:szCs w:val="28"/>
                <w:rtl/>
              </w:rPr>
            </w:rPrChange>
          </w:rPr>
          <w:delText>شرط</w:delText>
        </w:r>
        <w:r w:rsidRPr="00AA3FB8" w:rsidDel="00C93E56">
          <w:rPr>
            <w:rFonts w:ascii="Times New Roman" w:hAnsi="Times New Roman" w:cs="B Nazanin"/>
            <w:sz w:val="24"/>
            <w:szCs w:val="28"/>
            <w:highlight w:val="yellow"/>
            <w:u w:val="single"/>
            <w:rtl/>
            <w:rPrChange w:id="437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74" w:author="Lenovo" w:date="2026-09-24T08:55:00Z">
              <w:rPr>
                <w:rFonts w:ascii="Times New Roman" w:hAnsi="Times New Roman" w:cs="B Nazanin" w:hint="cs"/>
                <w:sz w:val="24"/>
                <w:szCs w:val="28"/>
                <w:rtl/>
              </w:rPr>
            </w:rPrChange>
          </w:rPr>
          <w:delText>اصلی</w:delText>
        </w:r>
        <w:r w:rsidRPr="00AA3FB8" w:rsidDel="00C93E56">
          <w:rPr>
            <w:rFonts w:ascii="Times New Roman" w:hAnsi="Times New Roman" w:cs="B Nazanin"/>
            <w:sz w:val="24"/>
            <w:szCs w:val="28"/>
            <w:highlight w:val="yellow"/>
            <w:u w:val="single"/>
            <w:rtl/>
            <w:rPrChange w:id="437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76" w:author="Lenovo" w:date="2026-09-24T08:55:00Z">
              <w:rPr>
                <w:rFonts w:ascii="Times New Roman" w:hAnsi="Times New Roman" w:cs="B Nazanin" w:hint="cs"/>
                <w:sz w:val="24"/>
                <w:szCs w:val="28"/>
                <w:rtl/>
              </w:rPr>
            </w:rPrChange>
          </w:rPr>
          <w:delText>کارایی</w:delText>
        </w:r>
        <w:r w:rsidRPr="00AA3FB8" w:rsidDel="00C93E56">
          <w:rPr>
            <w:rFonts w:ascii="Times New Roman" w:hAnsi="Times New Roman" w:cs="B Nazanin"/>
            <w:sz w:val="24"/>
            <w:szCs w:val="28"/>
            <w:highlight w:val="yellow"/>
            <w:u w:val="single"/>
            <w:rtl/>
            <w:rPrChange w:id="437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78" w:author="Lenovo" w:date="2026-09-24T08:55:00Z">
              <w:rPr>
                <w:rFonts w:ascii="Times New Roman" w:hAnsi="Times New Roman" w:cs="B Nazanin" w:hint="cs"/>
                <w:sz w:val="24"/>
                <w:szCs w:val="28"/>
                <w:rtl/>
              </w:rPr>
            </w:rPrChange>
          </w:rPr>
          <w:delText>نیست؛</w:delText>
        </w:r>
        <w:r w:rsidRPr="00AA3FB8" w:rsidDel="00C93E56">
          <w:rPr>
            <w:rFonts w:ascii="Times New Roman" w:hAnsi="Times New Roman" w:cs="B Nazanin"/>
            <w:sz w:val="24"/>
            <w:szCs w:val="28"/>
            <w:highlight w:val="yellow"/>
            <w:u w:val="single"/>
            <w:rtl/>
            <w:rPrChange w:id="437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80" w:author="Lenovo" w:date="2026-09-24T08:55:00Z">
              <w:rPr>
                <w:rFonts w:ascii="Times New Roman" w:hAnsi="Times New Roman" w:cs="B Nazanin" w:hint="cs"/>
                <w:sz w:val="24"/>
                <w:szCs w:val="28"/>
                <w:rtl/>
              </w:rPr>
            </w:rPrChange>
          </w:rPr>
          <w:delText>بلکه</w:delText>
        </w:r>
        <w:r w:rsidRPr="00AA3FB8" w:rsidDel="00C93E56">
          <w:rPr>
            <w:rFonts w:ascii="Times New Roman" w:hAnsi="Times New Roman" w:cs="B Nazanin"/>
            <w:sz w:val="24"/>
            <w:szCs w:val="28"/>
            <w:highlight w:val="yellow"/>
            <w:u w:val="single"/>
            <w:rtl/>
            <w:rPrChange w:id="438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82" w:author="Lenovo" w:date="2026-09-24T08:55:00Z">
              <w:rPr>
                <w:rFonts w:ascii="Times New Roman" w:hAnsi="Times New Roman" w:cs="B Nazanin" w:hint="cs"/>
                <w:sz w:val="24"/>
                <w:szCs w:val="28"/>
                <w:rtl/>
              </w:rPr>
            </w:rPrChange>
          </w:rPr>
          <w:delText>عواملی</w:delText>
        </w:r>
        <w:r w:rsidRPr="00AA3FB8" w:rsidDel="00C93E56">
          <w:rPr>
            <w:rFonts w:ascii="Times New Roman" w:hAnsi="Times New Roman" w:cs="B Nazanin"/>
            <w:sz w:val="24"/>
            <w:szCs w:val="28"/>
            <w:highlight w:val="yellow"/>
            <w:u w:val="single"/>
            <w:rtl/>
            <w:rPrChange w:id="438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84" w:author="Lenovo" w:date="2026-09-24T08:55:00Z">
              <w:rPr>
                <w:rFonts w:ascii="Times New Roman" w:hAnsi="Times New Roman" w:cs="B Nazanin" w:hint="cs"/>
                <w:sz w:val="24"/>
                <w:szCs w:val="28"/>
                <w:rtl/>
              </w:rPr>
            </w:rPrChange>
          </w:rPr>
          <w:delText>مانند</w:delText>
        </w:r>
        <w:r w:rsidRPr="00AA3FB8" w:rsidDel="00C93E56">
          <w:rPr>
            <w:rFonts w:ascii="Times New Roman" w:hAnsi="Times New Roman" w:cs="B Nazanin"/>
            <w:sz w:val="24"/>
            <w:szCs w:val="28"/>
            <w:highlight w:val="yellow"/>
            <w:u w:val="single"/>
            <w:rtl/>
            <w:rPrChange w:id="438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86" w:author="Lenovo" w:date="2026-09-24T08:55:00Z">
              <w:rPr>
                <w:rFonts w:ascii="Times New Roman" w:hAnsi="Times New Roman" w:cs="B Nazanin" w:hint="cs"/>
                <w:sz w:val="24"/>
                <w:szCs w:val="28"/>
                <w:rtl/>
              </w:rPr>
            </w:rPrChange>
          </w:rPr>
          <w:delText>پایداری</w:delText>
        </w:r>
        <w:r w:rsidRPr="00AA3FB8" w:rsidDel="00C93E56">
          <w:rPr>
            <w:rFonts w:ascii="Times New Roman" w:hAnsi="Times New Roman" w:cs="B Nazanin"/>
            <w:sz w:val="24"/>
            <w:szCs w:val="28"/>
            <w:highlight w:val="yellow"/>
            <w:u w:val="single"/>
            <w:rtl/>
            <w:rPrChange w:id="438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88" w:author="Lenovo" w:date="2026-09-24T08:55:00Z">
              <w:rPr>
                <w:rFonts w:ascii="Times New Roman" w:hAnsi="Times New Roman" w:cs="B Nazanin" w:hint="cs"/>
                <w:sz w:val="24"/>
                <w:szCs w:val="28"/>
                <w:rtl/>
              </w:rPr>
            </w:rPrChange>
          </w:rPr>
          <w:delText>بیان،</w:delText>
        </w:r>
        <w:r w:rsidRPr="00AA3FB8" w:rsidDel="00C93E56">
          <w:rPr>
            <w:rFonts w:ascii="Times New Roman" w:hAnsi="Times New Roman" w:cs="B Nazanin"/>
            <w:sz w:val="24"/>
            <w:szCs w:val="28"/>
            <w:highlight w:val="yellow"/>
            <w:u w:val="single"/>
            <w:rtl/>
            <w:rPrChange w:id="438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90" w:author="Lenovo" w:date="2026-09-24T08:55:00Z">
              <w:rPr>
                <w:rFonts w:ascii="Times New Roman" w:hAnsi="Times New Roman" w:cs="B Nazanin" w:hint="cs"/>
                <w:sz w:val="24"/>
                <w:szCs w:val="28"/>
                <w:rtl/>
              </w:rPr>
            </w:rPrChange>
          </w:rPr>
          <w:delText>قابلیت</w:delText>
        </w:r>
        <w:r w:rsidRPr="00AA3FB8" w:rsidDel="00C93E56">
          <w:rPr>
            <w:rFonts w:ascii="Times New Roman" w:hAnsi="Times New Roman" w:cs="B Nazanin"/>
            <w:sz w:val="24"/>
            <w:szCs w:val="28"/>
            <w:highlight w:val="yellow"/>
            <w:u w:val="single"/>
            <w:rtl/>
            <w:rPrChange w:id="439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92" w:author="Lenovo" w:date="2026-09-24T08:55:00Z">
              <w:rPr>
                <w:rFonts w:ascii="Times New Roman" w:hAnsi="Times New Roman" w:cs="B Nazanin" w:hint="cs"/>
                <w:sz w:val="24"/>
                <w:szCs w:val="28"/>
                <w:rtl/>
              </w:rPr>
            </w:rPrChange>
          </w:rPr>
          <w:delText>مصرف</w:delText>
        </w:r>
        <w:r w:rsidRPr="00AA3FB8" w:rsidDel="00C93E56">
          <w:rPr>
            <w:rFonts w:ascii="Times New Roman" w:hAnsi="Times New Roman" w:cs="B Nazanin"/>
            <w:sz w:val="24"/>
            <w:szCs w:val="28"/>
            <w:highlight w:val="yellow"/>
            <w:u w:val="single"/>
            <w:rtl/>
            <w:rPrChange w:id="439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94"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39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96"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39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398" w:author="Lenovo" w:date="2026-09-24T08:55:00Z">
              <w:rPr>
                <w:rFonts w:ascii="Times New Roman" w:hAnsi="Times New Roman" w:cs="B Nazanin" w:hint="cs"/>
                <w:sz w:val="24"/>
                <w:szCs w:val="28"/>
                <w:rtl/>
              </w:rPr>
            </w:rPrChange>
          </w:rPr>
          <w:delText>قرار</w:delText>
        </w:r>
        <w:r w:rsidRPr="00AA3FB8" w:rsidDel="00C93E56">
          <w:rPr>
            <w:rFonts w:ascii="Times New Roman" w:hAnsi="Times New Roman" w:cs="B Nazanin"/>
            <w:sz w:val="24"/>
            <w:szCs w:val="28"/>
            <w:highlight w:val="yellow"/>
            <w:u w:val="single"/>
            <w:rtl/>
            <w:rPrChange w:id="439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00" w:author="Lenovo" w:date="2026-09-24T08:55:00Z">
              <w:rPr>
                <w:rFonts w:ascii="Times New Roman" w:hAnsi="Times New Roman" w:cs="B Nazanin" w:hint="cs"/>
                <w:sz w:val="24"/>
                <w:szCs w:val="28"/>
                <w:rtl/>
              </w:rPr>
            </w:rPrChange>
          </w:rPr>
          <w:delText>گرفتن</w:delText>
        </w:r>
        <w:r w:rsidRPr="00AA3FB8" w:rsidDel="00C93E56">
          <w:rPr>
            <w:rFonts w:ascii="Times New Roman" w:hAnsi="Times New Roman" w:cs="B Nazanin"/>
            <w:sz w:val="24"/>
            <w:szCs w:val="28"/>
            <w:highlight w:val="yellow"/>
            <w:u w:val="single"/>
            <w:rtl/>
            <w:rPrChange w:id="440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02" w:author="Lenovo" w:date="2026-09-24T08:55:00Z">
              <w:rPr>
                <w:rFonts w:ascii="Times New Roman" w:hAnsi="Times New Roman" w:cs="B Nazanin" w:hint="cs"/>
                <w:sz w:val="24"/>
                <w:szCs w:val="28"/>
                <w:rtl/>
              </w:rPr>
            </w:rPrChange>
          </w:rPr>
          <w:delText>سیستم</w:delText>
        </w:r>
        <w:r w:rsidRPr="00AA3FB8" w:rsidDel="00C93E56">
          <w:rPr>
            <w:rFonts w:ascii="Times New Roman" w:hAnsi="Times New Roman" w:cs="B Nazanin"/>
            <w:sz w:val="24"/>
            <w:szCs w:val="28"/>
            <w:highlight w:val="yellow"/>
            <w:u w:val="single"/>
            <w:rtl/>
            <w:rPrChange w:id="440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04" w:author="Lenovo" w:date="2026-09-24T08:55:00Z">
              <w:rPr>
                <w:rFonts w:ascii="Times New Roman" w:hAnsi="Times New Roman" w:cs="B Nazanin" w:hint="cs"/>
                <w:sz w:val="24"/>
                <w:szCs w:val="28"/>
                <w:rtl/>
              </w:rPr>
            </w:rPrChange>
          </w:rPr>
          <w:delText>ایمنی</w:delText>
        </w:r>
        <w:r w:rsidRPr="00AA3FB8" w:rsidDel="00C93E56">
          <w:rPr>
            <w:rFonts w:ascii="Times New Roman" w:hAnsi="Times New Roman" w:cs="B Nazanin"/>
            <w:sz w:val="24"/>
            <w:szCs w:val="28"/>
            <w:highlight w:val="yellow"/>
            <w:u w:val="single"/>
            <w:rtl/>
            <w:rPrChange w:id="440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06"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40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08" w:author="Lenovo" w:date="2026-09-24T08:55:00Z">
              <w:rPr>
                <w:rFonts w:ascii="Times New Roman" w:hAnsi="Times New Roman" w:cs="B Nazanin" w:hint="cs"/>
                <w:sz w:val="24"/>
                <w:szCs w:val="28"/>
                <w:rtl/>
              </w:rPr>
            </w:rPrChange>
          </w:rPr>
          <w:delText>معرض</w:delText>
        </w:r>
        <w:r w:rsidRPr="00AA3FB8" w:rsidDel="00C93E56">
          <w:rPr>
            <w:rFonts w:ascii="Times New Roman" w:hAnsi="Times New Roman" w:cs="B Nazanin"/>
            <w:sz w:val="24"/>
            <w:szCs w:val="28"/>
            <w:highlight w:val="yellow"/>
            <w:u w:val="single"/>
            <w:rtl/>
            <w:rPrChange w:id="440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10" w:author="Lenovo" w:date="2026-09-24T08:55:00Z">
              <w:rPr>
                <w:rFonts w:ascii="Times New Roman" w:hAnsi="Times New Roman" w:cs="B Nazanin" w:hint="cs"/>
                <w:sz w:val="24"/>
                <w:szCs w:val="28"/>
                <w:rtl/>
              </w:rPr>
            </w:rPrChange>
          </w:rPr>
          <w:delText>آنتی‌ژن</w:delText>
        </w:r>
        <w:r w:rsidRPr="00AA3FB8" w:rsidDel="00C93E56">
          <w:rPr>
            <w:rFonts w:ascii="Times New Roman" w:hAnsi="Times New Roman" w:cs="B Nazanin"/>
            <w:sz w:val="24"/>
            <w:szCs w:val="28"/>
            <w:highlight w:val="yellow"/>
            <w:u w:val="single"/>
            <w:rtl/>
            <w:rPrChange w:id="441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12" w:author="Lenovo" w:date="2026-09-24T08:55:00Z">
              <w:rPr>
                <w:rFonts w:ascii="Times New Roman" w:hAnsi="Times New Roman" w:cs="B Nazanin" w:hint="cs"/>
                <w:sz w:val="24"/>
                <w:szCs w:val="28"/>
                <w:rtl/>
              </w:rPr>
            </w:rPrChange>
          </w:rPr>
          <w:delText>به‌صورت</w:delText>
        </w:r>
        <w:r w:rsidRPr="00AA3FB8" w:rsidDel="00C93E56">
          <w:rPr>
            <w:rFonts w:ascii="Times New Roman" w:hAnsi="Times New Roman" w:cs="B Nazanin"/>
            <w:sz w:val="24"/>
            <w:szCs w:val="28"/>
            <w:highlight w:val="yellow"/>
            <w:u w:val="single"/>
            <w:rtl/>
            <w:rPrChange w:id="441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14" w:author="Lenovo" w:date="2026-09-24T08:55:00Z">
              <w:rPr>
                <w:rFonts w:ascii="Times New Roman" w:hAnsi="Times New Roman" w:cs="B Nazanin" w:hint="cs"/>
                <w:sz w:val="24"/>
                <w:szCs w:val="28"/>
                <w:rtl/>
              </w:rPr>
            </w:rPrChange>
          </w:rPr>
          <w:delText>چندباره،</w:delText>
        </w:r>
        <w:r w:rsidRPr="00AA3FB8" w:rsidDel="00C93E56">
          <w:rPr>
            <w:rFonts w:ascii="Times New Roman" w:hAnsi="Times New Roman" w:cs="B Nazanin"/>
            <w:sz w:val="24"/>
            <w:szCs w:val="28"/>
            <w:highlight w:val="yellow"/>
            <w:u w:val="single"/>
            <w:rtl/>
            <w:rPrChange w:id="441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16" w:author="Lenovo" w:date="2026-09-24T08:55:00Z">
              <w:rPr>
                <w:rFonts w:ascii="Times New Roman" w:hAnsi="Times New Roman" w:cs="B Nazanin" w:hint="cs"/>
                <w:sz w:val="24"/>
                <w:szCs w:val="28"/>
                <w:rtl/>
              </w:rPr>
            </w:rPrChange>
          </w:rPr>
          <w:delText>نقش</w:delText>
        </w:r>
        <w:r w:rsidRPr="00AA3FB8" w:rsidDel="00C93E56">
          <w:rPr>
            <w:rFonts w:ascii="Times New Roman" w:hAnsi="Times New Roman" w:cs="B Nazanin"/>
            <w:sz w:val="24"/>
            <w:szCs w:val="28"/>
            <w:highlight w:val="yellow"/>
            <w:u w:val="single"/>
            <w:rtl/>
            <w:rPrChange w:id="441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18" w:author="Lenovo" w:date="2026-09-24T08:55:00Z">
              <w:rPr>
                <w:rFonts w:ascii="Times New Roman" w:hAnsi="Times New Roman" w:cs="B Nazanin" w:hint="cs"/>
                <w:sz w:val="24"/>
                <w:szCs w:val="28"/>
                <w:rtl/>
              </w:rPr>
            </w:rPrChange>
          </w:rPr>
          <w:delText>تعیین‌کننده‌تری</w:delText>
        </w:r>
        <w:r w:rsidRPr="00AA3FB8" w:rsidDel="00C93E56">
          <w:rPr>
            <w:rFonts w:ascii="Times New Roman" w:hAnsi="Times New Roman" w:cs="B Nazanin"/>
            <w:sz w:val="24"/>
            <w:szCs w:val="28"/>
            <w:highlight w:val="yellow"/>
            <w:u w:val="single"/>
            <w:rtl/>
            <w:rPrChange w:id="441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20"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42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22" w:author="Lenovo" w:date="2026-09-24T08:55:00Z">
              <w:rPr>
                <w:rFonts w:ascii="Times New Roman" w:hAnsi="Times New Roman" w:cs="B Nazanin" w:hint="cs"/>
                <w:sz w:val="24"/>
                <w:szCs w:val="28"/>
                <w:rtl/>
              </w:rPr>
            </w:rPrChange>
          </w:rPr>
          <w:delText>اثربخشی</w:delText>
        </w:r>
        <w:r w:rsidRPr="00AA3FB8" w:rsidDel="00C93E56">
          <w:rPr>
            <w:rFonts w:ascii="Times New Roman" w:hAnsi="Times New Roman" w:cs="B Nazanin"/>
            <w:sz w:val="24"/>
            <w:szCs w:val="28"/>
            <w:highlight w:val="yellow"/>
            <w:u w:val="single"/>
            <w:rtl/>
            <w:rPrChange w:id="442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24" w:author="Lenovo" w:date="2026-09-24T08:55:00Z">
              <w:rPr>
                <w:rFonts w:ascii="Times New Roman" w:hAnsi="Times New Roman" w:cs="B Nazanin" w:hint="cs"/>
                <w:sz w:val="24"/>
                <w:szCs w:val="28"/>
                <w:rtl/>
              </w:rPr>
            </w:rPrChange>
          </w:rPr>
          <w:delText>ایفا</w:delText>
        </w:r>
        <w:r w:rsidRPr="00AA3FB8" w:rsidDel="00C93E56">
          <w:rPr>
            <w:rFonts w:ascii="Times New Roman" w:hAnsi="Times New Roman" w:cs="B Nazanin"/>
            <w:sz w:val="24"/>
            <w:szCs w:val="28"/>
            <w:highlight w:val="yellow"/>
            <w:u w:val="single"/>
            <w:rtl/>
            <w:rPrChange w:id="442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26" w:author="Lenovo" w:date="2026-09-24T08:55:00Z">
              <w:rPr>
                <w:rFonts w:ascii="Times New Roman" w:hAnsi="Times New Roman" w:cs="B Nazanin" w:hint="cs"/>
                <w:sz w:val="24"/>
                <w:szCs w:val="28"/>
                <w:rtl/>
              </w:rPr>
            </w:rPrChange>
          </w:rPr>
          <w:delText>می‌کنند</w:delText>
        </w:r>
        <w:r w:rsidRPr="00AA3FB8" w:rsidDel="00C93E56">
          <w:rPr>
            <w:rFonts w:ascii="Times New Roman" w:hAnsi="Times New Roman" w:cs="B Nazanin"/>
            <w:sz w:val="24"/>
            <w:szCs w:val="28"/>
            <w:highlight w:val="yellow"/>
            <w:u w:val="single"/>
            <w:rtl/>
            <w:rPrChange w:id="4427" w:author="Lenovo" w:date="2026-09-24T08:55:00Z">
              <w:rPr>
                <w:rFonts w:ascii="Times New Roman" w:hAnsi="Times New Roman" w:cs="B Nazanin"/>
                <w:sz w:val="24"/>
                <w:szCs w:val="28"/>
                <w:rtl/>
              </w:rPr>
            </w:rPrChange>
          </w:rPr>
          <w:delText xml:space="preserve"> (</w:delText>
        </w:r>
        <w:r w:rsidR="00A2596F" w:rsidRPr="00AA3FB8" w:rsidDel="00C93E56">
          <w:rPr>
            <w:rFonts w:ascii="Times New Roman" w:hAnsi="Times New Roman" w:cs="B Nazanin" w:hint="cs"/>
            <w:sz w:val="24"/>
            <w:szCs w:val="28"/>
            <w:highlight w:val="yellow"/>
            <w:u w:val="single"/>
            <w:rtl/>
            <w:rPrChange w:id="4428" w:author="Lenovo" w:date="2026-09-24T08:55:00Z">
              <w:rPr>
                <w:rFonts w:ascii="Times New Roman" w:hAnsi="Times New Roman" w:cs="B Nazanin" w:hint="cs"/>
                <w:sz w:val="24"/>
                <w:szCs w:val="28"/>
                <w:rtl/>
              </w:rPr>
            </w:rPrChange>
          </w:rPr>
          <w:delText>منابع قید خواهد شد)</w:delText>
        </w:r>
        <w:r w:rsidRPr="00AA3FB8" w:rsidDel="00C93E56">
          <w:rPr>
            <w:rFonts w:ascii="Times New Roman" w:hAnsi="Times New Roman" w:cs="B Nazanin"/>
            <w:sz w:val="24"/>
            <w:szCs w:val="28"/>
            <w:highlight w:val="yellow"/>
            <w:u w:val="single"/>
            <w:rtl/>
            <w:rPrChange w:id="4429" w:author="Lenovo" w:date="2026-09-24T08:55:00Z">
              <w:rPr>
                <w:rFonts w:ascii="Times New Roman" w:hAnsi="Times New Roman" w:cs="B Nazanin"/>
                <w:sz w:val="24"/>
                <w:szCs w:val="28"/>
                <w:rtl/>
              </w:rPr>
            </w:rPrChange>
          </w:rPr>
          <w:delText xml:space="preserve"> </w:delText>
        </w:r>
      </w:del>
    </w:p>
    <w:p w14:paraId="5F7ED191" w14:textId="5B5D3603" w:rsidR="001F056E" w:rsidRPr="00AA3FB8" w:rsidDel="00C93E56" w:rsidRDefault="001F056E" w:rsidP="00A2596F">
      <w:pPr>
        <w:spacing w:line="360" w:lineRule="auto"/>
        <w:jc w:val="both"/>
        <w:rPr>
          <w:ins w:id="4430" w:author="SALMANIAN MOHAMMADHASSAN" w:date="2026-09-12T00:00:00Z"/>
          <w:del w:id="4431" w:author="Lenovo" w:date="2026-09-24T08:28:00Z"/>
          <w:rFonts w:ascii="Times New Roman" w:hAnsi="Times New Roman" w:cs="B Nazanin"/>
          <w:sz w:val="24"/>
          <w:szCs w:val="28"/>
          <w:highlight w:val="yellow"/>
          <w:u w:val="single"/>
          <w:rtl/>
          <w:rPrChange w:id="4432" w:author="Lenovo" w:date="2026-09-24T08:55:00Z">
            <w:rPr>
              <w:ins w:id="4433" w:author="SALMANIAN MOHAMMADHASSAN" w:date="2026-09-12T00:00:00Z"/>
              <w:del w:id="4434" w:author="Lenovo" w:date="2026-09-24T08:28:00Z"/>
              <w:rFonts w:ascii="Times New Roman" w:hAnsi="Times New Roman" w:cs="B Nazanin"/>
              <w:sz w:val="24"/>
              <w:szCs w:val="28"/>
              <w:rtl/>
            </w:rPr>
          </w:rPrChange>
        </w:rPr>
      </w:pPr>
      <w:del w:id="4435" w:author="Lenovo" w:date="2026-09-24T08:28:00Z">
        <w:r w:rsidRPr="00AA3FB8" w:rsidDel="00C93E56">
          <w:rPr>
            <w:rFonts w:ascii="Times New Roman" w:hAnsi="Times New Roman" w:cs="B Nazanin" w:hint="cs"/>
            <w:sz w:val="24"/>
            <w:szCs w:val="28"/>
            <w:highlight w:val="yellow"/>
            <w:u w:val="single"/>
            <w:rtl/>
            <w:rPrChange w:id="4436" w:author="Lenovo" w:date="2026-09-24T08:55:00Z">
              <w:rPr>
                <w:rFonts w:ascii="Times New Roman" w:hAnsi="Times New Roman" w:cs="B Nazanin" w:hint="cs"/>
                <w:sz w:val="24"/>
                <w:szCs w:val="28"/>
                <w:rtl/>
              </w:rPr>
            </w:rPrChange>
          </w:rPr>
          <w:delText>نتایج</w:delText>
        </w:r>
        <w:r w:rsidRPr="00AA3FB8" w:rsidDel="00C93E56">
          <w:rPr>
            <w:rFonts w:ascii="Times New Roman" w:hAnsi="Times New Roman" w:cs="B Nazanin"/>
            <w:sz w:val="24"/>
            <w:szCs w:val="28"/>
            <w:highlight w:val="yellow"/>
            <w:u w:val="single"/>
            <w:rtl/>
            <w:rPrChange w:id="443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38" w:author="Lenovo" w:date="2026-09-24T08:55:00Z">
              <w:rPr>
                <w:rFonts w:ascii="Times New Roman" w:hAnsi="Times New Roman" w:cs="B Nazanin" w:hint="cs"/>
                <w:sz w:val="24"/>
                <w:szCs w:val="28"/>
                <w:rtl/>
              </w:rPr>
            </w:rPrChange>
          </w:rPr>
          <w:delText>ایمن‌سازی</w:delText>
        </w:r>
        <w:r w:rsidRPr="00AA3FB8" w:rsidDel="00C93E56">
          <w:rPr>
            <w:rFonts w:ascii="Times New Roman" w:hAnsi="Times New Roman" w:cs="B Nazanin"/>
            <w:sz w:val="24"/>
            <w:szCs w:val="28"/>
            <w:highlight w:val="yellow"/>
            <w:u w:val="single"/>
            <w:rtl/>
            <w:rPrChange w:id="443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40" w:author="Lenovo" w:date="2026-09-24T08:55:00Z">
              <w:rPr>
                <w:rFonts w:ascii="Times New Roman" w:hAnsi="Times New Roman" w:cs="B Nazanin" w:hint="cs"/>
                <w:sz w:val="24"/>
                <w:szCs w:val="28"/>
                <w:rtl/>
              </w:rPr>
            </w:rPrChange>
          </w:rPr>
          <w:delText>حیوان</w:delText>
        </w:r>
        <w:r w:rsidRPr="00AA3FB8" w:rsidDel="00C93E56">
          <w:rPr>
            <w:rFonts w:ascii="Times New Roman" w:hAnsi="Times New Roman" w:cs="B Nazanin"/>
            <w:sz w:val="24"/>
            <w:szCs w:val="28"/>
            <w:highlight w:val="yellow"/>
            <w:u w:val="single"/>
            <w:rtl/>
            <w:rPrChange w:id="444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42" w:author="Lenovo" w:date="2026-09-24T08:55:00Z">
              <w:rPr>
                <w:rFonts w:ascii="Times New Roman" w:hAnsi="Times New Roman" w:cs="B Nazanin" w:hint="cs"/>
                <w:sz w:val="24"/>
                <w:szCs w:val="28"/>
                <w:rtl/>
              </w:rPr>
            </w:rPrChange>
          </w:rPr>
          <w:delText>مدل</w:delText>
        </w:r>
        <w:r w:rsidRPr="00AA3FB8" w:rsidDel="00C93E56">
          <w:rPr>
            <w:rFonts w:ascii="Times New Roman" w:hAnsi="Times New Roman" w:cs="B Nazanin"/>
            <w:sz w:val="24"/>
            <w:szCs w:val="28"/>
            <w:highlight w:val="yellow"/>
            <w:u w:val="single"/>
            <w:rtl/>
            <w:rPrChange w:id="444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44"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444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46" w:author="Lenovo" w:date="2026-09-24T08:55:00Z">
              <w:rPr>
                <w:rFonts w:ascii="Times New Roman" w:hAnsi="Times New Roman" w:cs="B Nazanin" w:hint="cs"/>
                <w:sz w:val="24"/>
                <w:szCs w:val="28"/>
                <w:rtl/>
              </w:rPr>
            </w:rPrChange>
          </w:rPr>
          <w:delText>برگ</w:delText>
        </w:r>
        <w:r w:rsidRPr="00AA3FB8" w:rsidDel="00C93E56">
          <w:rPr>
            <w:rFonts w:ascii="Times New Roman" w:hAnsi="Times New Roman" w:cs="B Nazanin"/>
            <w:sz w:val="24"/>
            <w:szCs w:val="28"/>
            <w:highlight w:val="yellow"/>
            <w:u w:val="single"/>
            <w:rtl/>
            <w:rPrChange w:id="4447" w:author="Lenovo" w:date="2026-09-24T08:55:00Z">
              <w:rPr>
                <w:rFonts w:ascii="Times New Roman" w:hAnsi="Times New Roman" w:cs="B Nazanin"/>
                <w:sz w:val="24"/>
                <w:szCs w:val="28"/>
                <w:rtl/>
              </w:rPr>
            </w:rPrChange>
          </w:rPr>
          <w:delText xml:space="preserve"> </w:delText>
        </w:r>
      </w:del>
      <w:ins w:id="4448" w:author="SALMANIAN MOHAMMADHASSAN" w:date="2026-09-11T16:49:00Z">
        <w:del w:id="4449" w:author="Lenovo" w:date="2026-09-24T08:28:00Z">
          <w:r w:rsidR="00E11A17" w:rsidRPr="00AA3FB8" w:rsidDel="00C93E56">
            <w:rPr>
              <w:rFonts w:ascii="Times New Roman" w:hAnsi="Times New Roman" w:cs="B Nazanin" w:hint="cs"/>
              <w:sz w:val="24"/>
              <w:szCs w:val="28"/>
              <w:highlight w:val="yellow"/>
              <w:u w:val="single"/>
              <w:rtl/>
              <w:rPrChange w:id="4450" w:author="Lenovo" w:date="2026-09-24T08:55:00Z">
                <w:rPr>
                  <w:rFonts w:ascii="Times New Roman" w:hAnsi="Times New Roman" w:cs="B Nazanin" w:hint="cs"/>
                  <w:sz w:val="24"/>
                  <w:szCs w:val="28"/>
                  <w:rtl/>
                </w:rPr>
              </w:rPrChange>
            </w:rPr>
            <w:delText xml:space="preserve">گیاه عدسک دارای برگ و ساقه و </w:delText>
          </w:r>
        </w:del>
      </w:ins>
      <w:ins w:id="4451" w:author="SALMANIAN MOHAMMADHASSAN" w:date="2026-09-11T16:50:00Z">
        <w:del w:id="4452" w:author="Lenovo" w:date="2026-09-24T08:28:00Z">
          <w:r w:rsidR="00E11A17" w:rsidRPr="00AA3FB8" w:rsidDel="00C93E56">
            <w:rPr>
              <w:rFonts w:ascii="Times New Roman" w:hAnsi="Times New Roman" w:cs="B Nazanin" w:hint="cs"/>
              <w:sz w:val="24"/>
              <w:szCs w:val="28"/>
              <w:highlight w:val="yellow"/>
              <w:u w:val="single"/>
              <w:rtl/>
              <w:rPrChange w:id="4453" w:author="Lenovo" w:date="2026-09-24T08:55:00Z">
                <w:rPr>
                  <w:rFonts w:ascii="Times New Roman" w:hAnsi="Times New Roman" w:cs="B Nazanin" w:hint="cs"/>
                  <w:sz w:val="24"/>
                  <w:szCs w:val="28"/>
                  <w:rtl/>
                </w:rPr>
              </w:rPrChange>
            </w:rPr>
            <w:delText xml:space="preserve">ریشه قابل تفکیک نیست. نمی دانم که باید به برگ اشاره کرد یا اینکه کلّ گیاه را میتوان نام برد؟ </w:delText>
          </w:r>
        </w:del>
      </w:ins>
      <w:del w:id="4454" w:author="Lenovo" w:date="2026-09-24T08:28:00Z">
        <w:r w:rsidRPr="00AA3FB8" w:rsidDel="00C93E56">
          <w:rPr>
            <w:rFonts w:ascii="Times New Roman" w:hAnsi="Times New Roman" w:cs="B Nazanin" w:hint="cs"/>
            <w:sz w:val="24"/>
            <w:szCs w:val="28"/>
            <w:highlight w:val="yellow"/>
            <w:u w:val="single"/>
            <w:rtl/>
            <w:rPrChange w:id="4455" w:author="Lenovo" w:date="2026-09-24T08:55:00Z">
              <w:rPr>
                <w:rFonts w:ascii="Times New Roman" w:hAnsi="Times New Roman" w:cs="B Nazanin" w:hint="cs"/>
                <w:sz w:val="24"/>
                <w:szCs w:val="28"/>
                <w:rtl/>
              </w:rPr>
            </w:rPrChange>
          </w:rPr>
          <w:delText>گیاه</w:delText>
        </w:r>
        <w:r w:rsidRPr="00AA3FB8" w:rsidDel="00C93E56">
          <w:rPr>
            <w:rFonts w:ascii="Times New Roman" w:hAnsi="Times New Roman" w:cs="B Nazanin"/>
            <w:sz w:val="24"/>
            <w:szCs w:val="28"/>
            <w:highlight w:val="yellow"/>
            <w:u w:val="single"/>
            <w:rtl/>
            <w:rPrChange w:id="445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57" w:author="Lenovo" w:date="2026-09-24T08:55:00Z">
              <w:rPr>
                <w:rFonts w:ascii="Times New Roman" w:hAnsi="Times New Roman" w:cs="B Nazanin" w:hint="cs"/>
                <w:sz w:val="24"/>
                <w:szCs w:val="28"/>
                <w:rtl/>
              </w:rPr>
            </w:rPrChange>
          </w:rPr>
          <w:delText>تراریخت</w:delText>
        </w:r>
        <w:r w:rsidRPr="00AA3FB8" w:rsidDel="00C93E56">
          <w:rPr>
            <w:rFonts w:ascii="Times New Roman" w:hAnsi="Times New Roman" w:cs="B Nazanin"/>
            <w:sz w:val="24"/>
            <w:szCs w:val="28"/>
            <w:highlight w:val="yellow"/>
            <w:u w:val="single"/>
            <w:rtl/>
            <w:rPrChange w:id="445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59" w:author="Lenovo" w:date="2026-09-24T08:55:00Z">
              <w:rPr>
                <w:rFonts w:ascii="Times New Roman" w:hAnsi="Times New Roman" w:cs="B Nazanin" w:hint="cs"/>
                <w:sz w:val="24"/>
                <w:szCs w:val="28"/>
                <w:rtl/>
              </w:rPr>
            </w:rPrChange>
          </w:rPr>
          <w:delText>حاوی</w:delText>
        </w:r>
        <w:r w:rsidRPr="00AA3FB8" w:rsidDel="00C93E56">
          <w:rPr>
            <w:rFonts w:ascii="Times New Roman" w:hAnsi="Times New Roman" w:cs="B Nazanin"/>
            <w:sz w:val="24"/>
            <w:szCs w:val="28"/>
            <w:highlight w:val="yellow"/>
            <w:u w:val="single"/>
            <w:rtl/>
            <w:rPrChange w:id="446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61" w:author="Lenovo" w:date="2026-09-24T08:55:00Z">
              <w:rPr>
                <w:rFonts w:ascii="Times New Roman" w:hAnsi="Times New Roman" w:cs="B Nazanin" w:hint="cs"/>
                <w:sz w:val="24"/>
                <w:szCs w:val="28"/>
                <w:rtl/>
              </w:rPr>
            </w:rPrChange>
          </w:rPr>
          <w:delText>بیشترین</w:delText>
        </w:r>
        <w:r w:rsidRPr="00AA3FB8" w:rsidDel="00C93E56">
          <w:rPr>
            <w:rFonts w:ascii="Times New Roman" w:hAnsi="Times New Roman" w:cs="B Nazanin"/>
            <w:sz w:val="24"/>
            <w:szCs w:val="28"/>
            <w:highlight w:val="yellow"/>
            <w:u w:val="single"/>
            <w:rtl/>
            <w:rPrChange w:id="446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63" w:author="Lenovo" w:date="2026-09-24T08:55:00Z">
              <w:rPr>
                <w:rFonts w:ascii="Times New Roman" w:hAnsi="Times New Roman" w:cs="B Nazanin" w:hint="cs"/>
                <w:sz w:val="24"/>
                <w:szCs w:val="28"/>
                <w:rtl/>
              </w:rPr>
            </w:rPrChange>
          </w:rPr>
          <w:delText>میزان</w:delText>
        </w:r>
        <w:r w:rsidRPr="00AA3FB8" w:rsidDel="00C93E56">
          <w:rPr>
            <w:rFonts w:ascii="Times New Roman" w:hAnsi="Times New Roman" w:cs="B Nazanin"/>
            <w:sz w:val="24"/>
            <w:szCs w:val="28"/>
            <w:highlight w:val="yellow"/>
            <w:u w:val="single"/>
            <w:rtl/>
            <w:rPrChange w:id="446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65" w:author="Lenovo" w:date="2026-09-24T08:55:00Z">
              <w:rPr>
                <w:rFonts w:ascii="Times New Roman" w:hAnsi="Times New Roman" w:cs="B Nazanin" w:hint="cs"/>
                <w:sz w:val="24"/>
                <w:szCs w:val="28"/>
                <w:rtl/>
              </w:rPr>
            </w:rPrChange>
          </w:rPr>
          <w:delText>پروتئین</w:delText>
        </w:r>
        <w:r w:rsidRPr="00AA3FB8" w:rsidDel="00C93E56">
          <w:rPr>
            <w:rFonts w:ascii="Times New Roman" w:hAnsi="Times New Roman" w:cs="B Nazanin"/>
            <w:sz w:val="24"/>
            <w:szCs w:val="28"/>
            <w:highlight w:val="yellow"/>
            <w:u w:val="single"/>
            <w:rtl/>
            <w:rPrChange w:id="446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67" w:author="Lenovo" w:date="2026-09-24T08:55:00Z">
              <w:rPr>
                <w:rFonts w:ascii="Times New Roman" w:hAnsi="Times New Roman" w:cs="B Nazanin" w:hint="cs"/>
                <w:sz w:val="24"/>
                <w:szCs w:val="28"/>
                <w:rtl/>
              </w:rPr>
            </w:rPrChange>
          </w:rPr>
          <w:delText>نوترکیب</w:delText>
        </w:r>
      </w:del>
      <w:ins w:id="4468" w:author="SALMANIAN MOHAMMADHASSAN" w:date="2026-09-11T16:50:00Z">
        <w:del w:id="4469" w:author="Lenovo" w:date="2026-09-24T08:28:00Z">
          <w:r w:rsidR="00E11A17" w:rsidRPr="00AA3FB8" w:rsidDel="00C93E56">
            <w:rPr>
              <w:rFonts w:ascii="Times New Roman" w:hAnsi="Times New Roman" w:cs="B Nazanin" w:hint="cs"/>
              <w:sz w:val="24"/>
              <w:szCs w:val="28"/>
              <w:highlight w:val="yellow"/>
              <w:u w:val="single"/>
              <w:rtl/>
              <w:rPrChange w:id="4470" w:author="Lenovo" w:date="2026-09-24T08:55:00Z">
                <w:rPr>
                  <w:rFonts w:ascii="Times New Roman" w:hAnsi="Times New Roman" w:cs="B Nazanin" w:hint="cs"/>
                  <w:sz w:val="24"/>
                  <w:szCs w:val="28"/>
                  <w:rtl/>
                </w:rPr>
              </w:rPrChange>
            </w:rPr>
            <w:delText xml:space="preserve">( بنویسید که چه مقدار) </w:delText>
          </w:r>
        </w:del>
      </w:ins>
      <w:del w:id="4471" w:author="Lenovo" w:date="2026-09-24T08:28:00Z">
        <w:r w:rsidRPr="00AA3FB8" w:rsidDel="00C93E56">
          <w:rPr>
            <w:rFonts w:ascii="Times New Roman" w:hAnsi="Times New Roman" w:cs="B Nazanin"/>
            <w:sz w:val="24"/>
            <w:szCs w:val="28"/>
            <w:highlight w:val="yellow"/>
            <w:u w:val="single"/>
            <w:rtl/>
            <w:rPrChange w:id="447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73" w:author="Lenovo" w:date="2026-09-24T08:55:00Z">
              <w:rPr>
                <w:rFonts w:ascii="Times New Roman" w:hAnsi="Times New Roman" w:cs="B Nazanin" w:hint="cs"/>
                <w:sz w:val="24"/>
                <w:szCs w:val="28"/>
                <w:rtl/>
              </w:rPr>
            </w:rPrChange>
          </w:rPr>
          <w:delText>نشان</w:delText>
        </w:r>
        <w:r w:rsidRPr="00AA3FB8" w:rsidDel="00C93E56">
          <w:rPr>
            <w:rFonts w:ascii="Times New Roman" w:hAnsi="Times New Roman" w:cs="B Nazanin"/>
            <w:sz w:val="24"/>
            <w:szCs w:val="28"/>
            <w:highlight w:val="yellow"/>
            <w:u w:val="single"/>
            <w:rtl/>
            <w:rPrChange w:id="447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75" w:author="Lenovo" w:date="2026-09-24T08:55:00Z">
              <w:rPr>
                <w:rFonts w:ascii="Times New Roman" w:hAnsi="Times New Roman" w:cs="B Nazanin" w:hint="cs"/>
                <w:sz w:val="24"/>
                <w:szCs w:val="28"/>
                <w:rtl/>
              </w:rPr>
            </w:rPrChange>
          </w:rPr>
          <w:delText>داد</w:delText>
        </w:r>
        <w:r w:rsidRPr="00AA3FB8" w:rsidDel="00C93E56">
          <w:rPr>
            <w:rFonts w:ascii="Times New Roman" w:hAnsi="Times New Roman" w:cs="B Nazanin"/>
            <w:sz w:val="24"/>
            <w:szCs w:val="28"/>
            <w:highlight w:val="yellow"/>
            <w:u w:val="single"/>
            <w:rtl/>
            <w:rPrChange w:id="447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77"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447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79" w:author="Lenovo" w:date="2026-09-24T08:55:00Z">
              <w:rPr>
                <w:rFonts w:ascii="Times New Roman" w:hAnsi="Times New Roman" w:cs="B Nazanin" w:hint="cs"/>
                <w:sz w:val="24"/>
                <w:szCs w:val="28"/>
                <w:rtl/>
              </w:rPr>
            </w:rPrChange>
          </w:rPr>
          <w:delText>تجویز</w:delText>
        </w:r>
        <w:r w:rsidRPr="00AA3FB8" w:rsidDel="00C93E56">
          <w:rPr>
            <w:rFonts w:ascii="Times New Roman" w:hAnsi="Times New Roman" w:cs="B Nazanin"/>
            <w:sz w:val="24"/>
            <w:szCs w:val="28"/>
            <w:highlight w:val="yellow"/>
            <w:u w:val="single"/>
            <w:rtl/>
            <w:rPrChange w:id="448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81"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48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83" w:author="Lenovo" w:date="2026-09-24T08:55:00Z">
              <w:rPr>
                <w:rFonts w:ascii="Times New Roman" w:hAnsi="Times New Roman" w:cs="B Nazanin" w:hint="cs"/>
                <w:sz w:val="24"/>
                <w:szCs w:val="28"/>
                <w:rtl/>
              </w:rPr>
            </w:rPrChange>
          </w:rPr>
          <w:delText>آنتی‌ژن</w:delText>
        </w:r>
        <w:r w:rsidRPr="00AA3FB8" w:rsidDel="00C93E56">
          <w:rPr>
            <w:rFonts w:ascii="Times New Roman" w:hAnsi="Times New Roman" w:cs="B Nazanin"/>
            <w:sz w:val="24"/>
            <w:szCs w:val="28"/>
            <w:highlight w:val="yellow"/>
            <w:u w:val="single"/>
            <w:rtl/>
            <w:rPrChange w:id="448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85" w:author="Lenovo" w:date="2026-09-24T08:55:00Z">
              <w:rPr>
                <w:rFonts w:ascii="Times New Roman" w:hAnsi="Times New Roman" w:cs="B Nazanin" w:hint="cs"/>
                <w:sz w:val="24"/>
                <w:szCs w:val="28"/>
                <w:rtl/>
              </w:rPr>
            </w:rPrChange>
          </w:rPr>
          <w:delText>کایمری،</w:delText>
        </w:r>
        <w:r w:rsidRPr="00AA3FB8" w:rsidDel="00C93E56">
          <w:rPr>
            <w:rFonts w:ascii="Times New Roman" w:hAnsi="Times New Roman" w:cs="B Nazanin"/>
            <w:sz w:val="24"/>
            <w:szCs w:val="28"/>
            <w:highlight w:val="yellow"/>
            <w:u w:val="single"/>
            <w:rtl/>
            <w:rPrChange w:id="448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87" w:author="Lenovo" w:date="2026-09-24T08:55:00Z">
              <w:rPr>
                <w:rFonts w:ascii="Times New Roman" w:hAnsi="Times New Roman" w:cs="B Nazanin" w:hint="cs"/>
                <w:sz w:val="24"/>
                <w:szCs w:val="28"/>
                <w:rtl/>
              </w:rPr>
            </w:rPrChange>
          </w:rPr>
          <w:delText>حتی</w:delText>
        </w:r>
        <w:r w:rsidRPr="00AA3FB8" w:rsidDel="00C93E56">
          <w:rPr>
            <w:rFonts w:ascii="Times New Roman" w:hAnsi="Times New Roman" w:cs="B Nazanin"/>
            <w:sz w:val="24"/>
            <w:szCs w:val="28"/>
            <w:highlight w:val="yellow"/>
            <w:u w:val="single"/>
            <w:rtl/>
            <w:rPrChange w:id="448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89"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49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91" w:author="Lenovo" w:date="2026-09-24T08:55:00Z">
              <w:rPr>
                <w:rFonts w:ascii="Times New Roman" w:hAnsi="Times New Roman" w:cs="B Nazanin" w:hint="cs"/>
                <w:sz w:val="24"/>
                <w:szCs w:val="28"/>
                <w:rtl/>
              </w:rPr>
            </w:rPrChange>
          </w:rPr>
          <w:delText>غیاب</w:delText>
        </w:r>
        <w:r w:rsidRPr="00AA3FB8" w:rsidDel="00C93E56">
          <w:rPr>
            <w:rFonts w:ascii="Times New Roman" w:hAnsi="Times New Roman" w:cs="B Nazanin"/>
            <w:sz w:val="24"/>
            <w:szCs w:val="28"/>
            <w:highlight w:val="yellow"/>
            <w:u w:val="single"/>
            <w:rtl/>
            <w:rPrChange w:id="449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93" w:author="Lenovo" w:date="2026-09-24T08:55:00Z">
              <w:rPr>
                <w:rFonts w:ascii="Times New Roman" w:hAnsi="Times New Roman" w:cs="B Nazanin" w:hint="cs"/>
                <w:sz w:val="24"/>
                <w:szCs w:val="28"/>
                <w:rtl/>
              </w:rPr>
            </w:rPrChange>
          </w:rPr>
          <w:delText>ادجوانت‌های</w:delText>
        </w:r>
        <w:r w:rsidRPr="00AA3FB8" w:rsidDel="00C93E56">
          <w:rPr>
            <w:rFonts w:ascii="Times New Roman" w:hAnsi="Times New Roman" w:cs="B Nazanin"/>
            <w:sz w:val="24"/>
            <w:szCs w:val="28"/>
            <w:highlight w:val="yellow"/>
            <w:u w:val="single"/>
            <w:rtl/>
            <w:rPrChange w:id="449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95" w:author="Lenovo" w:date="2026-09-24T08:55:00Z">
              <w:rPr>
                <w:rFonts w:ascii="Times New Roman" w:hAnsi="Times New Roman" w:cs="B Nazanin" w:hint="cs"/>
                <w:sz w:val="24"/>
                <w:szCs w:val="28"/>
                <w:rtl/>
              </w:rPr>
            </w:rPrChange>
          </w:rPr>
          <w:delText>کلاسیک</w:delText>
        </w:r>
        <w:r w:rsidRPr="00AA3FB8" w:rsidDel="00C93E56">
          <w:rPr>
            <w:rFonts w:ascii="Times New Roman" w:hAnsi="Times New Roman" w:cs="B Nazanin"/>
            <w:sz w:val="24"/>
            <w:szCs w:val="28"/>
            <w:highlight w:val="yellow"/>
            <w:u w:val="single"/>
            <w:rtl/>
            <w:rPrChange w:id="449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97" w:author="Lenovo" w:date="2026-09-24T08:55:00Z">
              <w:rPr>
                <w:rFonts w:ascii="Times New Roman" w:hAnsi="Times New Roman" w:cs="B Nazanin" w:hint="cs"/>
                <w:sz w:val="24"/>
                <w:szCs w:val="28"/>
                <w:rtl/>
              </w:rPr>
            </w:rPrChange>
          </w:rPr>
          <w:delText>تزریقی،</w:delText>
        </w:r>
        <w:r w:rsidRPr="00AA3FB8" w:rsidDel="00C93E56">
          <w:rPr>
            <w:rFonts w:ascii="Times New Roman" w:hAnsi="Times New Roman" w:cs="B Nazanin"/>
            <w:sz w:val="24"/>
            <w:szCs w:val="28"/>
            <w:highlight w:val="yellow"/>
            <w:u w:val="single"/>
            <w:rtl/>
            <w:rPrChange w:id="449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499" w:author="Lenovo" w:date="2026-09-24T08:55:00Z">
              <w:rPr>
                <w:rFonts w:ascii="Times New Roman" w:hAnsi="Times New Roman" w:cs="B Nazanin" w:hint="cs"/>
                <w:sz w:val="24"/>
                <w:szCs w:val="28"/>
                <w:rtl/>
              </w:rPr>
            </w:rPrChange>
          </w:rPr>
          <w:delText>قادر</w:delText>
        </w:r>
        <w:r w:rsidRPr="00AA3FB8" w:rsidDel="00C93E56">
          <w:rPr>
            <w:rFonts w:ascii="Times New Roman" w:hAnsi="Times New Roman" w:cs="B Nazanin"/>
            <w:sz w:val="24"/>
            <w:szCs w:val="28"/>
            <w:highlight w:val="yellow"/>
            <w:u w:val="single"/>
            <w:rtl/>
            <w:rPrChange w:id="450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01"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50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03" w:author="Lenovo" w:date="2026-09-24T08:55:00Z">
              <w:rPr>
                <w:rFonts w:ascii="Times New Roman" w:hAnsi="Times New Roman" w:cs="B Nazanin" w:hint="cs"/>
                <w:sz w:val="24"/>
                <w:szCs w:val="28"/>
                <w:rtl/>
              </w:rPr>
            </w:rPrChange>
          </w:rPr>
          <w:delText>تحریک</w:delText>
        </w:r>
        <w:r w:rsidRPr="00AA3FB8" w:rsidDel="00C93E56">
          <w:rPr>
            <w:rFonts w:ascii="Times New Roman" w:hAnsi="Times New Roman" w:cs="B Nazanin"/>
            <w:sz w:val="24"/>
            <w:szCs w:val="28"/>
            <w:highlight w:val="yellow"/>
            <w:u w:val="single"/>
            <w:rtl/>
            <w:rPrChange w:id="450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05" w:author="Lenovo" w:date="2026-09-24T08:55:00Z">
              <w:rPr>
                <w:rFonts w:ascii="Times New Roman" w:hAnsi="Times New Roman" w:cs="B Nazanin" w:hint="cs"/>
                <w:sz w:val="24"/>
                <w:szCs w:val="28"/>
                <w:rtl/>
              </w:rPr>
            </w:rPrChange>
          </w:rPr>
          <w:delText>پاسخ‌های</w:delText>
        </w:r>
        <w:r w:rsidRPr="00AA3FB8" w:rsidDel="00C93E56">
          <w:rPr>
            <w:rFonts w:ascii="Times New Roman" w:hAnsi="Times New Roman" w:cs="B Nazanin"/>
            <w:sz w:val="24"/>
            <w:szCs w:val="28"/>
            <w:highlight w:val="yellow"/>
            <w:u w:val="single"/>
            <w:rtl/>
            <w:rPrChange w:id="450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07" w:author="Lenovo" w:date="2026-09-24T08:55:00Z">
              <w:rPr>
                <w:rFonts w:ascii="Times New Roman" w:hAnsi="Times New Roman" w:cs="B Nazanin" w:hint="cs"/>
                <w:sz w:val="24"/>
                <w:szCs w:val="28"/>
                <w:rtl/>
              </w:rPr>
            </w:rPrChange>
          </w:rPr>
          <w:delText>ایمنی</w:delText>
        </w:r>
        <w:r w:rsidRPr="00AA3FB8" w:rsidDel="00C93E56">
          <w:rPr>
            <w:rFonts w:ascii="Times New Roman" w:hAnsi="Times New Roman" w:cs="B Nazanin"/>
            <w:sz w:val="24"/>
            <w:szCs w:val="28"/>
            <w:highlight w:val="yellow"/>
            <w:u w:val="single"/>
            <w:rtl/>
            <w:rPrChange w:id="450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09" w:author="Lenovo" w:date="2026-09-24T08:55:00Z">
              <w:rPr>
                <w:rFonts w:ascii="Times New Roman" w:hAnsi="Times New Roman" w:cs="B Nazanin" w:hint="cs"/>
                <w:sz w:val="24"/>
                <w:szCs w:val="28"/>
                <w:rtl/>
              </w:rPr>
            </w:rPrChange>
          </w:rPr>
          <w:delText>هومورال</w:delText>
        </w:r>
        <w:r w:rsidRPr="00AA3FB8" w:rsidDel="00C93E56">
          <w:rPr>
            <w:rFonts w:ascii="Times New Roman" w:hAnsi="Times New Roman" w:cs="B Nazanin"/>
            <w:sz w:val="24"/>
            <w:szCs w:val="28"/>
            <w:highlight w:val="yellow"/>
            <w:u w:val="single"/>
            <w:rtl/>
            <w:rPrChange w:id="451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11" w:author="Lenovo" w:date="2026-09-24T08:55:00Z">
              <w:rPr>
                <w:rFonts w:ascii="Times New Roman" w:hAnsi="Times New Roman" w:cs="B Nazanin" w:hint="cs"/>
                <w:sz w:val="24"/>
                <w:szCs w:val="28"/>
                <w:rtl/>
              </w:rPr>
            </w:rPrChange>
          </w:rPr>
          <w:delText>است</w:delText>
        </w:r>
        <w:r w:rsidRPr="00AA3FB8" w:rsidDel="00C93E56">
          <w:rPr>
            <w:rFonts w:ascii="Times New Roman" w:hAnsi="Times New Roman" w:cs="B Nazanin"/>
            <w:sz w:val="24"/>
            <w:szCs w:val="28"/>
            <w:highlight w:val="yellow"/>
            <w:u w:val="single"/>
            <w:rtl/>
            <w:rPrChange w:id="451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13" w:author="Lenovo" w:date="2026-09-24T08:55:00Z">
              <w:rPr>
                <w:rFonts w:ascii="Times New Roman" w:hAnsi="Times New Roman" w:cs="B Nazanin" w:hint="cs"/>
                <w:sz w:val="24"/>
                <w:szCs w:val="28"/>
                <w:rtl/>
              </w:rPr>
            </w:rPrChange>
          </w:rPr>
          <w:delText>مشاهده</w:delText>
        </w:r>
        <w:r w:rsidRPr="00AA3FB8" w:rsidDel="00C93E56">
          <w:rPr>
            <w:rFonts w:ascii="Times New Roman" w:hAnsi="Times New Roman" w:cs="B Nazanin"/>
            <w:sz w:val="24"/>
            <w:szCs w:val="28"/>
            <w:highlight w:val="yellow"/>
            <w:u w:val="single"/>
            <w:rtl/>
            <w:rPrChange w:id="451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15" w:author="Lenovo" w:date="2026-09-24T08:55:00Z">
              <w:rPr>
                <w:rFonts w:ascii="Times New Roman" w:hAnsi="Times New Roman" w:cs="B Nazanin" w:hint="cs"/>
                <w:sz w:val="24"/>
                <w:szCs w:val="28"/>
                <w:rtl/>
              </w:rPr>
            </w:rPrChange>
          </w:rPr>
          <w:delText>ترشح</w:delText>
        </w:r>
        <w:r w:rsidRPr="00AA3FB8" w:rsidDel="00C93E56">
          <w:rPr>
            <w:rFonts w:ascii="Times New Roman" w:hAnsi="Times New Roman" w:cs="B Nazanin"/>
            <w:sz w:val="24"/>
            <w:szCs w:val="28"/>
            <w:highlight w:val="yellow"/>
            <w:u w:val="single"/>
            <w:rtl/>
            <w:rPrChange w:id="451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17" w:author="Lenovo" w:date="2026-09-24T08:55:00Z">
              <w:rPr>
                <w:rFonts w:ascii="Times New Roman" w:hAnsi="Times New Roman" w:cs="B Nazanin" w:hint="cs"/>
                <w:sz w:val="24"/>
                <w:szCs w:val="28"/>
                <w:rtl/>
              </w:rPr>
            </w:rPrChange>
          </w:rPr>
          <w:delText>هم‌زمان</w:delText>
        </w:r>
        <w:r w:rsidRPr="00AA3FB8" w:rsidDel="00C93E56">
          <w:rPr>
            <w:rFonts w:ascii="Times New Roman" w:hAnsi="Times New Roman" w:cs="B Nazanin"/>
            <w:sz w:val="24"/>
            <w:szCs w:val="28"/>
            <w:highlight w:val="yellow"/>
            <w:u w:val="single"/>
            <w:rtl/>
            <w:rPrChange w:id="451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519" w:author="Lenovo" w:date="2026-09-24T08:55:00Z">
              <w:rPr>
                <w:rFonts w:ascii="Times New Roman" w:hAnsi="Times New Roman" w:cs="B Nazanin"/>
                <w:sz w:val="24"/>
                <w:szCs w:val="28"/>
              </w:rPr>
            </w:rPrChange>
          </w:rPr>
          <w:delText>IgA</w:delText>
        </w:r>
        <w:r w:rsidRPr="00AA3FB8" w:rsidDel="00C93E56">
          <w:rPr>
            <w:rFonts w:ascii="Times New Roman" w:hAnsi="Times New Roman" w:cs="B Nazanin"/>
            <w:sz w:val="24"/>
            <w:szCs w:val="28"/>
            <w:highlight w:val="yellow"/>
            <w:u w:val="single"/>
            <w:rtl/>
            <w:rPrChange w:id="452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21" w:author="Lenovo" w:date="2026-09-24T08:55:00Z">
              <w:rPr>
                <w:rFonts w:ascii="Times New Roman" w:hAnsi="Times New Roman" w:cs="B Nazanin" w:hint="cs"/>
                <w:sz w:val="24"/>
                <w:szCs w:val="28"/>
                <w:rtl/>
              </w:rPr>
            </w:rPrChange>
          </w:rPr>
          <w:delText>مخاطی</w:delText>
        </w:r>
        <w:r w:rsidRPr="00AA3FB8" w:rsidDel="00C93E56">
          <w:rPr>
            <w:rFonts w:ascii="Times New Roman" w:hAnsi="Times New Roman" w:cs="B Nazanin"/>
            <w:sz w:val="24"/>
            <w:szCs w:val="28"/>
            <w:highlight w:val="yellow"/>
            <w:u w:val="single"/>
            <w:rtl/>
            <w:rPrChange w:id="452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23"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52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525" w:author="Lenovo" w:date="2026-09-24T08:55:00Z">
              <w:rPr>
                <w:rFonts w:ascii="Times New Roman" w:hAnsi="Times New Roman" w:cs="B Nazanin"/>
                <w:sz w:val="24"/>
                <w:szCs w:val="28"/>
              </w:rPr>
            </w:rPrChange>
          </w:rPr>
          <w:delText>IgG</w:delText>
        </w:r>
        <w:r w:rsidRPr="00AA3FB8" w:rsidDel="00C93E56">
          <w:rPr>
            <w:rFonts w:ascii="Times New Roman" w:hAnsi="Times New Roman" w:cs="B Nazanin"/>
            <w:sz w:val="24"/>
            <w:szCs w:val="28"/>
            <w:highlight w:val="yellow"/>
            <w:u w:val="single"/>
            <w:rtl/>
            <w:rPrChange w:id="452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27" w:author="Lenovo" w:date="2026-09-24T08:55:00Z">
              <w:rPr>
                <w:rFonts w:ascii="Times New Roman" w:hAnsi="Times New Roman" w:cs="B Nazanin" w:hint="cs"/>
                <w:sz w:val="24"/>
                <w:szCs w:val="28"/>
                <w:rtl/>
              </w:rPr>
            </w:rPrChange>
          </w:rPr>
          <w:delText>سرمی</w:delText>
        </w:r>
        <w:r w:rsidRPr="00AA3FB8" w:rsidDel="00C93E56">
          <w:rPr>
            <w:rFonts w:ascii="Times New Roman" w:hAnsi="Times New Roman" w:cs="B Nazanin"/>
            <w:sz w:val="24"/>
            <w:szCs w:val="28"/>
            <w:highlight w:val="yellow"/>
            <w:u w:val="single"/>
            <w:rtl/>
            <w:rPrChange w:id="452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29"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53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31" w:author="Lenovo" w:date="2026-09-24T08:55:00Z">
              <w:rPr>
                <w:rFonts w:ascii="Times New Roman" w:hAnsi="Times New Roman" w:cs="B Nazanin" w:hint="cs"/>
                <w:sz w:val="24"/>
                <w:szCs w:val="28"/>
                <w:rtl/>
              </w:rPr>
            </w:rPrChange>
          </w:rPr>
          <w:delText>گروه‌های</w:delText>
        </w:r>
        <w:r w:rsidRPr="00AA3FB8" w:rsidDel="00C93E56">
          <w:rPr>
            <w:rFonts w:ascii="Times New Roman" w:hAnsi="Times New Roman" w:cs="B Nazanin"/>
            <w:sz w:val="24"/>
            <w:szCs w:val="28"/>
            <w:highlight w:val="yellow"/>
            <w:u w:val="single"/>
            <w:rtl/>
            <w:rPrChange w:id="453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33"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53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35"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53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37"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Times New Roman" w:hint="cs"/>
            <w:sz w:val="24"/>
            <w:szCs w:val="28"/>
            <w:highlight w:val="yellow"/>
            <w:u w:val="single"/>
            <w:rtl/>
            <w:rPrChange w:id="4538" w:author="Lenovo" w:date="2026-09-24T08:55:00Z">
              <w:rPr>
                <w:rFonts w:ascii="Times New Roman" w:hAnsi="Times New Roman" w:cs="Times New Roman" w:hint="cs"/>
                <w:sz w:val="24"/>
                <w:szCs w:val="28"/>
                <w:rtl/>
              </w:rPr>
            </w:rPrChange>
          </w:rPr>
          <w:delText>–</w:delText>
        </w:r>
        <w:r w:rsidRPr="00AA3FB8" w:rsidDel="00C93E56">
          <w:rPr>
            <w:rFonts w:ascii="Times New Roman" w:hAnsi="Times New Roman" w:cs="B Nazanin" w:hint="cs"/>
            <w:sz w:val="24"/>
            <w:szCs w:val="28"/>
            <w:highlight w:val="yellow"/>
            <w:u w:val="single"/>
            <w:rtl/>
            <w:rPrChange w:id="4539" w:author="Lenovo" w:date="2026-09-24T08:55:00Z">
              <w:rPr>
                <w:rFonts w:ascii="Times New Roman" w:hAnsi="Times New Roman" w:cs="B Nazanin" w:hint="cs"/>
                <w:sz w:val="24"/>
                <w:szCs w:val="28"/>
                <w:rtl/>
              </w:rPr>
            </w:rPrChange>
          </w:rPr>
          <w:delText>تزریقی</w:delText>
        </w:r>
        <w:r w:rsidRPr="00AA3FB8" w:rsidDel="00C93E56">
          <w:rPr>
            <w:rFonts w:ascii="Times New Roman" w:hAnsi="Times New Roman" w:cs="B Nazanin"/>
            <w:sz w:val="24"/>
            <w:szCs w:val="28"/>
            <w:highlight w:val="yellow"/>
            <w:u w:val="single"/>
            <w:rtl/>
            <w:rPrChange w:id="454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41" w:author="Lenovo" w:date="2026-09-24T08:55:00Z">
              <w:rPr>
                <w:rFonts w:ascii="Times New Roman" w:hAnsi="Times New Roman" w:cs="B Nazanin" w:hint="cs"/>
                <w:sz w:val="24"/>
                <w:szCs w:val="28"/>
                <w:rtl/>
              </w:rPr>
            </w:rPrChange>
          </w:rPr>
          <w:delText>نشان</w:delText>
        </w:r>
        <w:r w:rsidRPr="00AA3FB8" w:rsidDel="00C93E56">
          <w:rPr>
            <w:rFonts w:ascii="Times New Roman" w:hAnsi="Times New Roman" w:cs="B Nazanin"/>
            <w:sz w:val="24"/>
            <w:szCs w:val="28"/>
            <w:highlight w:val="yellow"/>
            <w:u w:val="single"/>
            <w:rtl/>
            <w:rPrChange w:id="454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43" w:author="Lenovo" w:date="2026-09-24T08:55:00Z">
              <w:rPr>
                <w:rFonts w:ascii="Times New Roman" w:hAnsi="Times New Roman" w:cs="B Nazanin" w:hint="cs"/>
                <w:sz w:val="24"/>
                <w:szCs w:val="28"/>
                <w:rtl/>
              </w:rPr>
            </w:rPrChange>
          </w:rPr>
          <w:delText>می‌دهد</w:delText>
        </w:r>
        <w:r w:rsidRPr="00AA3FB8" w:rsidDel="00C93E56">
          <w:rPr>
            <w:rFonts w:ascii="Times New Roman" w:hAnsi="Times New Roman" w:cs="B Nazanin"/>
            <w:sz w:val="24"/>
            <w:szCs w:val="28"/>
            <w:highlight w:val="yellow"/>
            <w:u w:val="single"/>
            <w:rtl/>
            <w:rPrChange w:id="454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45"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454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47" w:author="Lenovo" w:date="2026-09-24T08:55:00Z">
              <w:rPr>
                <w:rFonts w:ascii="Times New Roman" w:hAnsi="Times New Roman" w:cs="B Nazanin" w:hint="cs"/>
                <w:sz w:val="24"/>
                <w:szCs w:val="28"/>
                <w:rtl/>
              </w:rPr>
            </w:rPrChange>
          </w:rPr>
          <w:delText>آنتی‌ژن</w:delText>
        </w:r>
        <w:r w:rsidRPr="00AA3FB8" w:rsidDel="00C93E56">
          <w:rPr>
            <w:rFonts w:ascii="Times New Roman" w:hAnsi="Times New Roman" w:cs="B Nazanin"/>
            <w:sz w:val="24"/>
            <w:szCs w:val="28"/>
            <w:highlight w:val="yellow"/>
            <w:u w:val="single"/>
            <w:rtl/>
            <w:rPrChange w:id="454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49" w:author="Lenovo" w:date="2026-09-24T08:55:00Z">
              <w:rPr>
                <w:rFonts w:ascii="Times New Roman" w:hAnsi="Times New Roman" w:cs="B Nazanin" w:hint="cs"/>
                <w:sz w:val="24"/>
                <w:szCs w:val="28"/>
                <w:rtl/>
              </w:rPr>
            </w:rPrChange>
          </w:rPr>
          <w:delText>تولیدشده</w:delText>
        </w:r>
        <w:r w:rsidRPr="00AA3FB8" w:rsidDel="00C93E56">
          <w:rPr>
            <w:rFonts w:ascii="Times New Roman" w:hAnsi="Times New Roman" w:cs="B Nazanin"/>
            <w:sz w:val="24"/>
            <w:szCs w:val="28"/>
            <w:highlight w:val="yellow"/>
            <w:u w:val="single"/>
            <w:rtl/>
            <w:rPrChange w:id="455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51"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55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53" w:author="Lenovo" w:date="2026-09-24T08:55:00Z">
              <w:rPr>
                <w:rFonts w:ascii="Times New Roman" w:hAnsi="Times New Roman" w:cs="B Nazanin" w:hint="cs"/>
                <w:sz w:val="24"/>
                <w:szCs w:val="28"/>
                <w:rtl/>
              </w:rPr>
            </w:rPrChange>
          </w:rPr>
          <w:delText>سیستم</w:delText>
        </w:r>
        <w:r w:rsidRPr="00AA3FB8" w:rsidDel="00C93E56">
          <w:rPr>
            <w:rFonts w:ascii="Times New Roman" w:hAnsi="Times New Roman" w:cs="B Nazanin"/>
            <w:sz w:val="24"/>
            <w:szCs w:val="28"/>
            <w:highlight w:val="yellow"/>
            <w:u w:val="single"/>
            <w:rtl/>
            <w:rPrChange w:id="455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55" w:author="Lenovo" w:date="2026-09-24T08:55:00Z">
              <w:rPr>
                <w:rFonts w:ascii="Times New Roman" w:hAnsi="Times New Roman" w:cs="B Nazanin" w:hint="cs"/>
                <w:sz w:val="24"/>
                <w:szCs w:val="28"/>
                <w:rtl/>
              </w:rPr>
            </w:rPrChange>
          </w:rPr>
          <w:delText>گیاهی</w:delText>
        </w:r>
        <w:r w:rsidRPr="00AA3FB8" w:rsidDel="00C93E56">
          <w:rPr>
            <w:rFonts w:ascii="Times New Roman" w:hAnsi="Times New Roman" w:cs="B Nazanin"/>
            <w:sz w:val="24"/>
            <w:szCs w:val="28"/>
            <w:highlight w:val="yellow"/>
            <w:u w:val="single"/>
            <w:rtl/>
            <w:rPrChange w:id="4556" w:author="Lenovo" w:date="2026-09-24T08:55:00Z">
              <w:rPr>
                <w:rFonts w:ascii="Times New Roman" w:hAnsi="Times New Roman" w:cs="B Nazanin"/>
                <w:sz w:val="24"/>
                <w:szCs w:val="28"/>
                <w:rtl/>
              </w:rPr>
            </w:rPrChange>
          </w:rPr>
          <w:delText xml:space="preserve"> </w:delText>
        </w:r>
      </w:del>
      <w:ins w:id="4557" w:author="SALMANIAN MOHAMMADHASSAN" w:date="2026-09-11T16:51:00Z">
        <w:del w:id="4558" w:author="Lenovo" w:date="2026-09-24T08:28:00Z">
          <w:r w:rsidR="00B616BF" w:rsidRPr="00AA3FB8" w:rsidDel="00C93E56">
            <w:rPr>
              <w:rFonts w:ascii="Times New Roman" w:hAnsi="Times New Roman" w:cs="B Nazanin" w:hint="cs"/>
              <w:sz w:val="24"/>
              <w:szCs w:val="28"/>
              <w:highlight w:val="yellow"/>
              <w:u w:val="single"/>
              <w:rtl/>
              <w:rPrChange w:id="4559" w:author="Lenovo" w:date="2026-09-24T08:55:00Z">
                <w:rPr>
                  <w:rFonts w:ascii="Times New Roman" w:hAnsi="Times New Roman" w:cs="B Nazanin" w:hint="cs"/>
                  <w:sz w:val="24"/>
                  <w:szCs w:val="28"/>
                  <w:rtl/>
                </w:rPr>
              </w:rPrChange>
            </w:rPr>
            <w:delText>عدسک آبی</w:delText>
          </w:r>
          <w:r w:rsidR="00B616BF" w:rsidRPr="00AA3FB8" w:rsidDel="00C93E56">
            <w:rPr>
              <w:rFonts w:ascii="Times New Roman" w:hAnsi="Times New Roman" w:cs="B Nazanin"/>
              <w:sz w:val="24"/>
              <w:szCs w:val="28"/>
              <w:highlight w:val="yellow"/>
              <w:u w:val="single"/>
              <w:rtl/>
              <w:rPrChange w:id="4560" w:author="Lenovo" w:date="2026-09-24T08:55:00Z">
                <w:rPr>
                  <w:rFonts w:ascii="Times New Roman" w:hAnsi="Times New Roman" w:cs="B Nazanin"/>
                  <w:sz w:val="24"/>
                  <w:szCs w:val="28"/>
                  <w:rtl/>
                </w:rPr>
              </w:rPrChange>
            </w:rPr>
            <w:delText xml:space="preserve"> </w:delText>
          </w:r>
        </w:del>
      </w:ins>
      <w:del w:id="4561" w:author="Lenovo" w:date="2026-09-24T08:28:00Z">
        <w:r w:rsidRPr="00AA3FB8" w:rsidDel="00C93E56">
          <w:rPr>
            <w:rFonts w:ascii="Times New Roman" w:hAnsi="Times New Roman" w:cs="B Nazanin" w:hint="cs"/>
            <w:sz w:val="24"/>
            <w:szCs w:val="28"/>
            <w:highlight w:val="yellow"/>
            <w:u w:val="single"/>
            <w:rtl/>
            <w:rPrChange w:id="4562" w:author="Lenovo" w:date="2026-09-24T08:55:00Z">
              <w:rPr>
                <w:rFonts w:ascii="Times New Roman" w:hAnsi="Times New Roman" w:cs="B Nazanin" w:hint="cs"/>
                <w:sz w:val="24"/>
                <w:szCs w:val="28"/>
                <w:rtl/>
              </w:rPr>
            </w:rPrChange>
          </w:rPr>
          <w:delText>پس</w:delText>
        </w:r>
        <w:r w:rsidRPr="00AA3FB8" w:rsidDel="00C93E56">
          <w:rPr>
            <w:rFonts w:ascii="Times New Roman" w:hAnsi="Times New Roman" w:cs="B Nazanin"/>
            <w:sz w:val="24"/>
            <w:szCs w:val="28"/>
            <w:highlight w:val="yellow"/>
            <w:u w:val="single"/>
            <w:rtl/>
            <w:rPrChange w:id="456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64" w:author="Lenovo" w:date="2026-09-24T08:55:00Z">
              <w:rPr>
                <w:rFonts w:ascii="Times New Roman" w:hAnsi="Times New Roman" w:cs="B Nazanin" w:hint="cs"/>
                <w:sz w:val="24"/>
                <w:szCs w:val="28"/>
                <w:rtl/>
              </w:rPr>
            </w:rPrChange>
          </w:rPr>
          <w:delText>از</w:delText>
        </w:r>
        <w:r w:rsidRPr="00AA3FB8" w:rsidDel="00C93E56">
          <w:rPr>
            <w:rFonts w:ascii="Times New Roman" w:hAnsi="Times New Roman" w:cs="B Nazanin"/>
            <w:sz w:val="24"/>
            <w:szCs w:val="28"/>
            <w:highlight w:val="yellow"/>
            <w:u w:val="single"/>
            <w:rtl/>
            <w:rPrChange w:id="456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66" w:author="Lenovo" w:date="2026-09-24T08:55:00Z">
              <w:rPr>
                <w:rFonts w:ascii="Times New Roman" w:hAnsi="Times New Roman" w:cs="B Nazanin" w:hint="cs"/>
                <w:sz w:val="24"/>
                <w:szCs w:val="28"/>
                <w:rtl/>
              </w:rPr>
            </w:rPrChange>
          </w:rPr>
          <w:delText>مصرف</w:delText>
        </w:r>
        <w:r w:rsidRPr="00AA3FB8" w:rsidDel="00C93E56">
          <w:rPr>
            <w:rFonts w:ascii="Times New Roman" w:hAnsi="Times New Roman" w:cs="B Nazanin"/>
            <w:sz w:val="24"/>
            <w:szCs w:val="28"/>
            <w:highlight w:val="yellow"/>
            <w:u w:val="single"/>
            <w:rtl/>
            <w:rPrChange w:id="456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68"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56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70" w:author="Lenovo" w:date="2026-09-24T08:55:00Z">
              <w:rPr>
                <w:rFonts w:ascii="Times New Roman" w:hAnsi="Times New Roman" w:cs="B Nazanin" w:hint="cs"/>
                <w:sz w:val="24"/>
                <w:szCs w:val="28"/>
                <w:rtl/>
              </w:rPr>
            </w:rPrChange>
          </w:rPr>
          <w:delText>توانسته</w:delText>
        </w:r>
        <w:r w:rsidRPr="00AA3FB8" w:rsidDel="00C93E56">
          <w:rPr>
            <w:rFonts w:ascii="Times New Roman" w:hAnsi="Times New Roman" w:cs="B Nazanin"/>
            <w:sz w:val="24"/>
            <w:szCs w:val="28"/>
            <w:highlight w:val="yellow"/>
            <w:u w:val="single"/>
            <w:rtl/>
            <w:rPrChange w:id="457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72" w:author="Lenovo" w:date="2026-09-24T08:55:00Z">
              <w:rPr>
                <w:rFonts w:ascii="Times New Roman" w:hAnsi="Times New Roman" w:cs="B Nazanin" w:hint="cs"/>
                <w:sz w:val="24"/>
                <w:szCs w:val="28"/>
                <w:rtl/>
              </w:rPr>
            </w:rPrChange>
          </w:rPr>
          <w:delText>است</w:delText>
        </w:r>
        <w:r w:rsidRPr="00AA3FB8" w:rsidDel="00C93E56">
          <w:rPr>
            <w:rFonts w:ascii="Times New Roman" w:hAnsi="Times New Roman" w:cs="B Nazanin"/>
            <w:sz w:val="24"/>
            <w:szCs w:val="28"/>
            <w:highlight w:val="yellow"/>
            <w:u w:val="single"/>
            <w:rtl/>
            <w:rPrChange w:id="457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74"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457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76" w:author="Lenovo" w:date="2026-09-24T08:55:00Z">
              <w:rPr>
                <w:rFonts w:ascii="Times New Roman" w:hAnsi="Times New Roman" w:cs="B Nazanin" w:hint="cs"/>
                <w:sz w:val="24"/>
                <w:szCs w:val="28"/>
                <w:rtl/>
              </w:rPr>
            </w:rPrChange>
          </w:rPr>
          <w:delText>سیستم</w:delText>
        </w:r>
        <w:r w:rsidRPr="00AA3FB8" w:rsidDel="00C93E56">
          <w:rPr>
            <w:rFonts w:ascii="Times New Roman" w:hAnsi="Times New Roman" w:cs="B Nazanin"/>
            <w:sz w:val="24"/>
            <w:szCs w:val="28"/>
            <w:highlight w:val="yellow"/>
            <w:u w:val="single"/>
            <w:rtl/>
            <w:rPrChange w:id="457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78" w:author="Lenovo" w:date="2026-09-24T08:55:00Z">
              <w:rPr>
                <w:rFonts w:ascii="Times New Roman" w:hAnsi="Times New Roman" w:cs="B Nazanin" w:hint="cs"/>
                <w:sz w:val="24"/>
                <w:szCs w:val="28"/>
                <w:rtl/>
              </w:rPr>
            </w:rPrChange>
          </w:rPr>
          <w:delText>ایمنی</w:delText>
        </w:r>
        <w:r w:rsidRPr="00AA3FB8" w:rsidDel="00C93E56">
          <w:rPr>
            <w:rFonts w:ascii="Times New Roman" w:hAnsi="Times New Roman" w:cs="B Nazanin"/>
            <w:sz w:val="24"/>
            <w:szCs w:val="28"/>
            <w:highlight w:val="yellow"/>
            <w:u w:val="single"/>
            <w:rtl/>
            <w:rPrChange w:id="457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80" w:author="Lenovo" w:date="2026-09-24T08:55:00Z">
              <w:rPr>
                <w:rFonts w:ascii="Times New Roman" w:hAnsi="Times New Roman" w:cs="B Nazanin" w:hint="cs"/>
                <w:sz w:val="24"/>
                <w:szCs w:val="28"/>
                <w:rtl/>
              </w:rPr>
            </w:rPrChange>
          </w:rPr>
          <w:delText>وابسته</w:delText>
        </w:r>
        <w:r w:rsidRPr="00AA3FB8" w:rsidDel="00C93E56">
          <w:rPr>
            <w:rFonts w:ascii="Times New Roman" w:hAnsi="Times New Roman" w:cs="B Nazanin"/>
            <w:sz w:val="24"/>
            <w:szCs w:val="28"/>
            <w:highlight w:val="yellow"/>
            <w:u w:val="single"/>
            <w:rtl/>
            <w:rPrChange w:id="458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82"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58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84" w:author="Lenovo" w:date="2026-09-24T08:55:00Z">
              <w:rPr>
                <w:rFonts w:ascii="Times New Roman" w:hAnsi="Times New Roman" w:cs="B Nazanin" w:hint="cs"/>
                <w:sz w:val="24"/>
                <w:szCs w:val="28"/>
                <w:rtl/>
              </w:rPr>
            </w:rPrChange>
          </w:rPr>
          <w:delText>مخاط</w:delText>
        </w:r>
        <w:r w:rsidRPr="00AA3FB8" w:rsidDel="00C93E56">
          <w:rPr>
            <w:rFonts w:ascii="Times New Roman" w:hAnsi="Times New Roman" w:cs="B Nazanin"/>
            <w:sz w:val="24"/>
            <w:szCs w:val="28"/>
            <w:highlight w:val="yellow"/>
            <w:u w:val="single"/>
            <w:rtl/>
            <w:rPrChange w:id="458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86" w:author="Lenovo" w:date="2026-09-24T08:55:00Z">
              <w:rPr>
                <w:rFonts w:ascii="Times New Roman" w:hAnsi="Times New Roman" w:cs="B Nazanin" w:hint="cs"/>
                <w:sz w:val="24"/>
                <w:szCs w:val="28"/>
                <w:rtl/>
              </w:rPr>
            </w:rPrChange>
          </w:rPr>
          <w:delText>روده</w:delText>
        </w:r>
        <w:r w:rsidRPr="00AA3FB8" w:rsidDel="00C93E56">
          <w:rPr>
            <w:rFonts w:ascii="Times New Roman" w:hAnsi="Times New Roman" w:cs="B Nazanin"/>
            <w:sz w:val="24"/>
            <w:szCs w:val="28"/>
            <w:highlight w:val="yellow"/>
            <w:u w:val="single"/>
            <w:rtl/>
            <w:rPrChange w:id="458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588" w:author="Lenovo" w:date="2026-09-24T08:55:00Z">
              <w:rPr>
                <w:rFonts w:ascii="Times New Roman" w:hAnsi="Times New Roman" w:cs="B Nazanin"/>
                <w:sz w:val="24"/>
                <w:szCs w:val="28"/>
              </w:rPr>
            </w:rPrChange>
          </w:rPr>
          <w:delText>GALT</w:delText>
        </w:r>
        <w:r w:rsidRPr="00AA3FB8" w:rsidDel="00C93E56">
          <w:rPr>
            <w:rFonts w:ascii="Times New Roman" w:hAnsi="Times New Roman" w:cs="B Nazanin"/>
            <w:sz w:val="24"/>
            <w:szCs w:val="28"/>
            <w:highlight w:val="yellow"/>
            <w:u w:val="single"/>
            <w:rtl/>
            <w:rPrChange w:id="458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90" w:author="Lenovo" w:date="2026-09-24T08:55:00Z">
              <w:rPr>
                <w:rFonts w:ascii="Times New Roman" w:hAnsi="Times New Roman" w:cs="B Nazanin" w:hint="cs"/>
                <w:sz w:val="24"/>
                <w:szCs w:val="28"/>
                <w:rtl/>
              </w:rPr>
            </w:rPrChange>
          </w:rPr>
          <w:delText>برهم‌کنش</w:delText>
        </w:r>
        <w:r w:rsidRPr="00AA3FB8" w:rsidDel="00C93E56">
          <w:rPr>
            <w:rFonts w:ascii="Times New Roman" w:hAnsi="Times New Roman" w:cs="B Nazanin"/>
            <w:sz w:val="24"/>
            <w:szCs w:val="28"/>
            <w:highlight w:val="yellow"/>
            <w:u w:val="single"/>
            <w:rtl/>
            <w:rPrChange w:id="459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92" w:author="Lenovo" w:date="2026-09-24T08:55:00Z">
              <w:rPr>
                <w:rFonts w:ascii="Times New Roman" w:hAnsi="Times New Roman" w:cs="B Nazanin" w:hint="cs"/>
                <w:sz w:val="24"/>
                <w:szCs w:val="28"/>
                <w:rtl/>
              </w:rPr>
            </w:rPrChange>
          </w:rPr>
          <w:delText>برقرار</w:delText>
        </w:r>
        <w:r w:rsidRPr="00AA3FB8" w:rsidDel="00C93E56">
          <w:rPr>
            <w:rFonts w:ascii="Times New Roman" w:hAnsi="Times New Roman" w:cs="B Nazanin"/>
            <w:sz w:val="24"/>
            <w:szCs w:val="28"/>
            <w:highlight w:val="yellow"/>
            <w:u w:val="single"/>
            <w:rtl/>
            <w:rPrChange w:id="459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94" w:author="Lenovo" w:date="2026-09-24T08:55:00Z">
              <w:rPr>
                <w:rFonts w:ascii="Times New Roman" w:hAnsi="Times New Roman" w:cs="B Nazanin" w:hint="cs"/>
                <w:sz w:val="24"/>
                <w:szCs w:val="28"/>
                <w:rtl/>
              </w:rPr>
            </w:rPrChange>
          </w:rPr>
          <w:delText>کند</w:delText>
        </w:r>
        <w:r w:rsidRPr="00AA3FB8" w:rsidDel="00C93E56">
          <w:rPr>
            <w:rFonts w:ascii="Times New Roman" w:hAnsi="Times New Roman" w:cs="B Nazanin"/>
            <w:sz w:val="24"/>
            <w:szCs w:val="28"/>
            <w:highlight w:val="yellow"/>
            <w:u w:val="single"/>
            <w:rtl/>
            <w:rPrChange w:id="4595" w:author="Lenovo" w:date="2026-09-24T08:55:00Z">
              <w:rPr>
                <w:rFonts w:ascii="Times New Roman" w:hAnsi="Times New Roman" w:cs="B Nazanin"/>
                <w:sz w:val="24"/>
                <w:szCs w:val="28"/>
                <w:rtl/>
              </w:rPr>
            </w:rPrChange>
          </w:rPr>
          <w:delText>.</w:delText>
        </w:r>
        <w:r w:rsidRPr="00AA3FB8" w:rsidDel="00C93E56">
          <w:rPr>
            <w:rFonts w:ascii="Times New Roman" w:hAnsi="Times New Roman" w:cs="B Nazanin" w:hint="cs"/>
            <w:sz w:val="24"/>
            <w:szCs w:val="28"/>
            <w:highlight w:val="yellow"/>
            <w:u w:val="single"/>
            <w:rtl/>
            <w:rPrChange w:id="4596" w:author="Lenovo" w:date="2026-09-24T08:55:00Z">
              <w:rPr>
                <w:rFonts w:ascii="Times New Roman" w:hAnsi="Times New Roman" w:cs="B Nazanin" w:hint="cs"/>
                <w:sz w:val="24"/>
                <w:szCs w:val="28"/>
                <w:rtl/>
              </w:rPr>
            </w:rPrChange>
          </w:rPr>
          <w:delText xml:space="preserve"> غالب</w:delText>
        </w:r>
        <w:r w:rsidRPr="00AA3FB8" w:rsidDel="00C93E56">
          <w:rPr>
            <w:rFonts w:ascii="Times New Roman" w:hAnsi="Times New Roman" w:cs="B Nazanin"/>
            <w:sz w:val="24"/>
            <w:szCs w:val="28"/>
            <w:highlight w:val="yellow"/>
            <w:u w:val="single"/>
            <w:rtl/>
            <w:rPrChange w:id="459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598" w:author="Lenovo" w:date="2026-09-24T08:55:00Z">
              <w:rPr>
                <w:rFonts w:ascii="Times New Roman" w:hAnsi="Times New Roman" w:cs="B Nazanin" w:hint="cs"/>
                <w:sz w:val="24"/>
                <w:szCs w:val="28"/>
                <w:rtl/>
              </w:rPr>
            </w:rPrChange>
          </w:rPr>
          <w:delText>بودن</w:delText>
        </w:r>
        <w:r w:rsidRPr="00AA3FB8" w:rsidDel="00C93E56">
          <w:rPr>
            <w:rFonts w:ascii="Times New Roman" w:hAnsi="Times New Roman" w:cs="B Nazanin"/>
            <w:sz w:val="24"/>
            <w:szCs w:val="28"/>
            <w:highlight w:val="yellow"/>
            <w:u w:val="single"/>
            <w:rtl/>
            <w:rPrChange w:id="459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00" w:author="Lenovo" w:date="2026-09-24T08:55:00Z">
              <w:rPr>
                <w:rFonts w:ascii="Times New Roman" w:hAnsi="Times New Roman" w:cs="B Nazanin" w:hint="cs"/>
                <w:sz w:val="24"/>
                <w:szCs w:val="28"/>
                <w:rtl/>
              </w:rPr>
            </w:rPrChange>
          </w:rPr>
          <w:delText>پاسخ</w:delText>
        </w:r>
        <w:r w:rsidRPr="00AA3FB8" w:rsidDel="00C93E56">
          <w:rPr>
            <w:rFonts w:ascii="Times New Roman" w:hAnsi="Times New Roman" w:cs="B Nazanin"/>
            <w:sz w:val="24"/>
            <w:szCs w:val="28"/>
            <w:highlight w:val="yellow"/>
            <w:u w:val="single"/>
            <w:rtl/>
            <w:rPrChange w:id="460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602" w:author="Lenovo" w:date="2026-09-24T08:55:00Z">
              <w:rPr>
                <w:rFonts w:ascii="Times New Roman" w:hAnsi="Times New Roman" w:cs="B Nazanin"/>
                <w:sz w:val="24"/>
                <w:szCs w:val="28"/>
              </w:rPr>
            </w:rPrChange>
          </w:rPr>
          <w:delText>IgA</w:delText>
        </w:r>
        <w:r w:rsidRPr="00AA3FB8" w:rsidDel="00C93E56">
          <w:rPr>
            <w:rFonts w:ascii="Times New Roman" w:hAnsi="Times New Roman" w:cs="B Nazanin"/>
            <w:sz w:val="24"/>
            <w:szCs w:val="28"/>
            <w:highlight w:val="yellow"/>
            <w:u w:val="single"/>
            <w:rtl/>
            <w:rPrChange w:id="460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04"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60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06" w:author="Lenovo" w:date="2026-09-24T08:55:00Z">
              <w:rPr>
                <w:rFonts w:ascii="Times New Roman" w:hAnsi="Times New Roman" w:cs="B Nazanin" w:hint="cs"/>
                <w:sz w:val="24"/>
                <w:szCs w:val="28"/>
                <w:rtl/>
              </w:rPr>
            </w:rPrChange>
          </w:rPr>
          <w:delText>ترشحات</w:delText>
        </w:r>
        <w:r w:rsidRPr="00AA3FB8" w:rsidDel="00C93E56">
          <w:rPr>
            <w:rFonts w:ascii="Times New Roman" w:hAnsi="Times New Roman" w:cs="B Nazanin"/>
            <w:sz w:val="24"/>
            <w:szCs w:val="28"/>
            <w:highlight w:val="yellow"/>
            <w:u w:val="single"/>
            <w:rtl/>
            <w:rPrChange w:id="460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08" w:author="Lenovo" w:date="2026-09-24T08:55:00Z">
              <w:rPr>
                <w:rFonts w:ascii="Times New Roman" w:hAnsi="Times New Roman" w:cs="B Nazanin" w:hint="cs"/>
                <w:sz w:val="24"/>
                <w:szCs w:val="28"/>
                <w:rtl/>
              </w:rPr>
            </w:rPrChange>
          </w:rPr>
          <w:delText>روده‌ای</w:delText>
        </w:r>
        <w:r w:rsidRPr="00AA3FB8" w:rsidDel="00C93E56">
          <w:rPr>
            <w:rFonts w:ascii="Times New Roman" w:hAnsi="Times New Roman" w:cs="B Nazanin"/>
            <w:sz w:val="24"/>
            <w:szCs w:val="28"/>
            <w:highlight w:val="yellow"/>
            <w:u w:val="single"/>
            <w:rtl/>
            <w:rPrChange w:id="4609" w:author="Lenovo" w:date="2026-09-24T08:55:00Z">
              <w:rPr>
                <w:rFonts w:ascii="Times New Roman" w:hAnsi="Times New Roman" w:cs="B Nazanin"/>
                <w:sz w:val="24"/>
                <w:szCs w:val="28"/>
                <w:rtl/>
              </w:rPr>
            </w:rPrChange>
          </w:rPr>
          <w:delText xml:space="preserve"> </w:delText>
        </w:r>
      </w:del>
      <w:ins w:id="4610" w:author="SALMANIAN MOHAMMADHASSAN" w:date="2026-09-11T16:51:00Z">
        <w:del w:id="4611" w:author="Lenovo" w:date="2026-09-24T08:28:00Z">
          <w:r w:rsidR="00F61ADA" w:rsidRPr="00AA3FB8" w:rsidDel="00C93E56">
            <w:rPr>
              <w:rFonts w:ascii="Times New Roman" w:hAnsi="Times New Roman" w:cs="B Nazanin" w:hint="cs"/>
              <w:sz w:val="24"/>
              <w:szCs w:val="28"/>
              <w:highlight w:val="yellow"/>
              <w:u w:val="single"/>
              <w:rtl/>
              <w:rPrChange w:id="4612" w:author="Lenovo" w:date="2026-09-24T08:55:00Z">
                <w:rPr>
                  <w:rFonts w:ascii="Times New Roman" w:hAnsi="Times New Roman" w:cs="B Nazanin" w:hint="cs"/>
                  <w:sz w:val="24"/>
                  <w:szCs w:val="28"/>
                  <w:rtl/>
                </w:rPr>
              </w:rPrChange>
            </w:rPr>
            <w:delText xml:space="preserve">( می توانید به </w:delText>
          </w:r>
          <w:r w:rsidR="00F61ADA" w:rsidRPr="00AA3FB8" w:rsidDel="00C93E56">
            <w:rPr>
              <w:rFonts w:ascii="Times New Roman" w:hAnsi="Times New Roman" w:cs="B Nazanin"/>
              <w:sz w:val="24"/>
              <w:szCs w:val="28"/>
              <w:highlight w:val="yellow"/>
              <w:u w:val="single"/>
              <w:rPrChange w:id="4613" w:author="Lenovo" w:date="2026-09-24T08:55:00Z">
                <w:rPr>
                  <w:rFonts w:ascii="Times New Roman" w:hAnsi="Times New Roman" w:cs="B Nazanin"/>
                  <w:sz w:val="24"/>
                  <w:szCs w:val="28"/>
                </w:rPr>
              </w:rPrChange>
            </w:rPr>
            <w:delText>OD</w:delText>
          </w:r>
          <w:r w:rsidR="00F61ADA" w:rsidRPr="00AA3FB8" w:rsidDel="00C93E56">
            <w:rPr>
              <w:rFonts w:ascii="Times New Roman" w:hAnsi="Times New Roman" w:cs="B Nazanin" w:hint="cs"/>
              <w:sz w:val="24"/>
              <w:szCs w:val="28"/>
              <w:highlight w:val="yellow"/>
              <w:u w:val="single"/>
              <w:rtl/>
              <w:rPrChange w:id="4614" w:author="Lenovo" w:date="2026-09-24T08:55:00Z">
                <w:rPr>
                  <w:rFonts w:ascii="Times New Roman" w:hAnsi="Times New Roman" w:cs="B Nazanin" w:hint="cs"/>
                  <w:sz w:val="24"/>
                  <w:szCs w:val="28"/>
                  <w:rtl/>
                </w:rPr>
              </w:rPrChange>
            </w:rPr>
            <w:delText xml:space="preserve"> یا مقدار اشاره کنید</w:delText>
          </w:r>
        </w:del>
      </w:ins>
      <w:ins w:id="4615" w:author="SALMANIAN MOHAMMADHASSAN" w:date="2026-09-11T16:52:00Z">
        <w:del w:id="4616" w:author="Lenovo" w:date="2026-09-24T08:28:00Z">
          <w:r w:rsidR="00F61ADA" w:rsidRPr="00AA3FB8" w:rsidDel="00C93E56">
            <w:rPr>
              <w:rFonts w:ascii="Times New Roman" w:hAnsi="Times New Roman" w:cs="B Nazanin" w:hint="cs"/>
              <w:sz w:val="24"/>
              <w:szCs w:val="28"/>
              <w:highlight w:val="yellow"/>
              <w:u w:val="single"/>
              <w:rtl/>
              <w:rPrChange w:id="4617" w:author="Lenovo" w:date="2026-09-24T08:55:00Z">
                <w:rPr>
                  <w:rFonts w:ascii="Times New Roman" w:hAnsi="Times New Roman" w:cs="B Nazanin" w:hint="cs"/>
                  <w:sz w:val="24"/>
                  <w:szCs w:val="28"/>
                  <w:rtl/>
                </w:rPr>
              </w:rPrChange>
            </w:rPr>
            <w:delText xml:space="preserve">) </w:delText>
          </w:r>
        </w:del>
      </w:ins>
      <w:del w:id="4618" w:author="Lenovo" w:date="2026-09-24T08:28:00Z">
        <w:r w:rsidRPr="00AA3FB8" w:rsidDel="00C93E56">
          <w:rPr>
            <w:rFonts w:ascii="Times New Roman" w:hAnsi="Times New Roman" w:cs="B Nazanin" w:hint="cs"/>
            <w:sz w:val="24"/>
            <w:szCs w:val="28"/>
            <w:highlight w:val="yellow"/>
            <w:u w:val="single"/>
            <w:rtl/>
            <w:rPrChange w:id="4619" w:author="Lenovo" w:date="2026-09-24T08:55:00Z">
              <w:rPr>
                <w:rFonts w:ascii="Times New Roman" w:hAnsi="Times New Roman" w:cs="B Nazanin" w:hint="cs"/>
                <w:sz w:val="24"/>
                <w:szCs w:val="28"/>
                <w:rtl/>
              </w:rPr>
            </w:rPrChange>
          </w:rPr>
          <w:delText>نسبت</w:delText>
        </w:r>
        <w:r w:rsidRPr="00AA3FB8" w:rsidDel="00C93E56">
          <w:rPr>
            <w:rFonts w:ascii="Times New Roman" w:hAnsi="Times New Roman" w:cs="B Nazanin"/>
            <w:sz w:val="24"/>
            <w:szCs w:val="28"/>
            <w:highlight w:val="yellow"/>
            <w:u w:val="single"/>
            <w:rtl/>
            <w:rPrChange w:id="462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21"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62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623" w:author="Lenovo" w:date="2026-09-24T08:55:00Z">
              <w:rPr>
                <w:rFonts w:ascii="Times New Roman" w:hAnsi="Times New Roman" w:cs="B Nazanin"/>
                <w:sz w:val="24"/>
                <w:szCs w:val="28"/>
              </w:rPr>
            </w:rPrChange>
          </w:rPr>
          <w:delText>IgG</w:delText>
        </w:r>
        <w:r w:rsidRPr="00AA3FB8" w:rsidDel="00C93E56">
          <w:rPr>
            <w:rFonts w:ascii="Times New Roman" w:hAnsi="Times New Roman" w:cs="B Nazanin"/>
            <w:sz w:val="24"/>
            <w:szCs w:val="28"/>
            <w:highlight w:val="yellow"/>
            <w:u w:val="single"/>
            <w:rtl/>
            <w:rPrChange w:id="462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25" w:author="Lenovo" w:date="2026-09-24T08:55:00Z">
              <w:rPr>
                <w:rFonts w:ascii="Times New Roman" w:hAnsi="Times New Roman" w:cs="B Nazanin" w:hint="cs"/>
                <w:sz w:val="24"/>
                <w:szCs w:val="28"/>
                <w:rtl/>
              </w:rPr>
            </w:rPrChange>
          </w:rPr>
          <w:delText>سرمی</w:delText>
        </w:r>
        <w:r w:rsidRPr="00AA3FB8" w:rsidDel="00C93E56">
          <w:rPr>
            <w:rFonts w:ascii="Times New Roman" w:hAnsi="Times New Roman" w:cs="B Nazanin"/>
            <w:sz w:val="24"/>
            <w:szCs w:val="28"/>
            <w:highlight w:val="yellow"/>
            <w:u w:val="single"/>
            <w:rtl/>
            <w:rPrChange w:id="462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27"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462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29" w:author="Lenovo" w:date="2026-09-24T08:55:00Z">
              <w:rPr>
                <w:rFonts w:ascii="Times New Roman" w:hAnsi="Times New Roman" w:cs="B Nazanin" w:hint="cs"/>
                <w:sz w:val="24"/>
                <w:szCs w:val="28"/>
                <w:rtl/>
              </w:rPr>
            </w:rPrChange>
          </w:rPr>
          <w:delText>ماهیت</w:delText>
        </w:r>
        <w:r w:rsidRPr="00AA3FB8" w:rsidDel="00C93E56">
          <w:rPr>
            <w:rFonts w:ascii="Times New Roman" w:hAnsi="Times New Roman" w:cs="B Nazanin"/>
            <w:sz w:val="24"/>
            <w:szCs w:val="28"/>
            <w:highlight w:val="yellow"/>
            <w:u w:val="single"/>
            <w:rtl/>
            <w:rPrChange w:id="463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31" w:author="Lenovo" w:date="2026-09-24T08:55:00Z">
              <w:rPr>
                <w:rFonts w:ascii="Times New Roman" w:hAnsi="Times New Roman" w:cs="B Nazanin" w:hint="cs"/>
                <w:sz w:val="24"/>
                <w:szCs w:val="28"/>
                <w:rtl/>
              </w:rPr>
            </w:rPrChange>
          </w:rPr>
          <w:delText>ایمن‌سازی</w:delText>
        </w:r>
        <w:r w:rsidRPr="00AA3FB8" w:rsidDel="00C93E56">
          <w:rPr>
            <w:rFonts w:ascii="Times New Roman" w:hAnsi="Times New Roman" w:cs="B Nazanin"/>
            <w:sz w:val="24"/>
            <w:szCs w:val="28"/>
            <w:highlight w:val="yellow"/>
            <w:u w:val="single"/>
            <w:rtl/>
            <w:rPrChange w:id="463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33"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63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35" w:author="Lenovo" w:date="2026-09-24T08:55:00Z">
              <w:rPr>
                <w:rFonts w:ascii="Times New Roman" w:hAnsi="Times New Roman" w:cs="B Nazanin" w:hint="cs"/>
                <w:sz w:val="24"/>
                <w:szCs w:val="28"/>
                <w:rtl/>
              </w:rPr>
            </w:rPrChange>
          </w:rPr>
          <w:delText>همخوانی</w:delText>
        </w:r>
        <w:r w:rsidRPr="00AA3FB8" w:rsidDel="00C93E56">
          <w:rPr>
            <w:rFonts w:ascii="Times New Roman" w:hAnsi="Times New Roman" w:cs="B Nazanin"/>
            <w:sz w:val="24"/>
            <w:szCs w:val="28"/>
            <w:highlight w:val="yellow"/>
            <w:u w:val="single"/>
            <w:rtl/>
            <w:rPrChange w:id="463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37" w:author="Lenovo" w:date="2026-09-24T08:55:00Z">
              <w:rPr>
                <w:rFonts w:ascii="Times New Roman" w:hAnsi="Times New Roman" w:cs="B Nazanin" w:hint="cs"/>
                <w:sz w:val="24"/>
                <w:szCs w:val="28"/>
                <w:rtl/>
              </w:rPr>
            </w:rPrChange>
          </w:rPr>
          <w:delText>دارد،</w:delText>
        </w:r>
        <w:r w:rsidRPr="00AA3FB8" w:rsidDel="00C93E56">
          <w:rPr>
            <w:rFonts w:ascii="Times New Roman" w:hAnsi="Times New Roman" w:cs="B Nazanin"/>
            <w:sz w:val="24"/>
            <w:szCs w:val="28"/>
            <w:highlight w:val="yellow"/>
            <w:u w:val="single"/>
            <w:rtl/>
            <w:rPrChange w:id="4638" w:author="Lenovo" w:date="2026-09-24T08:55:00Z">
              <w:rPr>
                <w:rFonts w:ascii="Times New Roman" w:hAnsi="Times New Roman" w:cs="B Nazanin"/>
                <w:sz w:val="24"/>
                <w:szCs w:val="28"/>
                <w:rtl/>
              </w:rPr>
            </w:rPrChange>
          </w:rPr>
          <w:delText xml:space="preserve"> </w:delText>
        </w:r>
      </w:del>
      <w:ins w:id="4639" w:author="SALMANIAN MOHAMMADHASSAN" w:date="2026-09-11T16:52:00Z">
        <w:del w:id="4640" w:author="Lenovo" w:date="2026-09-24T08:28:00Z">
          <w:r w:rsidR="00713BDC" w:rsidRPr="00AA3FB8" w:rsidDel="00C93E56">
            <w:rPr>
              <w:rFonts w:ascii="Times New Roman" w:hAnsi="Times New Roman" w:cs="B Nazanin" w:hint="cs"/>
              <w:sz w:val="24"/>
              <w:szCs w:val="28"/>
              <w:highlight w:val="yellow"/>
              <w:u w:val="single"/>
              <w:rtl/>
              <w:rPrChange w:id="4641" w:author="Lenovo" w:date="2026-09-24T08:55:00Z">
                <w:rPr>
                  <w:rFonts w:ascii="Times New Roman" w:hAnsi="Times New Roman" w:cs="B Nazanin" w:hint="cs"/>
                  <w:sz w:val="24"/>
                  <w:szCs w:val="28"/>
                  <w:rtl/>
                </w:rPr>
              </w:rPrChange>
            </w:rPr>
            <w:delText xml:space="preserve">. </w:delText>
          </w:r>
          <w:r w:rsidR="00713BDC" w:rsidRPr="00AA3FB8" w:rsidDel="00C93E56">
            <w:rPr>
              <w:rFonts w:ascii="Times New Roman" w:hAnsi="Times New Roman" w:cs="B Nazanin"/>
              <w:sz w:val="24"/>
              <w:szCs w:val="28"/>
              <w:highlight w:val="yellow"/>
              <w:u w:val="single"/>
              <w:rtl/>
              <w:rPrChange w:id="4642" w:author="Lenovo" w:date="2026-09-24T08:55:00Z">
                <w:rPr>
                  <w:rFonts w:ascii="Times New Roman" w:hAnsi="Times New Roman" w:cs="B Nazanin"/>
                  <w:sz w:val="24"/>
                  <w:szCs w:val="28"/>
                  <w:rtl/>
                </w:rPr>
              </w:rPrChange>
            </w:rPr>
            <w:delText xml:space="preserve"> </w:delText>
          </w:r>
        </w:del>
      </w:ins>
      <w:del w:id="4643" w:author="Lenovo" w:date="2026-09-24T08:28:00Z">
        <w:r w:rsidRPr="00AA3FB8" w:rsidDel="00C93E56">
          <w:rPr>
            <w:rFonts w:ascii="Times New Roman" w:hAnsi="Times New Roman" w:cs="B Nazanin" w:hint="cs"/>
            <w:sz w:val="24"/>
            <w:szCs w:val="28"/>
            <w:highlight w:val="yellow"/>
            <w:u w:val="single"/>
            <w:rtl/>
            <w:rPrChange w:id="4644" w:author="Lenovo" w:date="2026-09-24T08:55:00Z">
              <w:rPr>
                <w:rFonts w:ascii="Times New Roman" w:hAnsi="Times New Roman" w:cs="B Nazanin" w:hint="cs"/>
                <w:sz w:val="24"/>
                <w:szCs w:val="28"/>
                <w:rtl/>
              </w:rPr>
            </w:rPrChange>
          </w:rPr>
          <w:delText>زیرا</w:delText>
        </w:r>
        <w:r w:rsidRPr="00AA3FB8" w:rsidDel="00C93E56">
          <w:rPr>
            <w:rFonts w:ascii="Times New Roman" w:hAnsi="Times New Roman" w:cs="B Nazanin"/>
            <w:sz w:val="24"/>
            <w:szCs w:val="28"/>
            <w:highlight w:val="yellow"/>
            <w:u w:val="single"/>
            <w:rtl/>
            <w:rPrChange w:id="4645" w:author="Lenovo" w:date="2026-09-24T08:55:00Z">
              <w:rPr>
                <w:rFonts w:ascii="Times New Roman" w:hAnsi="Times New Roman" w:cs="B Nazanin"/>
                <w:sz w:val="24"/>
                <w:szCs w:val="28"/>
                <w:rtl/>
              </w:rPr>
            </w:rPrChange>
          </w:rPr>
          <w:delText xml:space="preserve"> </w:delText>
        </w:r>
      </w:del>
      <w:ins w:id="4646" w:author="SALMANIAN MOHAMMADHASSAN" w:date="2026-09-11T16:52:00Z">
        <w:del w:id="4647" w:author="Lenovo" w:date="2026-09-24T08:28:00Z">
          <w:r w:rsidR="00713BDC" w:rsidRPr="00AA3FB8" w:rsidDel="00C93E56">
            <w:rPr>
              <w:rFonts w:ascii="Times New Roman" w:hAnsi="Times New Roman" w:cs="B Nazanin" w:hint="cs"/>
              <w:sz w:val="24"/>
              <w:szCs w:val="28"/>
              <w:highlight w:val="yellow"/>
              <w:u w:val="single"/>
              <w:rtl/>
              <w:rPrChange w:id="4648" w:author="Lenovo" w:date="2026-09-24T08:55:00Z">
                <w:rPr>
                  <w:rFonts w:ascii="Times New Roman" w:hAnsi="Times New Roman" w:cs="B Nazanin" w:hint="cs"/>
                  <w:sz w:val="24"/>
                  <w:szCs w:val="28"/>
                  <w:rtl/>
                </w:rPr>
              </w:rPrChange>
            </w:rPr>
            <w:delText>به نظر می رسد که</w:delText>
          </w:r>
          <w:r w:rsidR="00713BDC" w:rsidRPr="00AA3FB8" w:rsidDel="00C93E56">
            <w:rPr>
              <w:rFonts w:ascii="Times New Roman" w:hAnsi="Times New Roman" w:cs="B Nazanin"/>
              <w:sz w:val="24"/>
              <w:szCs w:val="28"/>
              <w:highlight w:val="yellow"/>
              <w:u w:val="single"/>
              <w:rtl/>
              <w:rPrChange w:id="4649" w:author="Lenovo" w:date="2026-09-24T08:55:00Z">
                <w:rPr>
                  <w:rFonts w:ascii="Times New Roman" w:hAnsi="Times New Roman" w:cs="B Nazanin"/>
                  <w:sz w:val="24"/>
                  <w:szCs w:val="28"/>
                  <w:rtl/>
                </w:rPr>
              </w:rPrChange>
            </w:rPr>
            <w:delText xml:space="preserve"> </w:delText>
          </w:r>
        </w:del>
      </w:ins>
      <w:del w:id="4650" w:author="Lenovo" w:date="2026-09-24T08:28:00Z">
        <w:r w:rsidRPr="00AA3FB8" w:rsidDel="00C93E56">
          <w:rPr>
            <w:rFonts w:ascii="Times New Roman" w:hAnsi="Times New Roman" w:cs="B Nazanin" w:hint="cs"/>
            <w:sz w:val="24"/>
            <w:szCs w:val="28"/>
            <w:highlight w:val="yellow"/>
            <w:u w:val="single"/>
            <w:rtl/>
            <w:rPrChange w:id="4651"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65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53" w:author="Lenovo" w:date="2026-09-24T08:55:00Z">
              <w:rPr>
                <w:rFonts w:ascii="Times New Roman" w:hAnsi="Times New Roman" w:cs="B Nazanin" w:hint="cs"/>
                <w:sz w:val="24"/>
                <w:szCs w:val="28"/>
                <w:rtl/>
              </w:rPr>
            </w:rPrChange>
          </w:rPr>
          <w:delText>این</w:delText>
        </w:r>
        <w:r w:rsidRPr="00AA3FB8" w:rsidDel="00C93E56">
          <w:rPr>
            <w:rFonts w:ascii="Times New Roman" w:hAnsi="Times New Roman" w:cs="B Nazanin"/>
            <w:sz w:val="24"/>
            <w:szCs w:val="28"/>
            <w:highlight w:val="yellow"/>
            <w:u w:val="single"/>
            <w:rtl/>
            <w:rPrChange w:id="465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55" w:author="Lenovo" w:date="2026-09-24T08:55:00Z">
              <w:rPr>
                <w:rFonts w:ascii="Times New Roman" w:hAnsi="Times New Roman" w:cs="B Nazanin" w:hint="cs"/>
                <w:sz w:val="24"/>
                <w:szCs w:val="28"/>
                <w:rtl/>
              </w:rPr>
            </w:rPrChange>
          </w:rPr>
          <w:delText>مسیر،</w:delText>
        </w:r>
        <w:r w:rsidRPr="00AA3FB8" w:rsidDel="00C93E56">
          <w:rPr>
            <w:rFonts w:ascii="Times New Roman" w:hAnsi="Times New Roman" w:cs="B Nazanin"/>
            <w:sz w:val="24"/>
            <w:szCs w:val="28"/>
            <w:highlight w:val="yellow"/>
            <w:u w:val="single"/>
            <w:rtl/>
            <w:rPrChange w:id="465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57" w:author="Lenovo" w:date="2026-09-24T08:55:00Z">
              <w:rPr>
                <w:rFonts w:ascii="Times New Roman" w:hAnsi="Times New Roman" w:cs="B Nazanin" w:hint="cs"/>
                <w:sz w:val="24"/>
                <w:szCs w:val="28"/>
                <w:rtl/>
              </w:rPr>
            </w:rPrChange>
          </w:rPr>
          <w:delText>القای</w:delText>
        </w:r>
        <w:r w:rsidRPr="00AA3FB8" w:rsidDel="00C93E56">
          <w:rPr>
            <w:rFonts w:ascii="Times New Roman" w:hAnsi="Times New Roman" w:cs="B Nazanin"/>
            <w:sz w:val="24"/>
            <w:szCs w:val="28"/>
            <w:highlight w:val="yellow"/>
            <w:u w:val="single"/>
            <w:rtl/>
            <w:rPrChange w:id="465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59" w:author="Lenovo" w:date="2026-09-24T08:55:00Z">
              <w:rPr>
                <w:rFonts w:ascii="Times New Roman" w:hAnsi="Times New Roman" w:cs="B Nazanin" w:hint="cs"/>
                <w:sz w:val="24"/>
                <w:szCs w:val="28"/>
                <w:rtl/>
              </w:rPr>
            </w:rPrChange>
          </w:rPr>
          <w:delText>ایمنی</w:delText>
        </w:r>
        <w:r w:rsidRPr="00AA3FB8" w:rsidDel="00C93E56">
          <w:rPr>
            <w:rFonts w:ascii="Times New Roman" w:hAnsi="Times New Roman" w:cs="B Nazanin"/>
            <w:sz w:val="24"/>
            <w:szCs w:val="28"/>
            <w:highlight w:val="yellow"/>
            <w:u w:val="single"/>
            <w:rtl/>
            <w:rPrChange w:id="466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61" w:author="Lenovo" w:date="2026-09-24T08:55:00Z">
              <w:rPr>
                <w:rFonts w:ascii="Times New Roman" w:hAnsi="Times New Roman" w:cs="B Nazanin" w:hint="cs"/>
                <w:sz w:val="24"/>
                <w:szCs w:val="28"/>
                <w:rtl/>
              </w:rPr>
            </w:rPrChange>
          </w:rPr>
          <w:delText>مخاطی</w:delText>
        </w:r>
        <w:r w:rsidRPr="00AA3FB8" w:rsidDel="00C93E56">
          <w:rPr>
            <w:rFonts w:ascii="Times New Roman" w:hAnsi="Times New Roman" w:cs="B Nazanin"/>
            <w:sz w:val="24"/>
            <w:szCs w:val="28"/>
            <w:highlight w:val="yellow"/>
            <w:u w:val="single"/>
            <w:rtl/>
            <w:rPrChange w:id="466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63"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66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65" w:author="Lenovo" w:date="2026-09-24T08:55:00Z">
              <w:rPr>
                <w:rFonts w:ascii="Times New Roman" w:hAnsi="Times New Roman" w:cs="B Nazanin" w:hint="cs"/>
                <w:sz w:val="24"/>
                <w:szCs w:val="28"/>
                <w:rtl/>
              </w:rPr>
            </w:rPrChange>
          </w:rPr>
          <w:delText>تولید</w:delText>
        </w:r>
        <w:r w:rsidRPr="00AA3FB8" w:rsidDel="00C93E56">
          <w:rPr>
            <w:rFonts w:ascii="Times New Roman" w:hAnsi="Times New Roman" w:cs="B Nazanin"/>
            <w:sz w:val="24"/>
            <w:szCs w:val="28"/>
            <w:highlight w:val="yellow"/>
            <w:u w:val="single"/>
            <w:rtl/>
            <w:rPrChange w:id="466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667" w:author="Lenovo" w:date="2026-09-24T08:55:00Z">
              <w:rPr>
                <w:rFonts w:ascii="Times New Roman" w:hAnsi="Times New Roman" w:cs="B Nazanin"/>
                <w:sz w:val="24"/>
                <w:szCs w:val="28"/>
              </w:rPr>
            </w:rPrChange>
          </w:rPr>
          <w:delText>IgA</w:delText>
        </w:r>
        <w:r w:rsidRPr="00AA3FB8" w:rsidDel="00C93E56">
          <w:rPr>
            <w:rFonts w:ascii="Times New Roman" w:hAnsi="Times New Roman" w:cs="B Nazanin"/>
            <w:sz w:val="24"/>
            <w:szCs w:val="28"/>
            <w:highlight w:val="yellow"/>
            <w:u w:val="single"/>
            <w:rtl/>
            <w:rPrChange w:id="466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69" w:author="Lenovo" w:date="2026-09-24T08:55:00Z">
              <w:rPr>
                <w:rFonts w:ascii="Times New Roman" w:hAnsi="Times New Roman" w:cs="B Nazanin" w:hint="cs"/>
                <w:sz w:val="24"/>
                <w:szCs w:val="28"/>
                <w:rtl/>
              </w:rPr>
            </w:rPrChange>
          </w:rPr>
          <w:delText>ترشحی</w:delText>
        </w:r>
        <w:r w:rsidRPr="00AA3FB8" w:rsidDel="00C93E56">
          <w:rPr>
            <w:rFonts w:ascii="Times New Roman" w:hAnsi="Times New Roman" w:cs="B Nazanin"/>
            <w:sz w:val="24"/>
            <w:szCs w:val="28"/>
            <w:highlight w:val="yellow"/>
            <w:u w:val="single"/>
            <w:rtl/>
            <w:rPrChange w:id="467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71" w:author="Lenovo" w:date="2026-09-24T08:55:00Z">
              <w:rPr>
                <w:rFonts w:ascii="Times New Roman" w:hAnsi="Times New Roman" w:cs="B Nazanin" w:hint="cs"/>
                <w:sz w:val="24"/>
                <w:szCs w:val="28"/>
                <w:rtl/>
              </w:rPr>
            </w:rPrChange>
          </w:rPr>
          <w:delText>به‌عنوان</w:delText>
        </w:r>
        <w:r w:rsidRPr="00AA3FB8" w:rsidDel="00C93E56">
          <w:rPr>
            <w:rFonts w:ascii="Times New Roman" w:hAnsi="Times New Roman" w:cs="B Nazanin"/>
            <w:sz w:val="24"/>
            <w:szCs w:val="28"/>
            <w:highlight w:val="yellow"/>
            <w:u w:val="single"/>
            <w:rtl/>
            <w:rPrChange w:id="467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73" w:author="Lenovo" w:date="2026-09-24T08:55:00Z">
              <w:rPr>
                <w:rFonts w:ascii="Times New Roman" w:hAnsi="Times New Roman" w:cs="B Nazanin" w:hint="cs"/>
                <w:sz w:val="24"/>
                <w:szCs w:val="28"/>
                <w:rtl/>
              </w:rPr>
            </w:rPrChange>
          </w:rPr>
          <w:delText>ایزوتیپ</w:delText>
        </w:r>
        <w:r w:rsidRPr="00AA3FB8" w:rsidDel="00C93E56">
          <w:rPr>
            <w:rFonts w:ascii="Times New Roman" w:hAnsi="Times New Roman" w:cs="B Nazanin"/>
            <w:sz w:val="24"/>
            <w:szCs w:val="28"/>
            <w:highlight w:val="yellow"/>
            <w:u w:val="single"/>
            <w:rtl/>
            <w:rPrChange w:id="467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75" w:author="Lenovo" w:date="2026-09-24T08:55:00Z">
              <w:rPr>
                <w:rFonts w:ascii="Times New Roman" w:hAnsi="Times New Roman" w:cs="B Nazanin" w:hint="cs"/>
                <w:sz w:val="24"/>
                <w:szCs w:val="28"/>
                <w:rtl/>
              </w:rPr>
            </w:rPrChange>
          </w:rPr>
          <w:delText>غالب،</w:delText>
        </w:r>
        <w:r w:rsidRPr="00AA3FB8" w:rsidDel="00C93E56">
          <w:rPr>
            <w:rFonts w:ascii="Times New Roman" w:hAnsi="Times New Roman" w:cs="B Nazanin"/>
            <w:sz w:val="24"/>
            <w:szCs w:val="28"/>
            <w:highlight w:val="yellow"/>
            <w:u w:val="single"/>
            <w:rtl/>
            <w:rPrChange w:id="467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77" w:author="Lenovo" w:date="2026-09-24T08:55:00Z">
              <w:rPr>
                <w:rFonts w:ascii="Times New Roman" w:hAnsi="Times New Roman" w:cs="B Nazanin" w:hint="cs"/>
                <w:sz w:val="24"/>
                <w:szCs w:val="28"/>
                <w:rtl/>
              </w:rPr>
            </w:rPrChange>
          </w:rPr>
          <w:delText>پدیده‌ای</w:delText>
        </w:r>
        <w:r w:rsidRPr="00AA3FB8" w:rsidDel="00C93E56">
          <w:rPr>
            <w:rFonts w:ascii="Times New Roman" w:hAnsi="Times New Roman" w:cs="B Nazanin"/>
            <w:sz w:val="24"/>
            <w:szCs w:val="28"/>
            <w:highlight w:val="yellow"/>
            <w:u w:val="single"/>
            <w:rtl/>
            <w:rPrChange w:id="467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79" w:author="Lenovo" w:date="2026-09-24T08:55:00Z">
              <w:rPr>
                <w:rFonts w:ascii="Times New Roman" w:hAnsi="Times New Roman" w:cs="B Nazanin" w:hint="cs"/>
                <w:sz w:val="24"/>
                <w:szCs w:val="28"/>
                <w:rtl/>
              </w:rPr>
            </w:rPrChange>
          </w:rPr>
          <w:delText>مورد</w:delText>
        </w:r>
        <w:r w:rsidRPr="00AA3FB8" w:rsidDel="00C93E56">
          <w:rPr>
            <w:rFonts w:ascii="Times New Roman" w:hAnsi="Times New Roman" w:cs="B Nazanin"/>
            <w:sz w:val="24"/>
            <w:szCs w:val="28"/>
            <w:highlight w:val="yellow"/>
            <w:u w:val="single"/>
            <w:rtl/>
            <w:rPrChange w:id="468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81" w:author="Lenovo" w:date="2026-09-24T08:55:00Z">
              <w:rPr>
                <w:rFonts w:ascii="Times New Roman" w:hAnsi="Times New Roman" w:cs="B Nazanin" w:hint="cs"/>
                <w:sz w:val="24"/>
                <w:szCs w:val="28"/>
                <w:rtl/>
              </w:rPr>
            </w:rPrChange>
          </w:rPr>
          <w:delText>انتظار</w:delText>
        </w:r>
        <w:r w:rsidRPr="00AA3FB8" w:rsidDel="00C93E56">
          <w:rPr>
            <w:rFonts w:ascii="Times New Roman" w:hAnsi="Times New Roman" w:cs="B Nazanin"/>
            <w:sz w:val="24"/>
            <w:szCs w:val="28"/>
            <w:highlight w:val="yellow"/>
            <w:u w:val="single"/>
            <w:rtl/>
            <w:rPrChange w:id="468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83" w:author="Lenovo" w:date="2026-09-24T08:55:00Z">
              <w:rPr>
                <w:rFonts w:ascii="Times New Roman" w:hAnsi="Times New Roman" w:cs="B Nazanin" w:hint="cs"/>
                <w:sz w:val="24"/>
                <w:szCs w:val="28"/>
                <w:rtl/>
              </w:rPr>
            </w:rPrChange>
          </w:rPr>
          <w:delText>محسوب</w:delText>
        </w:r>
        <w:r w:rsidRPr="00AA3FB8" w:rsidDel="00C93E56">
          <w:rPr>
            <w:rFonts w:ascii="Times New Roman" w:hAnsi="Times New Roman" w:cs="B Nazanin"/>
            <w:sz w:val="24"/>
            <w:szCs w:val="28"/>
            <w:highlight w:val="yellow"/>
            <w:u w:val="single"/>
            <w:rtl/>
            <w:rPrChange w:id="468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85" w:author="Lenovo" w:date="2026-09-24T08:55:00Z">
              <w:rPr>
                <w:rFonts w:ascii="Times New Roman" w:hAnsi="Times New Roman" w:cs="B Nazanin" w:hint="cs"/>
                <w:sz w:val="24"/>
                <w:szCs w:val="28"/>
                <w:rtl/>
              </w:rPr>
            </w:rPrChange>
          </w:rPr>
          <w:delText>می‌شود</w:delText>
        </w:r>
        <w:r w:rsidRPr="00AA3FB8" w:rsidDel="00C93E56">
          <w:rPr>
            <w:rFonts w:ascii="Times New Roman" w:hAnsi="Times New Roman" w:cs="B Nazanin"/>
            <w:sz w:val="24"/>
            <w:szCs w:val="28"/>
            <w:highlight w:val="yellow"/>
            <w:u w:val="single"/>
            <w:rtl/>
            <w:rPrChange w:id="468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87" w:author="Lenovo" w:date="2026-09-24T08:55:00Z">
              <w:rPr>
                <w:rFonts w:ascii="Times New Roman" w:hAnsi="Times New Roman" w:cs="B Nazanin" w:hint="cs"/>
                <w:sz w:val="24"/>
                <w:szCs w:val="28"/>
                <w:rtl/>
              </w:rPr>
            </w:rPrChange>
          </w:rPr>
          <w:delText>چنین</w:delText>
        </w:r>
        <w:r w:rsidRPr="00AA3FB8" w:rsidDel="00C93E56">
          <w:rPr>
            <w:rFonts w:ascii="Times New Roman" w:hAnsi="Times New Roman" w:cs="B Nazanin"/>
            <w:sz w:val="24"/>
            <w:szCs w:val="28"/>
            <w:highlight w:val="yellow"/>
            <w:u w:val="single"/>
            <w:rtl/>
            <w:rPrChange w:id="468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89" w:author="Lenovo" w:date="2026-09-24T08:55:00Z">
              <w:rPr>
                <w:rFonts w:ascii="Times New Roman" w:hAnsi="Times New Roman" w:cs="B Nazanin" w:hint="cs"/>
                <w:sz w:val="24"/>
                <w:szCs w:val="28"/>
                <w:rtl/>
              </w:rPr>
            </w:rPrChange>
          </w:rPr>
          <w:delText>الگویی</w:delText>
        </w:r>
        <w:r w:rsidRPr="00AA3FB8" w:rsidDel="00C93E56">
          <w:rPr>
            <w:rFonts w:ascii="Times New Roman" w:hAnsi="Times New Roman" w:cs="B Nazanin"/>
            <w:sz w:val="24"/>
            <w:szCs w:val="28"/>
            <w:highlight w:val="yellow"/>
            <w:u w:val="single"/>
            <w:rtl/>
            <w:rPrChange w:id="469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91" w:author="Lenovo" w:date="2026-09-24T08:55:00Z">
              <w:rPr>
                <w:rFonts w:ascii="Times New Roman" w:hAnsi="Times New Roman" w:cs="B Nazanin" w:hint="cs"/>
                <w:sz w:val="24"/>
                <w:szCs w:val="28"/>
                <w:rtl/>
              </w:rPr>
            </w:rPrChange>
          </w:rPr>
          <w:delText>پیش‌تر</w:delText>
        </w:r>
        <w:r w:rsidRPr="00AA3FB8" w:rsidDel="00C93E56">
          <w:rPr>
            <w:rFonts w:ascii="Times New Roman" w:hAnsi="Times New Roman" w:cs="B Nazanin"/>
            <w:sz w:val="24"/>
            <w:szCs w:val="28"/>
            <w:highlight w:val="yellow"/>
            <w:u w:val="single"/>
            <w:rtl/>
            <w:rPrChange w:id="469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93"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69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95" w:author="Lenovo" w:date="2026-09-24T08:55:00Z">
              <w:rPr>
                <w:rFonts w:ascii="Times New Roman" w:hAnsi="Times New Roman" w:cs="B Nazanin" w:hint="cs"/>
                <w:sz w:val="24"/>
                <w:szCs w:val="28"/>
                <w:rtl/>
              </w:rPr>
            </w:rPrChange>
          </w:rPr>
          <w:delText>مطالعات</w:delText>
        </w:r>
        <w:r w:rsidRPr="00AA3FB8" w:rsidDel="00C93E56">
          <w:rPr>
            <w:rFonts w:ascii="Times New Roman" w:hAnsi="Times New Roman" w:cs="B Nazanin"/>
            <w:sz w:val="24"/>
            <w:szCs w:val="28"/>
            <w:highlight w:val="yellow"/>
            <w:u w:val="single"/>
            <w:rtl/>
            <w:rPrChange w:id="469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97" w:author="Lenovo" w:date="2026-09-24T08:55:00Z">
              <w:rPr>
                <w:rFonts w:ascii="Times New Roman" w:hAnsi="Times New Roman" w:cs="B Nazanin" w:hint="cs"/>
                <w:sz w:val="24"/>
                <w:szCs w:val="28"/>
                <w:rtl/>
              </w:rPr>
            </w:rPrChange>
          </w:rPr>
          <w:delText>مربوط</w:delText>
        </w:r>
        <w:r w:rsidRPr="00AA3FB8" w:rsidDel="00C93E56">
          <w:rPr>
            <w:rFonts w:ascii="Times New Roman" w:hAnsi="Times New Roman" w:cs="B Nazanin"/>
            <w:sz w:val="24"/>
            <w:szCs w:val="28"/>
            <w:highlight w:val="yellow"/>
            <w:u w:val="single"/>
            <w:rtl/>
            <w:rPrChange w:id="469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699"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70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01" w:author="Lenovo" w:date="2026-09-24T08:55:00Z">
              <w:rPr>
                <w:rFonts w:ascii="Times New Roman" w:hAnsi="Times New Roman" w:cs="B Nazanin" w:hint="cs"/>
                <w:sz w:val="24"/>
                <w:szCs w:val="28"/>
                <w:rtl/>
              </w:rPr>
            </w:rPrChange>
          </w:rPr>
          <w:delText>واکسن‌های</w:delText>
        </w:r>
        <w:r w:rsidRPr="00AA3FB8" w:rsidDel="00C93E56">
          <w:rPr>
            <w:rFonts w:ascii="Times New Roman" w:hAnsi="Times New Roman" w:cs="B Nazanin"/>
            <w:sz w:val="24"/>
            <w:szCs w:val="28"/>
            <w:highlight w:val="yellow"/>
            <w:u w:val="single"/>
            <w:rtl/>
            <w:rPrChange w:id="470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03"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70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05" w:author="Lenovo" w:date="2026-09-24T08:55:00Z">
              <w:rPr>
                <w:rFonts w:ascii="Times New Roman" w:hAnsi="Times New Roman" w:cs="B Nazanin" w:hint="cs"/>
                <w:sz w:val="24"/>
                <w:szCs w:val="28"/>
                <w:rtl/>
              </w:rPr>
            </w:rPrChange>
          </w:rPr>
          <w:delText>گیاه‌پایه</w:delText>
        </w:r>
        <w:r w:rsidRPr="00AA3FB8" w:rsidDel="00C93E56">
          <w:rPr>
            <w:rFonts w:ascii="Times New Roman" w:hAnsi="Times New Roman" w:cs="B Nazanin"/>
            <w:sz w:val="24"/>
            <w:szCs w:val="28"/>
            <w:highlight w:val="yellow"/>
            <w:u w:val="single"/>
            <w:rtl/>
            <w:rPrChange w:id="470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07" w:author="Lenovo" w:date="2026-09-24T08:55:00Z">
              <w:rPr>
                <w:rFonts w:ascii="Times New Roman" w:hAnsi="Times New Roman" w:cs="B Nazanin" w:hint="cs"/>
                <w:sz w:val="24"/>
                <w:szCs w:val="28"/>
                <w:rtl/>
              </w:rPr>
            </w:rPrChange>
          </w:rPr>
          <w:delText>گزارش</w:delText>
        </w:r>
        <w:r w:rsidRPr="00AA3FB8" w:rsidDel="00C93E56">
          <w:rPr>
            <w:rFonts w:ascii="Times New Roman" w:hAnsi="Times New Roman" w:cs="B Nazanin"/>
            <w:sz w:val="24"/>
            <w:szCs w:val="28"/>
            <w:highlight w:val="yellow"/>
            <w:u w:val="single"/>
            <w:rtl/>
            <w:rPrChange w:id="470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09" w:author="Lenovo" w:date="2026-09-24T08:55:00Z">
              <w:rPr>
                <w:rFonts w:ascii="Times New Roman" w:hAnsi="Times New Roman" w:cs="B Nazanin" w:hint="cs"/>
                <w:sz w:val="24"/>
                <w:szCs w:val="28"/>
                <w:rtl/>
              </w:rPr>
            </w:rPrChange>
          </w:rPr>
          <w:delText>شده</w:delText>
        </w:r>
        <w:r w:rsidRPr="00AA3FB8" w:rsidDel="00C93E56">
          <w:rPr>
            <w:rFonts w:ascii="Times New Roman" w:hAnsi="Times New Roman" w:cs="B Nazanin"/>
            <w:sz w:val="24"/>
            <w:szCs w:val="28"/>
            <w:highlight w:val="yellow"/>
            <w:u w:val="single"/>
            <w:rtl/>
            <w:rPrChange w:id="471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11" w:author="Lenovo" w:date="2026-09-24T08:55:00Z">
              <w:rPr>
                <w:rFonts w:ascii="Times New Roman" w:hAnsi="Times New Roman" w:cs="B Nazanin" w:hint="cs"/>
                <w:sz w:val="24"/>
                <w:szCs w:val="28"/>
                <w:rtl/>
              </w:rPr>
            </w:rPrChange>
          </w:rPr>
          <w:delText>است؛</w:delText>
        </w:r>
        <w:r w:rsidRPr="00AA3FB8" w:rsidDel="00C93E56">
          <w:rPr>
            <w:rFonts w:ascii="Times New Roman" w:hAnsi="Times New Roman" w:cs="B Nazanin"/>
            <w:sz w:val="24"/>
            <w:szCs w:val="28"/>
            <w:highlight w:val="yellow"/>
            <w:u w:val="single"/>
            <w:rtl/>
            <w:rPrChange w:id="4712" w:author="Lenovo" w:date="2026-09-24T08:55:00Z">
              <w:rPr>
                <w:rFonts w:ascii="Times New Roman" w:hAnsi="Times New Roman" w:cs="B Nazanin"/>
                <w:sz w:val="24"/>
                <w:szCs w:val="28"/>
                <w:rtl/>
              </w:rPr>
            </w:rPrChange>
          </w:rPr>
          <w:delText xml:space="preserve"> </w:delText>
        </w:r>
      </w:del>
      <w:ins w:id="4713" w:author="SALMANIAN MOHAMMADHASSAN" w:date="2026-09-11T16:51:00Z">
        <w:del w:id="4714" w:author="Lenovo" w:date="2026-09-24T08:28:00Z">
          <w:r w:rsidR="00F61ADA" w:rsidRPr="00AA3FB8" w:rsidDel="00C93E56">
            <w:rPr>
              <w:rFonts w:ascii="Times New Roman" w:hAnsi="Times New Roman" w:cs="B Nazanin" w:hint="cs"/>
              <w:sz w:val="24"/>
              <w:szCs w:val="28"/>
              <w:highlight w:val="yellow"/>
              <w:u w:val="single"/>
              <w:rtl/>
              <w:rPrChange w:id="4715" w:author="Lenovo" w:date="2026-09-24T08:55:00Z">
                <w:rPr>
                  <w:rFonts w:ascii="Times New Roman" w:hAnsi="Times New Roman" w:cs="B Nazanin" w:hint="cs"/>
                  <w:sz w:val="24"/>
                  <w:szCs w:val="28"/>
                  <w:rtl/>
                </w:rPr>
              </w:rPrChange>
            </w:rPr>
            <w:delText xml:space="preserve">. </w:delText>
          </w:r>
          <w:r w:rsidR="00F61ADA" w:rsidRPr="00AA3FB8" w:rsidDel="00C93E56">
            <w:rPr>
              <w:rFonts w:ascii="Times New Roman" w:hAnsi="Times New Roman" w:cs="B Nazanin"/>
              <w:sz w:val="24"/>
              <w:szCs w:val="28"/>
              <w:highlight w:val="yellow"/>
              <w:u w:val="single"/>
              <w:rtl/>
              <w:rPrChange w:id="4716" w:author="Lenovo" w:date="2026-09-24T08:55:00Z">
                <w:rPr>
                  <w:rFonts w:ascii="Times New Roman" w:hAnsi="Times New Roman" w:cs="B Nazanin"/>
                  <w:sz w:val="24"/>
                  <w:szCs w:val="28"/>
                  <w:rtl/>
                </w:rPr>
              </w:rPrChange>
            </w:rPr>
            <w:delText xml:space="preserve"> </w:delText>
          </w:r>
        </w:del>
      </w:ins>
      <w:del w:id="4717" w:author="Lenovo" w:date="2026-09-24T08:28:00Z">
        <w:r w:rsidRPr="00AA3FB8" w:rsidDel="00C93E56">
          <w:rPr>
            <w:rFonts w:ascii="Times New Roman" w:hAnsi="Times New Roman" w:cs="B Nazanin" w:hint="cs"/>
            <w:sz w:val="24"/>
            <w:szCs w:val="28"/>
            <w:highlight w:val="yellow"/>
            <w:u w:val="single"/>
            <w:rtl/>
            <w:rPrChange w:id="4718" w:author="Lenovo" w:date="2026-09-24T08:55:00Z">
              <w:rPr>
                <w:rFonts w:ascii="Times New Roman" w:hAnsi="Times New Roman" w:cs="B Nazanin" w:hint="cs"/>
                <w:sz w:val="24"/>
                <w:szCs w:val="28"/>
                <w:rtl/>
              </w:rPr>
            </w:rPrChange>
          </w:rPr>
          <w:delText>به‌عنوان</w:delText>
        </w:r>
        <w:r w:rsidRPr="00AA3FB8" w:rsidDel="00C93E56">
          <w:rPr>
            <w:rFonts w:ascii="Times New Roman" w:hAnsi="Times New Roman" w:cs="B Nazanin"/>
            <w:sz w:val="24"/>
            <w:szCs w:val="28"/>
            <w:highlight w:val="yellow"/>
            <w:u w:val="single"/>
            <w:rtl/>
            <w:rPrChange w:id="471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20" w:author="Lenovo" w:date="2026-09-24T08:55:00Z">
              <w:rPr>
                <w:rFonts w:ascii="Times New Roman" w:hAnsi="Times New Roman" w:cs="B Nazanin" w:hint="cs"/>
                <w:sz w:val="24"/>
                <w:szCs w:val="28"/>
                <w:rtl/>
              </w:rPr>
            </w:rPrChange>
          </w:rPr>
          <w:delText>مثال،</w:delText>
        </w:r>
        <w:r w:rsidRPr="00AA3FB8" w:rsidDel="00C93E56">
          <w:rPr>
            <w:rFonts w:ascii="Times New Roman" w:hAnsi="Times New Roman" w:cs="B Nazanin"/>
            <w:sz w:val="24"/>
            <w:szCs w:val="28"/>
            <w:highlight w:val="yellow"/>
            <w:u w:val="single"/>
            <w:rtl/>
            <w:rPrChange w:id="472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722" w:author="Lenovo" w:date="2026-09-24T08:55:00Z">
              <w:rPr>
                <w:rFonts w:ascii="Times New Roman" w:hAnsi="Times New Roman" w:cs="B Nazanin"/>
                <w:sz w:val="24"/>
                <w:szCs w:val="28"/>
              </w:rPr>
            </w:rPrChange>
          </w:rPr>
          <w:delText>Tacket</w:delText>
        </w:r>
        <w:r w:rsidRPr="00AA3FB8" w:rsidDel="00C93E56">
          <w:rPr>
            <w:rFonts w:ascii="Times New Roman" w:hAnsi="Times New Roman" w:cs="B Nazanin"/>
            <w:sz w:val="24"/>
            <w:szCs w:val="28"/>
            <w:highlight w:val="yellow"/>
            <w:u w:val="single"/>
            <w:rtl/>
            <w:rPrChange w:id="472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24"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72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26" w:author="Lenovo" w:date="2026-09-24T08:55:00Z">
              <w:rPr>
                <w:rFonts w:ascii="Times New Roman" w:hAnsi="Times New Roman" w:cs="B Nazanin" w:hint="cs"/>
                <w:sz w:val="24"/>
                <w:szCs w:val="28"/>
                <w:rtl/>
              </w:rPr>
            </w:rPrChange>
          </w:rPr>
          <w:delText>همکاران</w:delText>
        </w:r>
      </w:del>
      <w:ins w:id="4727" w:author="SALMANIAN MOHAMMADHASSAN" w:date="2026-09-11T16:53:00Z">
        <w:del w:id="4728" w:author="Lenovo" w:date="2026-09-24T08:28:00Z">
          <w:r w:rsidR="004F3175" w:rsidRPr="00AA3FB8" w:rsidDel="00C93E56">
            <w:rPr>
              <w:rFonts w:ascii="Times New Roman" w:hAnsi="Times New Roman" w:cs="B Nazanin" w:hint="cs"/>
              <w:sz w:val="24"/>
              <w:szCs w:val="28"/>
              <w:highlight w:val="yellow"/>
              <w:u w:val="single"/>
              <w:rtl/>
              <w:rPrChange w:id="4729" w:author="Lenovo" w:date="2026-09-24T08:55:00Z">
                <w:rPr>
                  <w:rFonts w:ascii="Times New Roman" w:hAnsi="Times New Roman" w:cs="B Nazanin" w:hint="cs"/>
                  <w:sz w:val="24"/>
                  <w:szCs w:val="28"/>
                  <w:rtl/>
                </w:rPr>
              </w:rPrChange>
            </w:rPr>
            <w:delText xml:space="preserve"> ( سال انتشار) </w:delText>
          </w:r>
        </w:del>
      </w:ins>
      <w:del w:id="4730" w:author="Lenovo" w:date="2026-09-24T08:28:00Z">
        <w:r w:rsidRPr="00AA3FB8" w:rsidDel="00C93E56">
          <w:rPr>
            <w:rFonts w:ascii="Times New Roman" w:hAnsi="Times New Roman" w:cs="B Nazanin"/>
            <w:sz w:val="24"/>
            <w:szCs w:val="28"/>
            <w:highlight w:val="yellow"/>
            <w:u w:val="single"/>
            <w:rtl/>
            <w:rPrChange w:id="473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32" w:author="Lenovo" w:date="2026-09-24T08:55:00Z">
              <w:rPr>
                <w:rFonts w:ascii="Times New Roman" w:hAnsi="Times New Roman" w:cs="B Nazanin" w:hint="cs"/>
                <w:sz w:val="24"/>
                <w:szCs w:val="28"/>
                <w:rtl/>
              </w:rPr>
            </w:rPrChange>
          </w:rPr>
          <w:delText>نشان</w:delText>
        </w:r>
        <w:r w:rsidRPr="00AA3FB8" w:rsidDel="00C93E56">
          <w:rPr>
            <w:rFonts w:ascii="Times New Roman" w:hAnsi="Times New Roman" w:cs="B Nazanin"/>
            <w:sz w:val="24"/>
            <w:szCs w:val="28"/>
            <w:highlight w:val="yellow"/>
            <w:u w:val="single"/>
            <w:rtl/>
            <w:rPrChange w:id="473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34" w:author="Lenovo" w:date="2026-09-24T08:55:00Z">
              <w:rPr>
                <w:rFonts w:ascii="Times New Roman" w:hAnsi="Times New Roman" w:cs="B Nazanin" w:hint="cs"/>
                <w:sz w:val="24"/>
                <w:szCs w:val="28"/>
                <w:rtl/>
              </w:rPr>
            </w:rPrChange>
          </w:rPr>
          <w:delText>دادند</w:delText>
        </w:r>
        <w:r w:rsidRPr="00AA3FB8" w:rsidDel="00C93E56">
          <w:rPr>
            <w:rFonts w:ascii="Times New Roman" w:hAnsi="Times New Roman" w:cs="B Nazanin"/>
            <w:sz w:val="24"/>
            <w:szCs w:val="28"/>
            <w:highlight w:val="yellow"/>
            <w:u w:val="single"/>
            <w:rtl/>
            <w:rPrChange w:id="473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36"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473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38" w:author="Lenovo" w:date="2026-09-24T08:55:00Z">
              <w:rPr>
                <w:rFonts w:ascii="Times New Roman" w:hAnsi="Times New Roman" w:cs="B Nazanin" w:hint="cs"/>
                <w:sz w:val="24"/>
                <w:szCs w:val="28"/>
                <w:rtl/>
              </w:rPr>
            </w:rPrChange>
          </w:rPr>
          <w:delText>مصرف</w:delText>
        </w:r>
        <w:r w:rsidRPr="00AA3FB8" w:rsidDel="00C93E56">
          <w:rPr>
            <w:rFonts w:ascii="Times New Roman" w:hAnsi="Times New Roman" w:cs="B Nazanin"/>
            <w:sz w:val="24"/>
            <w:szCs w:val="28"/>
            <w:highlight w:val="yellow"/>
            <w:u w:val="single"/>
            <w:rtl/>
            <w:rPrChange w:id="473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40"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74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42" w:author="Lenovo" w:date="2026-09-24T08:55:00Z">
              <w:rPr>
                <w:rFonts w:ascii="Times New Roman" w:hAnsi="Times New Roman" w:cs="B Nazanin" w:hint="cs"/>
                <w:sz w:val="24"/>
                <w:szCs w:val="28"/>
                <w:rtl/>
              </w:rPr>
            </w:rPrChange>
          </w:rPr>
          <w:delText>آنتی‌ژن‌های</w:delText>
        </w:r>
        <w:r w:rsidRPr="00AA3FB8" w:rsidDel="00C93E56">
          <w:rPr>
            <w:rFonts w:ascii="Times New Roman" w:hAnsi="Times New Roman" w:cs="B Nazanin"/>
            <w:sz w:val="24"/>
            <w:szCs w:val="28"/>
            <w:highlight w:val="yellow"/>
            <w:u w:val="single"/>
            <w:rtl/>
            <w:rPrChange w:id="474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44" w:author="Lenovo" w:date="2026-09-24T08:55:00Z">
              <w:rPr>
                <w:rFonts w:ascii="Times New Roman" w:hAnsi="Times New Roman" w:cs="B Nazanin" w:hint="cs"/>
                <w:sz w:val="24"/>
                <w:szCs w:val="28"/>
                <w:rtl/>
              </w:rPr>
            </w:rPrChange>
          </w:rPr>
          <w:delText>تولیدشده</w:delText>
        </w:r>
        <w:r w:rsidRPr="00AA3FB8" w:rsidDel="00C93E56">
          <w:rPr>
            <w:rFonts w:ascii="Times New Roman" w:hAnsi="Times New Roman" w:cs="B Nazanin"/>
            <w:sz w:val="24"/>
            <w:szCs w:val="28"/>
            <w:highlight w:val="yellow"/>
            <w:u w:val="single"/>
            <w:rtl/>
            <w:rPrChange w:id="474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46"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74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48" w:author="Lenovo" w:date="2026-09-24T08:55:00Z">
              <w:rPr>
                <w:rFonts w:ascii="Times New Roman" w:hAnsi="Times New Roman" w:cs="B Nazanin" w:hint="cs"/>
                <w:sz w:val="24"/>
                <w:szCs w:val="28"/>
                <w:rtl/>
              </w:rPr>
            </w:rPrChange>
          </w:rPr>
          <w:delText>گیاهان</w:delText>
        </w:r>
        <w:r w:rsidRPr="00AA3FB8" w:rsidDel="00C93E56">
          <w:rPr>
            <w:rFonts w:ascii="Times New Roman" w:hAnsi="Times New Roman" w:cs="B Nazanin"/>
            <w:sz w:val="24"/>
            <w:szCs w:val="28"/>
            <w:highlight w:val="yellow"/>
            <w:u w:val="single"/>
            <w:rtl/>
            <w:rPrChange w:id="474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50" w:author="Lenovo" w:date="2026-09-24T08:55:00Z">
              <w:rPr>
                <w:rFonts w:ascii="Times New Roman" w:hAnsi="Times New Roman" w:cs="B Nazanin" w:hint="cs"/>
                <w:sz w:val="24"/>
                <w:szCs w:val="28"/>
                <w:rtl/>
              </w:rPr>
            </w:rPrChange>
          </w:rPr>
          <w:delText>تراریخت</w:delText>
        </w:r>
        <w:r w:rsidRPr="00AA3FB8" w:rsidDel="00C93E56">
          <w:rPr>
            <w:rFonts w:ascii="Times New Roman" w:hAnsi="Times New Roman" w:cs="B Nazanin"/>
            <w:sz w:val="24"/>
            <w:szCs w:val="28"/>
            <w:highlight w:val="yellow"/>
            <w:u w:val="single"/>
            <w:rtl/>
            <w:rPrChange w:id="4751" w:author="Lenovo" w:date="2026-09-24T08:55:00Z">
              <w:rPr>
                <w:rFonts w:ascii="Times New Roman" w:hAnsi="Times New Roman" w:cs="B Nazanin"/>
                <w:sz w:val="24"/>
                <w:szCs w:val="28"/>
                <w:rtl/>
              </w:rPr>
            </w:rPrChange>
          </w:rPr>
          <w:delText xml:space="preserve"> </w:delText>
        </w:r>
      </w:del>
      <w:ins w:id="4752" w:author="SALMANIAN MOHAMMADHASSAN" w:date="2026-09-11T16:52:00Z">
        <w:del w:id="4753" w:author="Lenovo" w:date="2026-09-24T08:28:00Z">
          <w:r w:rsidR="004F3175" w:rsidRPr="00AA3FB8" w:rsidDel="00C93E56">
            <w:rPr>
              <w:rFonts w:ascii="Times New Roman" w:hAnsi="Times New Roman" w:cs="B Nazanin" w:hint="cs"/>
              <w:sz w:val="24"/>
              <w:szCs w:val="28"/>
              <w:highlight w:val="yellow"/>
              <w:u w:val="single"/>
              <w:rtl/>
              <w:rPrChange w:id="4754" w:author="Lenovo" w:date="2026-09-24T08:55:00Z">
                <w:rPr>
                  <w:rFonts w:ascii="Times New Roman" w:hAnsi="Times New Roman" w:cs="B Nazanin" w:hint="cs"/>
                  <w:sz w:val="24"/>
                  <w:szCs w:val="28"/>
                  <w:rtl/>
                </w:rPr>
              </w:rPrChange>
            </w:rPr>
            <w:delText xml:space="preserve">( نوع گیاه اشاره شود) </w:delText>
          </w:r>
        </w:del>
      </w:ins>
      <w:del w:id="4755" w:author="Lenovo" w:date="2026-09-24T08:28:00Z">
        <w:r w:rsidRPr="00AA3FB8" w:rsidDel="00C93E56">
          <w:rPr>
            <w:rFonts w:ascii="Times New Roman" w:hAnsi="Times New Roman" w:cs="B Nazanin" w:hint="cs"/>
            <w:sz w:val="24"/>
            <w:szCs w:val="28"/>
            <w:highlight w:val="yellow"/>
            <w:u w:val="single"/>
            <w:rtl/>
            <w:rPrChange w:id="4756" w:author="Lenovo" w:date="2026-09-24T08:55:00Z">
              <w:rPr>
                <w:rFonts w:ascii="Times New Roman" w:hAnsi="Times New Roman" w:cs="B Nazanin" w:hint="cs"/>
                <w:sz w:val="24"/>
                <w:szCs w:val="28"/>
                <w:rtl/>
              </w:rPr>
            </w:rPrChange>
          </w:rPr>
          <w:delText>می‌تواند</w:delText>
        </w:r>
        <w:r w:rsidRPr="00AA3FB8" w:rsidDel="00C93E56">
          <w:rPr>
            <w:rFonts w:ascii="Times New Roman" w:hAnsi="Times New Roman" w:cs="B Nazanin"/>
            <w:sz w:val="24"/>
            <w:szCs w:val="28"/>
            <w:highlight w:val="yellow"/>
            <w:u w:val="single"/>
            <w:rtl/>
            <w:rPrChange w:id="475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58" w:author="Lenovo" w:date="2026-09-24T08:55:00Z">
              <w:rPr>
                <w:rFonts w:ascii="Times New Roman" w:hAnsi="Times New Roman" w:cs="B Nazanin" w:hint="cs"/>
                <w:sz w:val="24"/>
                <w:szCs w:val="28"/>
                <w:rtl/>
              </w:rPr>
            </w:rPrChange>
          </w:rPr>
          <w:delText>بدون</w:delText>
        </w:r>
        <w:r w:rsidRPr="00AA3FB8" w:rsidDel="00C93E56">
          <w:rPr>
            <w:rFonts w:ascii="Times New Roman" w:hAnsi="Times New Roman" w:cs="B Nazanin"/>
            <w:sz w:val="24"/>
            <w:szCs w:val="28"/>
            <w:highlight w:val="yellow"/>
            <w:u w:val="single"/>
            <w:rtl/>
            <w:rPrChange w:id="475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60" w:author="Lenovo" w:date="2026-09-24T08:55:00Z">
              <w:rPr>
                <w:rFonts w:ascii="Times New Roman" w:hAnsi="Times New Roman" w:cs="B Nazanin" w:hint="cs"/>
                <w:sz w:val="24"/>
                <w:szCs w:val="28"/>
                <w:rtl/>
              </w:rPr>
            </w:rPrChange>
          </w:rPr>
          <w:delText>استفاده</w:delText>
        </w:r>
        <w:r w:rsidRPr="00AA3FB8" w:rsidDel="00C93E56">
          <w:rPr>
            <w:rFonts w:ascii="Times New Roman" w:hAnsi="Times New Roman" w:cs="B Nazanin"/>
            <w:sz w:val="24"/>
            <w:szCs w:val="28"/>
            <w:highlight w:val="yellow"/>
            <w:u w:val="single"/>
            <w:rtl/>
            <w:rPrChange w:id="476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62" w:author="Lenovo" w:date="2026-09-24T08:55:00Z">
              <w:rPr>
                <w:rFonts w:ascii="Times New Roman" w:hAnsi="Times New Roman" w:cs="B Nazanin" w:hint="cs"/>
                <w:sz w:val="24"/>
                <w:szCs w:val="28"/>
                <w:rtl/>
              </w:rPr>
            </w:rPrChange>
          </w:rPr>
          <w:delText>از</w:delText>
        </w:r>
        <w:r w:rsidRPr="00AA3FB8" w:rsidDel="00C93E56">
          <w:rPr>
            <w:rFonts w:ascii="Times New Roman" w:hAnsi="Times New Roman" w:cs="B Nazanin"/>
            <w:sz w:val="24"/>
            <w:szCs w:val="28"/>
            <w:highlight w:val="yellow"/>
            <w:u w:val="single"/>
            <w:rtl/>
            <w:rPrChange w:id="476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64" w:author="Lenovo" w:date="2026-09-24T08:55:00Z">
              <w:rPr>
                <w:rFonts w:ascii="Times New Roman" w:hAnsi="Times New Roman" w:cs="B Nazanin" w:hint="cs"/>
                <w:sz w:val="24"/>
                <w:szCs w:val="28"/>
                <w:rtl/>
              </w:rPr>
            </w:rPrChange>
          </w:rPr>
          <w:delText>ادجوانت</w:delText>
        </w:r>
        <w:r w:rsidRPr="00AA3FB8" w:rsidDel="00C93E56">
          <w:rPr>
            <w:rFonts w:ascii="Times New Roman" w:hAnsi="Times New Roman" w:cs="B Nazanin"/>
            <w:sz w:val="24"/>
            <w:szCs w:val="28"/>
            <w:highlight w:val="yellow"/>
            <w:u w:val="single"/>
            <w:rtl/>
            <w:rPrChange w:id="4765" w:author="Lenovo" w:date="2026-09-24T08:55:00Z">
              <w:rPr>
                <w:rFonts w:ascii="Times New Roman" w:hAnsi="Times New Roman" w:cs="B Nazanin"/>
                <w:sz w:val="24"/>
                <w:szCs w:val="28"/>
                <w:rtl/>
              </w:rPr>
            </w:rPrChange>
          </w:rPr>
          <w:delText xml:space="preserve"> </w:delText>
        </w:r>
      </w:del>
      <w:ins w:id="4766" w:author="SALMANIAN MOHAMMADHASSAN" w:date="2026-09-11T16:52:00Z">
        <w:del w:id="4767" w:author="Lenovo" w:date="2026-09-24T08:28:00Z">
          <w:r w:rsidR="004F3175" w:rsidRPr="00AA3FB8" w:rsidDel="00C93E56">
            <w:rPr>
              <w:rFonts w:ascii="Times New Roman" w:hAnsi="Times New Roman" w:cs="B Nazanin" w:hint="cs"/>
              <w:sz w:val="24"/>
              <w:szCs w:val="28"/>
              <w:highlight w:val="yellow"/>
              <w:u w:val="single"/>
              <w:rtl/>
              <w:rPrChange w:id="4768" w:author="Lenovo" w:date="2026-09-24T08:55:00Z">
                <w:rPr>
                  <w:rFonts w:ascii="Times New Roman" w:hAnsi="Times New Roman" w:cs="B Nazanin" w:hint="cs"/>
                  <w:sz w:val="24"/>
                  <w:szCs w:val="28"/>
                  <w:rtl/>
                </w:rPr>
              </w:rPrChange>
            </w:rPr>
            <w:delText>های مرسوم در روش</w:delText>
          </w:r>
        </w:del>
      </w:ins>
      <w:ins w:id="4769" w:author="SALMANIAN MOHAMMADHASSAN" w:date="2026-09-11T16:53:00Z">
        <w:del w:id="4770" w:author="Lenovo" w:date="2026-09-24T08:28:00Z">
          <w:r w:rsidR="004F3175" w:rsidRPr="00AA3FB8" w:rsidDel="00C93E56">
            <w:rPr>
              <w:rFonts w:ascii="Times New Roman" w:hAnsi="Times New Roman" w:cs="B Nazanin" w:hint="cs"/>
              <w:sz w:val="24"/>
              <w:szCs w:val="28"/>
              <w:highlight w:val="yellow"/>
              <w:u w:val="single"/>
              <w:rtl/>
              <w:rPrChange w:id="4771" w:author="Lenovo" w:date="2026-09-24T08:55:00Z">
                <w:rPr>
                  <w:rFonts w:ascii="Times New Roman" w:hAnsi="Times New Roman" w:cs="B Nazanin" w:hint="cs"/>
                  <w:sz w:val="24"/>
                  <w:szCs w:val="28"/>
                  <w:rtl/>
                </w:rPr>
              </w:rPrChange>
            </w:rPr>
            <w:delText xml:space="preserve"> </w:delText>
          </w:r>
        </w:del>
      </w:ins>
      <w:del w:id="4772" w:author="Lenovo" w:date="2026-09-24T08:28:00Z">
        <w:r w:rsidRPr="00AA3FB8" w:rsidDel="00C93E56">
          <w:rPr>
            <w:rFonts w:ascii="Times New Roman" w:hAnsi="Times New Roman" w:cs="B Nazanin" w:hint="cs"/>
            <w:sz w:val="24"/>
            <w:szCs w:val="28"/>
            <w:highlight w:val="yellow"/>
            <w:u w:val="single"/>
            <w:rtl/>
            <w:rPrChange w:id="4773" w:author="Lenovo" w:date="2026-09-24T08:55:00Z">
              <w:rPr>
                <w:rFonts w:ascii="Times New Roman" w:hAnsi="Times New Roman" w:cs="B Nazanin" w:hint="cs"/>
                <w:sz w:val="24"/>
                <w:szCs w:val="28"/>
                <w:rtl/>
              </w:rPr>
            </w:rPrChange>
          </w:rPr>
          <w:delText>تزریقی،</w:delText>
        </w:r>
        <w:r w:rsidRPr="00AA3FB8" w:rsidDel="00C93E56">
          <w:rPr>
            <w:rFonts w:ascii="Times New Roman" w:hAnsi="Times New Roman" w:cs="B Nazanin"/>
            <w:sz w:val="24"/>
            <w:szCs w:val="28"/>
            <w:highlight w:val="yellow"/>
            <w:u w:val="single"/>
            <w:rtl/>
            <w:rPrChange w:id="477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75" w:author="Lenovo" w:date="2026-09-24T08:55:00Z">
              <w:rPr>
                <w:rFonts w:ascii="Times New Roman" w:hAnsi="Times New Roman" w:cs="B Nazanin" w:hint="cs"/>
                <w:sz w:val="24"/>
                <w:szCs w:val="28"/>
                <w:rtl/>
              </w:rPr>
            </w:rPrChange>
          </w:rPr>
          <w:delText>منجر</w:delText>
        </w:r>
        <w:r w:rsidRPr="00AA3FB8" w:rsidDel="00C93E56">
          <w:rPr>
            <w:rFonts w:ascii="Times New Roman" w:hAnsi="Times New Roman" w:cs="B Nazanin"/>
            <w:sz w:val="24"/>
            <w:szCs w:val="28"/>
            <w:highlight w:val="yellow"/>
            <w:u w:val="single"/>
            <w:rtl/>
            <w:rPrChange w:id="477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77"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77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79" w:author="Lenovo" w:date="2026-09-24T08:55:00Z">
              <w:rPr>
                <w:rFonts w:ascii="Times New Roman" w:hAnsi="Times New Roman" w:cs="B Nazanin" w:hint="cs"/>
                <w:sz w:val="24"/>
                <w:szCs w:val="28"/>
                <w:rtl/>
              </w:rPr>
            </w:rPrChange>
          </w:rPr>
          <w:delText>القای</w:delText>
        </w:r>
        <w:r w:rsidRPr="00AA3FB8" w:rsidDel="00C93E56">
          <w:rPr>
            <w:rFonts w:ascii="Times New Roman" w:hAnsi="Times New Roman" w:cs="B Nazanin"/>
            <w:sz w:val="24"/>
            <w:szCs w:val="28"/>
            <w:highlight w:val="yellow"/>
            <w:u w:val="single"/>
            <w:rtl/>
            <w:rPrChange w:id="478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81" w:author="Lenovo" w:date="2026-09-24T08:55:00Z">
              <w:rPr>
                <w:rFonts w:ascii="Times New Roman" w:hAnsi="Times New Roman" w:cs="B Nazanin" w:hint="cs"/>
                <w:sz w:val="24"/>
                <w:szCs w:val="28"/>
                <w:rtl/>
              </w:rPr>
            </w:rPrChange>
          </w:rPr>
          <w:delText>پاسخ</w:delText>
        </w:r>
        <w:r w:rsidRPr="00AA3FB8" w:rsidDel="00C93E56">
          <w:rPr>
            <w:rFonts w:ascii="Times New Roman" w:hAnsi="Times New Roman" w:cs="B Nazanin"/>
            <w:sz w:val="24"/>
            <w:szCs w:val="28"/>
            <w:highlight w:val="yellow"/>
            <w:u w:val="single"/>
            <w:rtl/>
            <w:rPrChange w:id="478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783" w:author="Lenovo" w:date="2026-09-24T08:55:00Z">
              <w:rPr>
                <w:rFonts w:ascii="Times New Roman" w:hAnsi="Times New Roman" w:cs="B Nazanin"/>
                <w:sz w:val="24"/>
                <w:szCs w:val="28"/>
              </w:rPr>
            </w:rPrChange>
          </w:rPr>
          <w:delText>IgA</w:delText>
        </w:r>
        <w:r w:rsidRPr="00AA3FB8" w:rsidDel="00C93E56">
          <w:rPr>
            <w:rFonts w:ascii="Times New Roman" w:hAnsi="Times New Roman" w:cs="B Nazanin"/>
            <w:sz w:val="24"/>
            <w:szCs w:val="28"/>
            <w:highlight w:val="yellow"/>
            <w:u w:val="single"/>
            <w:rtl/>
            <w:rPrChange w:id="478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85" w:author="Lenovo" w:date="2026-09-24T08:55:00Z">
              <w:rPr>
                <w:rFonts w:ascii="Times New Roman" w:hAnsi="Times New Roman" w:cs="B Nazanin" w:hint="cs"/>
                <w:sz w:val="24"/>
                <w:szCs w:val="28"/>
                <w:rtl/>
              </w:rPr>
            </w:rPrChange>
          </w:rPr>
          <w:delText>مخاطی</w:delText>
        </w:r>
        <w:r w:rsidRPr="00AA3FB8" w:rsidDel="00C93E56">
          <w:rPr>
            <w:rFonts w:ascii="Times New Roman" w:hAnsi="Times New Roman" w:cs="B Nazanin"/>
            <w:sz w:val="24"/>
            <w:szCs w:val="28"/>
            <w:highlight w:val="yellow"/>
            <w:u w:val="single"/>
            <w:rtl/>
            <w:rPrChange w:id="478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87" w:author="Lenovo" w:date="2026-09-24T08:55:00Z">
              <w:rPr>
                <w:rFonts w:ascii="Times New Roman" w:hAnsi="Times New Roman" w:cs="B Nazanin" w:hint="cs"/>
                <w:sz w:val="24"/>
                <w:szCs w:val="28"/>
                <w:rtl/>
              </w:rPr>
            </w:rPrChange>
          </w:rPr>
          <w:delText>شود</w:delText>
        </w:r>
        <w:r w:rsidRPr="00AA3FB8" w:rsidDel="00C93E56">
          <w:rPr>
            <w:rFonts w:ascii="Times New Roman" w:hAnsi="Times New Roman" w:cs="B Nazanin"/>
            <w:sz w:val="24"/>
            <w:szCs w:val="28"/>
            <w:highlight w:val="yellow"/>
            <w:u w:val="single"/>
            <w:rtl/>
            <w:rPrChange w:id="478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89" w:author="Lenovo" w:date="2026-09-24T08:55:00Z">
              <w:rPr>
                <w:rFonts w:ascii="Times New Roman" w:hAnsi="Times New Roman" w:cs="B Nazanin" w:hint="cs"/>
                <w:sz w:val="24"/>
                <w:szCs w:val="28"/>
                <w:rtl/>
              </w:rPr>
            </w:rPrChange>
          </w:rPr>
          <w:delText>همچنین</w:delText>
        </w:r>
        <w:r w:rsidRPr="00AA3FB8" w:rsidDel="00C93E56">
          <w:rPr>
            <w:rFonts w:ascii="Times New Roman" w:hAnsi="Times New Roman" w:cs="B Nazanin"/>
            <w:sz w:val="24"/>
            <w:szCs w:val="28"/>
            <w:highlight w:val="yellow"/>
            <w:u w:val="single"/>
            <w:rtl/>
            <w:rPrChange w:id="479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791" w:author="Lenovo" w:date="2026-09-24T08:55:00Z">
              <w:rPr>
                <w:rFonts w:ascii="Times New Roman" w:hAnsi="Times New Roman" w:cs="B Nazanin"/>
                <w:sz w:val="24"/>
                <w:szCs w:val="28"/>
              </w:rPr>
            </w:rPrChange>
          </w:rPr>
          <w:delText>Daniell</w:delText>
        </w:r>
        <w:r w:rsidRPr="00AA3FB8" w:rsidDel="00C93E56">
          <w:rPr>
            <w:rFonts w:ascii="Times New Roman" w:hAnsi="Times New Roman" w:cs="B Nazanin"/>
            <w:sz w:val="24"/>
            <w:szCs w:val="28"/>
            <w:highlight w:val="yellow"/>
            <w:u w:val="single"/>
            <w:rtl/>
            <w:rPrChange w:id="479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93"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79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795" w:author="Lenovo" w:date="2026-09-24T08:55:00Z">
              <w:rPr>
                <w:rFonts w:ascii="Times New Roman" w:hAnsi="Times New Roman" w:cs="B Nazanin" w:hint="cs"/>
                <w:sz w:val="24"/>
                <w:szCs w:val="28"/>
                <w:rtl/>
              </w:rPr>
            </w:rPrChange>
          </w:rPr>
          <w:delText>همکاران</w:delText>
        </w:r>
      </w:del>
      <w:ins w:id="4796" w:author="SALMANIAN MOHAMMADHASSAN" w:date="2026-09-11T16:53:00Z">
        <w:del w:id="4797" w:author="Lenovo" w:date="2026-09-24T08:28:00Z">
          <w:r w:rsidR="004F3175" w:rsidRPr="00AA3FB8" w:rsidDel="00C93E56">
            <w:rPr>
              <w:rFonts w:ascii="Times New Roman" w:hAnsi="Times New Roman" w:cs="B Nazanin" w:hint="cs"/>
              <w:sz w:val="24"/>
              <w:szCs w:val="28"/>
              <w:highlight w:val="yellow"/>
              <w:u w:val="single"/>
              <w:rtl/>
              <w:rPrChange w:id="4798" w:author="Lenovo" w:date="2026-09-24T08:55:00Z">
                <w:rPr>
                  <w:rFonts w:ascii="Times New Roman" w:hAnsi="Times New Roman" w:cs="B Nazanin" w:hint="cs"/>
                  <w:sz w:val="24"/>
                  <w:szCs w:val="28"/>
                  <w:rtl/>
                </w:rPr>
              </w:rPrChange>
            </w:rPr>
            <w:delText xml:space="preserve"> ( سال انتشار) </w:delText>
          </w:r>
        </w:del>
      </w:ins>
      <w:del w:id="4799" w:author="Lenovo" w:date="2026-09-24T08:28:00Z">
        <w:r w:rsidRPr="00AA3FB8" w:rsidDel="00C93E56">
          <w:rPr>
            <w:rFonts w:ascii="Times New Roman" w:hAnsi="Times New Roman" w:cs="B Nazanin"/>
            <w:sz w:val="24"/>
            <w:szCs w:val="28"/>
            <w:highlight w:val="yellow"/>
            <w:u w:val="single"/>
            <w:rtl/>
            <w:rPrChange w:id="480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01"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80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03" w:author="Lenovo" w:date="2026-09-24T08:55:00Z">
              <w:rPr>
                <w:rFonts w:ascii="Times New Roman" w:hAnsi="Times New Roman" w:cs="B Nazanin" w:hint="cs"/>
                <w:sz w:val="24"/>
                <w:szCs w:val="28"/>
                <w:rtl/>
              </w:rPr>
            </w:rPrChange>
          </w:rPr>
          <w:delText>مرور</w:delText>
        </w:r>
      </w:del>
      <w:ins w:id="4804" w:author="SALMANIAN MOHAMMADHASSAN" w:date="2026-09-11T23:32:00Z">
        <w:del w:id="4805" w:author="Lenovo" w:date="2026-09-24T08:28:00Z">
          <w:r w:rsidR="001031FA" w:rsidRPr="00AA3FB8" w:rsidDel="00C93E56">
            <w:rPr>
              <w:rFonts w:ascii="Times New Roman" w:hAnsi="Times New Roman" w:cs="B Nazanin" w:hint="cs"/>
              <w:sz w:val="24"/>
              <w:szCs w:val="28"/>
              <w:highlight w:val="yellow"/>
              <w:u w:val="single"/>
              <w:rtl/>
              <w:rPrChange w:id="4806" w:author="Lenovo" w:date="2026-09-24T08:55:00Z">
                <w:rPr>
                  <w:rFonts w:ascii="Times New Roman" w:hAnsi="Times New Roman" w:cs="B Nazanin" w:hint="cs"/>
                  <w:sz w:val="24"/>
                  <w:szCs w:val="28"/>
                  <w:rtl/>
                </w:rPr>
              </w:rPrChange>
            </w:rPr>
            <w:delText>ی</w:delText>
          </w:r>
        </w:del>
      </w:ins>
      <w:del w:id="4807" w:author="Lenovo" w:date="2026-09-24T08:28:00Z">
        <w:r w:rsidRPr="00AA3FB8" w:rsidDel="00C93E56">
          <w:rPr>
            <w:rFonts w:ascii="Times New Roman" w:hAnsi="Times New Roman" w:cs="B Nazanin"/>
            <w:sz w:val="24"/>
            <w:szCs w:val="28"/>
            <w:highlight w:val="yellow"/>
            <w:u w:val="single"/>
            <w:rtl/>
            <w:rPrChange w:id="480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09" w:author="Lenovo" w:date="2026-09-24T08:55:00Z">
              <w:rPr>
                <w:rFonts w:ascii="Times New Roman" w:hAnsi="Times New Roman" w:cs="B Nazanin" w:hint="cs"/>
                <w:sz w:val="24"/>
                <w:szCs w:val="28"/>
                <w:rtl/>
              </w:rPr>
            </w:rPrChange>
          </w:rPr>
          <w:delText>جامع</w:delText>
        </w:r>
      </w:del>
      <w:ins w:id="4810" w:author="SALMANIAN MOHAMMADHASSAN" w:date="2026-09-11T23:32:00Z">
        <w:del w:id="4811" w:author="Lenovo" w:date="2026-09-24T08:28:00Z">
          <w:r w:rsidR="001031FA" w:rsidRPr="00AA3FB8" w:rsidDel="00C93E56">
            <w:rPr>
              <w:rFonts w:ascii="Times New Roman" w:hAnsi="Times New Roman" w:cs="B Nazanin" w:hint="cs"/>
              <w:sz w:val="24"/>
              <w:szCs w:val="28"/>
              <w:highlight w:val="yellow"/>
              <w:u w:val="single"/>
              <w:rtl/>
              <w:rPrChange w:id="4812" w:author="Lenovo" w:date="2026-09-24T08:55:00Z">
                <w:rPr>
                  <w:rFonts w:ascii="Times New Roman" w:hAnsi="Times New Roman" w:cs="B Nazanin" w:hint="cs"/>
                  <w:sz w:val="24"/>
                  <w:szCs w:val="28"/>
                  <w:rtl/>
                </w:rPr>
              </w:rPrChange>
            </w:rPr>
            <w:delText xml:space="preserve"> </w:delText>
          </w:r>
        </w:del>
      </w:ins>
      <w:del w:id="4813" w:author="Lenovo" w:date="2026-09-24T08:28:00Z">
        <w:r w:rsidRPr="00AA3FB8" w:rsidDel="00C93E56">
          <w:rPr>
            <w:rFonts w:ascii="Times New Roman" w:hAnsi="Times New Roman" w:cs="B Nazanin" w:hint="cs"/>
            <w:sz w:val="24"/>
            <w:szCs w:val="28"/>
            <w:highlight w:val="yellow"/>
            <w:u w:val="single"/>
            <w:rtl/>
            <w:rPrChange w:id="4814" w:author="Lenovo" w:date="2026-09-24T08:55:00Z">
              <w:rPr>
                <w:rFonts w:ascii="Times New Roman" w:hAnsi="Times New Roman" w:cs="B Nazanin" w:hint="cs"/>
                <w:sz w:val="24"/>
                <w:szCs w:val="28"/>
                <w:rtl/>
              </w:rPr>
            </w:rPrChange>
          </w:rPr>
          <w:delText>ی</w:delText>
        </w:r>
        <w:r w:rsidRPr="00AA3FB8" w:rsidDel="00C93E56">
          <w:rPr>
            <w:rFonts w:ascii="Times New Roman" w:hAnsi="Times New Roman" w:cs="B Nazanin"/>
            <w:sz w:val="24"/>
            <w:szCs w:val="28"/>
            <w:highlight w:val="yellow"/>
            <w:u w:val="single"/>
            <w:rtl/>
            <w:rPrChange w:id="481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16" w:author="Lenovo" w:date="2026-09-24T08:55:00Z">
              <w:rPr>
                <w:rFonts w:ascii="Times New Roman" w:hAnsi="Times New Roman" w:cs="B Nazanin" w:hint="cs"/>
                <w:sz w:val="24"/>
                <w:szCs w:val="28"/>
                <w:rtl/>
              </w:rPr>
            </w:rPrChange>
          </w:rPr>
          <w:delText>بر</w:delText>
        </w:r>
        <w:r w:rsidRPr="00AA3FB8" w:rsidDel="00C93E56">
          <w:rPr>
            <w:rFonts w:ascii="Times New Roman" w:hAnsi="Times New Roman" w:cs="B Nazanin"/>
            <w:sz w:val="24"/>
            <w:szCs w:val="28"/>
            <w:highlight w:val="yellow"/>
            <w:u w:val="single"/>
            <w:rtl/>
            <w:rPrChange w:id="481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18" w:author="Lenovo" w:date="2026-09-24T08:55:00Z">
              <w:rPr>
                <w:rFonts w:ascii="Times New Roman" w:hAnsi="Times New Roman" w:cs="B Nazanin" w:hint="cs"/>
                <w:sz w:val="24"/>
                <w:szCs w:val="28"/>
                <w:rtl/>
              </w:rPr>
            </w:rPrChange>
          </w:rPr>
          <w:delText>واکسن‌های</w:delText>
        </w:r>
        <w:r w:rsidRPr="00AA3FB8" w:rsidDel="00C93E56">
          <w:rPr>
            <w:rFonts w:ascii="Times New Roman" w:hAnsi="Times New Roman" w:cs="B Nazanin"/>
            <w:sz w:val="24"/>
            <w:szCs w:val="28"/>
            <w:highlight w:val="yellow"/>
            <w:u w:val="single"/>
            <w:rtl/>
            <w:rPrChange w:id="481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20"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82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22" w:author="Lenovo" w:date="2026-09-24T08:55:00Z">
              <w:rPr>
                <w:rFonts w:ascii="Times New Roman" w:hAnsi="Times New Roman" w:cs="B Nazanin" w:hint="cs"/>
                <w:sz w:val="24"/>
                <w:szCs w:val="28"/>
                <w:rtl/>
              </w:rPr>
            </w:rPrChange>
          </w:rPr>
          <w:delText>گیاه‌پایه</w:delText>
        </w:r>
        <w:r w:rsidRPr="00AA3FB8" w:rsidDel="00C93E56">
          <w:rPr>
            <w:rFonts w:ascii="Times New Roman" w:hAnsi="Times New Roman" w:cs="B Nazanin"/>
            <w:sz w:val="24"/>
            <w:szCs w:val="28"/>
            <w:highlight w:val="yellow"/>
            <w:u w:val="single"/>
            <w:rtl/>
            <w:rPrChange w:id="482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24" w:author="Lenovo" w:date="2026-09-24T08:55:00Z">
              <w:rPr>
                <w:rFonts w:ascii="Times New Roman" w:hAnsi="Times New Roman" w:cs="B Nazanin" w:hint="cs"/>
                <w:sz w:val="24"/>
                <w:szCs w:val="28"/>
                <w:rtl/>
              </w:rPr>
            </w:rPrChange>
          </w:rPr>
          <w:delText>تأکید</w:delText>
        </w:r>
        <w:r w:rsidRPr="00AA3FB8" w:rsidDel="00C93E56">
          <w:rPr>
            <w:rFonts w:ascii="Times New Roman" w:hAnsi="Times New Roman" w:cs="B Nazanin"/>
            <w:sz w:val="24"/>
            <w:szCs w:val="28"/>
            <w:highlight w:val="yellow"/>
            <w:u w:val="single"/>
            <w:rtl/>
            <w:rPrChange w:id="482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26" w:author="Lenovo" w:date="2026-09-24T08:55:00Z">
              <w:rPr>
                <w:rFonts w:ascii="Times New Roman" w:hAnsi="Times New Roman" w:cs="B Nazanin" w:hint="cs"/>
                <w:sz w:val="24"/>
                <w:szCs w:val="28"/>
                <w:rtl/>
              </w:rPr>
            </w:rPrChange>
          </w:rPr>
          <w:delText>کرده‌اند</w:delText>
        </w:r>
        <w:r w:rsidRPr="00AA3FB8" w:rsidDel="00C93E56">
          <w:rPr>
            <w:rFonts w:ascii="Times New Roman" w:hAnsi="Times New Roman" w:cs="B Nazanin"/>
            <w:sz w:val="24"/>
            <w:szCs w:val="28"/>
            <w:highlight w:val="yellow"/>
            <w:u w:val="single"/>
            <w:rtl/>
            <w:rPrChange w:id="482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28"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482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30" w:author="Lenovo" w:date="2026-09-24T08:55:00Z">
              <w:rPr>
                <w:rFonts w:ascii="Times New Roman" w:hAnsi="Times New Roman" w:cs="B Nazanin" w:hint="cs"/>
                <w:sz w:val="24"/>
                <w:szCs w:val="28"/>
                <w:rtl/>
              </w:rPr>
            </w:rPrChange>
          </w:rPr>
          <w:delText>تحریک</w:delText>
        </w:r>
        <w:r w:rsidRPr="00AA3FB8" w:rsidDel="00C93E56">
          <w:rPr>
            <w:rFonts w:ascii="Times New Roman" w:hAnsi="Times New Roman" w:cs="B Nazanin"/>
            <w:sz w:val="24"/>
            <w:szCs w:val="28"/>
            <w:highlight w:val="yellow"/>
            <w:u w:val="single"/>
            <w:rtl/>
            <w:rPrChange w:id="483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832" w:author="Lenovo" w:date="2026-09-24T08:55:00Z">
              <w:rPr>
                <w:rFonts w:ascii="Times New Roman" w:hAnsi="Times New Roman" w:cs="B Nazanin"/>
                <w:sz w:val="24"/>
                <w:szCs w:val="28"/>
              </w:rPr>
            </w:rPrChange>
          </w:rPr>
          <w:delText>IgA</w:delText>
        </w:r>
        <w:r w:rsidRPr="00AA3FB8" w:rsidDel="00C93E56">
          <w:rPr>
            <w:rFonts w:ascii="Times New Roman" w:hAnsi="Times New Roman" w:cs="B Nazanin"/>
            <w:sz w:val="24"/>
            <w:szCs w:val="28"/>
            <w:highlight w:val="yellow"/>
            <w:u w:val="single"/>
            <w:rtl/>
            <w:rPrChange w:id="483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34" w:author="Lenovo" w:date="2026-09-24T08:55:00Z">
              <w:rPr>
                <w:rFonts w:ascii="Times New Roman" w:hAnsi="Times New Roman" w:cs="B Nazanin" w:hint="cs"/>
                <w:sz w:val="24"/>
                <w:szCs w:val="28"/>
                <w:rtl/>
              </w:rPr>
            </w:rPrChange>
          </w:rPr>
          <w:delText>یکی</w:delText>
        </w:r>
        <w:r w:rsidRPr="00AA3FB8" w:rsidDel="00C93E56">
          <w:rPr>
            <w:rFonts w:ascii="Times New Roman" w:hAnsi="Times New Roman" w:cs="B Nazanin"/>
            <w:sz w:val="24"/>
            <w:szCs w:val="28"/>
            <w:highlight w:val="yellow"/>
            <w:u w:val="single"/>
            <w:rtl/>
            <w:rPrChange w:id="483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36" w:author="Lenovo" w:date="2026-09-24T08:55:00Z">
              <w:rPr>
                <w:rFonts w:ascii="Times New Roman" w:hAnsi="Times New Roman" w:cs="B Nazanin" w:hint="cs"/>
                <w:sz w:val="24"/>
                <w:szCs w:val="28"/>
                <w:rtl/>
              </w:rPr>
            </w:rPrChange>
          </w:rPr>
          <w:delText>از</w:delText>
        </w:r>
        <w:r w:rsidRPr="00AA3FB8" w:rsidDel="00C93E56">
          <w:rPr>
            <w:rFonts w:ascii="Times New Roman" w:hAnsi="Times New Roman" w:cs="B Nazanin"/>
            <w:sz w:val="24"/>
            <w:szCs w:val="28"/>
            <w:highlight w:val="yellow"/>
            <w:u w:val="single"/>
            <w:rtl/>
            <w:rPrChange w:id="483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38" w:author="Lenovo" w:date="2026-09-24T08:55:00Z">
              <w:rPr>
                <w:rFonts w:ascii="Times New Roman" w:hAnsi="Times New Roman" w:cs="B Nazanin" w:hint="cs"/>
                <w:sz w:val="24"/>
                <w:szCs w:val="28"/>
                <w:rtl/>
              </w:rPr>
            </w:rPrChange>
          </w:rPr>
          <w:delText>مزیت‌های</w:delText>
        </w:r>
        <w:r w:rsidRPr="00AA3FB8" w:rsidDel="00C93E56">
          <w:rPr>
            <w:rFonts w:ascii="Times New Roman" w:hAnsi="Times New Roman" w:cs="B Nazanin"/>
            <w:sz w:val="24"/>
            <w:szCs w:val="28"/>
            <w:highlight w:val="yellow"/>
            <w:u w:val="single"/>
            <w:rtl/>
            <w:rPrChange w:id="483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40" w:author="Lenovo" w:date="2026-09-24T08:55:00Z">
              <w:rPr>
                <w:rFonts w:ascii="Times New Roman" w:hAnsi="Times New Roman" w:cs="B Nazanin" w:hint="cs"/>
                <w:sz w:val="24"/>
                <w:szCs w:val="28"/>
                <w:rtl/>
              </w:rPr>
            </w:rPrChange>
          </w:rPr>
          <w:delText>اصلی</w:delText>
        </w:r>
        <w:r w:rsidRPr="00AA3FB8" w:rsidDel="00C93E56">
          <w:rPr>
            <w:rFonts w:ascii="Times New Roman" w:hAnsi="Times New Roman" w:cs="B Nazanin"/>
            <w:sz w:val="24"/>
            <w:szCs w:val="28"/>
            <w:highlight w:val="yellow"/>
            <w:u w:val="single"/>
            <w:rtl/>
            <w:rPrChange w:id="484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42" w:author="Lenovo" w:date="2026-09-24T08:55:00Z">
              <w:rPr>
                <w:rFonts w:ascii="Times New Roman" w:hAnsi="Times New Roman" w:cs="B Nazanin" w:hint="cs"/>
                <w:sz w:val="24"/>
                <w:szCs w:val="28"/>
                <w:rtl/>
              </w:rPr>
            </w:rPrChange>
          </w:rPr>
          <w:delText>این</w:delText>
        </w:r>
      </w:del>
      <w:ins w:id="4843" w:author="SALMANIAN MOHAMMADHASSAN" w:date="2026-09-11T23:32:00Z">
        <w:del w:id="4844" w:author="Lenovo" w:date="2026-09-24T08:28:00Z">
          <w:r w:rsidR="001031FA" w:rsidRPr="00AA3FB8" w:rsidDel="00C93E56">
            <w:rPr>
              <w:rFonts w:ascii="Times New Roman" w:hAnsi="Times New Roman" w:cs="B Nazanin" w:hint="cs"/>
              <w:sz w:val="24"/>
              <w:szCs w:val="28"/>
              <w:highlight w:val="yellow"/>
              <w:u w:val="single"/>
              <w:rtl/>
              <w:rPrChange w:id="4845" w:author="Lenovo" w:date="2026-09-24T08:55:00Z">
                <w:rPr>
                  <w:rFonts w:ascii="Times New Roman" w:hAnsi="Times New Roman" w:cs="B Nazanin" w:hint="cs"/>
                  <w:sz w:val="24"/>
                  <w:szCs w:val="28"/>
                  <w:rtl/>
                </w:rPr>
              </w:rPrChange>
            </w:rPr>
            <w:delText xml:space="preserve"> </w:delText>
          </w:r>
        </w:del>
      </w:ins>
      <w:ins w:id="4846" w:author="SALMANIAN MOHAMMADHASSAN" w:date="2026-09-11T16:53:00Z">
        <w:del w:id="4847" w:author="Lenovo" w:date="2026-09-24T08:28:00Z">
          <w:r w:rsidR="00BA50FD" w:rsidRPr="00AA3FB8" w:rsidDel="00C93E56">
            <w:rPr>
              <w:rFonts w:ascii="Times New Roman" w:hAnsi="Times New Roman" w:cs="B Nazanin" w:hint="cs"/>
              <w:sz w:val="24"/>
              <w:szCs w:val="28"/>
              <w:highlight w:val="yellow"/>
              <w:u w:val="single"/>
              <w:rtl/>
              <w:rPrChange w:id="4848" w:author="Lenovo" w:date="2026-09-24T08:55:00Z">
                <w:rPr>
                  <w:rFonts w:ascii="Times New Roman" w:hAnsi="Times New Roman" w:cs="B Nazanin" w:hint="cs"/>
                  <w:sz w:val="24"/>
                  <w:szCs w:val="28"/>
                  <w:rtl/>
                </w:rPr>
              </w:rPrChange>
            </w:rPr>
            <w:delText>زیر ساخت (</w:delText>
          </w:r>
        </w:del>
      </w:ins>
      <w:del w:id="4849" w:author="Lenovo" w:date="2026-09-24T08:28:00Z">
        <w:r w:rsidRPr="00AA3FB8" w:rsidDel="00C93E56">
          <w:rPr>
            <w:rFonts w:ascii="Times New Roman" w:hAnsi="Times New Roman" w:cs="B Nazanin"/>
            <w:sz w:val="24"/>
            <w:szCs w:val="28"/>
            <w:highlight w:val="yellow"/>
            <w:u w:val="single"/>
            <w:rtl/>
            <w:rPrChange w:id="485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51" w:author="Lenovo" w:date="2026-09-24T08:55:00Z">
              <w:rPr>
                <w:rFonts w:ascii="Times New Roman" w:hAnsi="Times New Roman" w:cs="B Nazanin" w:hint="cs"/>
                <w:sz w:val="24"/>
                <w:szCs w:val="28"/>
                <w:rtl/>
              </w:rPr>
            </w:rPrChange>
          </w:rPr>
          <w:delText>پلتفرم</w:delText>
        </w:r>
      </w:del>
      <w:ins w:id="4852" w:author="SALMANIAN MOHAMMADHASSAN" w:date="2026-09-11T16:53:00Z">
        <w:del w:id="4853" w:author="Lenovo" w:date="2026-09-24T08:28:00Z">
          <w:r w:rsidR="00BA50FD" w:rsidRPr="00AA3FB8" w:rsidDel="00C93E56">
            <w:rPr>
              <w:rFonts w:ascii="Times New Roman" w:hAnsi="Times New Roman" w:cs="B Nazanin" w:hint="cs"/>
              <w:sz w:val="24"/>
              <w:szCs w:val="28"/>
              <w:highlight w:val="yellow"/>
              <w:u w:val="single"/>
              <w:rtl/>
              <w:rPrChange w:id="4854" w:author="Lenovo" w:date="2026-09-24T08:55:00Z">
                <w:rPr>
                  <w:rFonts w:ascii="Times New Roman" w:hAnsi="Times New Roman" w:cs="B Nazanin" w:hint="cs"/>
                  <w:sz w:val="24"/>
                  <w:szCs w:val="28"/>
                  <w:rtl/>
                </w:rPr>
              </w:rPrChange>
            </w:rPr>
            <w:delText xml:space="preserve">) </w:delText>
          </w:r>
        </w:del>
      </w:ins>
      <w:del w:id="4855" w:author="Lenovo" w:date="2026-09-24T08:28:00Z">
        <w:r w:rsidRPr="00AA3FB8" w:rsidDel="00C93E56">
          <w:rPr>
            <w:rFonts w:ascii="Times New Roman" w:hAnsi="Times New Roman" w:cs="B Nazanin"/>
            <w:sz w:val="24"/>
            <w:szCs w:val="28"/>
            <w:highlight w:val="yellow"/>
            <w:u w:val="single"/>
            <w:rtl/>
            <w:rPrChange w:id="485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57"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85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59" w:author="Lenovo" w:date="2026-09-24T08:55:00Z">
              <w:rPr>
                <w:rFonts w:ascii="Times New Roman" w:hAnsi="Times New Roman" w:cs="B Nazanin" w:hint="cs"/>
                <w:sz w:val="24"/>
                <w:szCs w:val="28"/>
                <w:rtl/>
              </w:rPr>
            </w:rPrChange>
          </w:rPr>
          <w:delText>مقایسه</w:delText>
        </w:r>
        <w:r w:rsidRPr="00AA3FB8" w:rsidDel="00C93E56">
          <w:rPr>
            <w:rFonts w:ascii="Times New Roman" w:hAnsi="Times New Roman" w:cs="B Nazanin"/>
            <w:sz w:val="24"/>
            <w:szCs w:val="28"/>
            <w:highlight w:val="yellow"/>
            <w:u w:val="single"/>
            <w:rtl/>
            <w:rPrChange w:id="486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61"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486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63" w:author="Lenovo" w:date="2026-09-24T08:55:00Z">
              <w:rPr>
                <w:rFonts w:ascii="Times New Roman" w:hAnsi="Times New Roman" w:cs="B Nazanin" w:hint="cs"/>
                <w:sz w:val="24"/>
                <w:szCs w:val="28"/>
                <w:rtl/>
              </w:rPr>
            </w:rPrChange>
          </w:rPr>
          <w:delText>ایمن‌سازی</w:delText>
        </w:r>
        <w:r w:rsidRPr="00AA3FB8" w:rsidDel="00C93E56">
          <w:rPr>
            <w:rFonts w:ascii="Times New Roman" w:hAnsi="Times New Roman" w:cs="B Nazanin"/>
            <w:sz w:val="24"/>
            <w:szCs w:val="28"/>
            <w:highlight w:val="yellow"/>
            <w:u w:val="single"/>
            <w:rtl/>
            <w:rPrChange w:id="486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65" w:author="Lenovo" w:date="2026-09-24T08:55:00Z">
              <w:rPr>
                <w:rFonts w:ascii="Times New Roman" w:hAnsi="Times New Roman" w:cs="B Nazanin" w:hint="cs"/>
                <w:sz w:val="24"/>
                <w:szCs w:val="28"/>
                <w:rtl/>
              </w:rPr>
            </w:rPrChange>
          </w:rPr>
          <w:delText>تزریقی</w:delText>
        </w:r>
        <w:r w:rsidRPr="00AA3FB8" w:rsidDel="00C93E56">
          <w:rPr>
            <w:rFonts w:ascii="Times New Roman" w:hAnsi="Times New Roman" w:cs="B Nazanin"/>
            <w:sz w:val="24"/>
            <w:szCs w:val="28"/>
            <w:highlight w:val="yellow"/>
            <w:u w:val="single"/>
            <w:rtl/>
            <w:rPrChange w:id="486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67" w:author="Lenovo" w:date="2026-09-24T08:55:00Z">
              <w:rPr>
                <w:rFonts w:ascii="Times New Roman" w:hAnsi="Times New Roman" w:cs="B Nazanin" w:hint="cs"/>
                <w:sz w:val="24"/>
                <w:szCs w:val="28"/>
                <w:rtl/>
              </w:rPr>
            </w:rPrChange>
          </w:rPr>
          <w:delText>است</w:delText>
        </w:r>
        <w:r w:rsidRPr="00AA3FB8" w:rsidDel="00C93E56">
          <w:rPr>
            <w:rFonts w:ascii="Times New Roman" w:hAnsi="Times New Roman" w:cs="B Nazanin"/>
            <w:sz w:val="24"/>
            <w:szCs w:val="28"/>
            <w:highlight w:val="yellow"/>
            <w:u w:val="single"/>
            <w:rtl/>
            <w:rPrChange w:id="4868" w:author="Lenovo" w:date="2026-09-24T08:55:00Z">
              <w:rPr>
                <w:rFonts w:ascii="Times New Roman" w:hAnsi="Times New Roman" w:cs="B Nazanin"/>
                <w:sz w:val="24"/>
                <w:szCs w:val="28"/>
                <w:rtl/>
              </w:rPr>
            </w:rPrChange>
          </w:rPr>
          <w:delText>.</w:delText>
        </w:r>
        <w:r w:rsidRPr="00AA3FB8" w:rsidDel="00C93E56">
          <w:rPr>
            <w:rFonts w:ascii="Times New Roman" w:hAnsi="Times New Roman" w:cs="B Nazanin" w:hint="cs"/>
            <w:sz w:val="24"/>
            <w:szCs w:val="28"/>
            <w:highlight w:val="yellow"/>
            <w:u w:val="single"/>
            <w:rtl/>
            <w:rPrChange w:id="4869" w:author="Lenovo" w:date="2026-09-24T08:55:00Z">
              <w:rPr>
                <w:rFonts w:ascii="Times New Roman" w:hAnsi="Times New Roman" w:cs="B Nazanin" w:hint="cs"/>
                <w:sz w:val="24"/>
                <w:szCs w:val="28"/>
                <w:rtl/>
              </w:rPr>
            </w:rPrChange>
          </w:rPr>
          <w:delText xml:space="preserve"> افزایش</w:delText>
        </w:r>
        <w:r w:rsidRPr="00AA3FB8" w:rsidDel="00C93E56">
          <w:rPr>
            <w:rFonts w:ascii="Times New Roman" w:hAnsi="Times New Roman" w:cs="B Nazanin"/>
            <w:sz w:val="24"/>
            <w:szCs w:val="28"/>
            <w:highlight w:val="yellow"/>
            <w:u w:val="single"/>
            <w:rtl/>
            <w:rPrChange w:id="487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71" w:author="Lenovo" w:date="2026-09-24T08:55:00Z">
              <w:rPr>
                <w:rFonts w:ascii="Times New Roman" w:hAnsi="Times New Roman" w:cs="B Nazanin" w:hint="cs"/>
                <w:sz w:val="24"/>
                <w:szCs w:val="28"/>
                <w:rtl/>
              </w:rPr>
            </w:rPrChange>
          </w:rPr>
          <w:delText>تدریجی</w:delText>
        </w:r>
        <w:r w:rsidRPr="00AA3FB8" w:rsidDel="00C93E56">
          <w:rPr>
            <w:rFonts w:ascii="Times New Roman" w:hAnsi="Times New Roman" w:cs="B Nazanin"/>
            <w:sz w:val="24"/>
            <w:szCs w:val="28"/>
            <w:highlight w:val="yellow"/>
            <w:u w:val="single"/>
            <w:rtl/>
            <w:rPrChange w:id="487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73" w:author="Lenovo" w:date="2026-09-24T08:55:00Z">
              <w:rPr>
                <w:rFonts w:ascii="Times New Roman" w:hAnsi="Times New Roman" w:cs="B Nazanin" w:hint="cs"/>
                <w:sz w:val="24"/>
                <w:szCs w:val="28"/>
                <w:rtl/>
              </w:rPr>
            </w:rPrChange>
          </w:rPr>
          <w:delText>تیتر</w:delText>
        </w:r>
        <w:r w:rsidRPr="00AA3FB8" w:rsidDel="00C93E56">
          <w:rPr>
            <w:rFonts w:ascii="Times New Roman" w:hAnsi="Times New Roman" w:cs="B Nazanin"/>
            <w:sz w:val="24"/>
            <w:szCs w:val="28"/>
            <w:highlight w:val="yellow"/>
            <w:u w:val="single"/>
            <w:rtl/>
            <w:rPrChange w:id="487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4875" w:author="Lenovo" w:date="2026-09-24T08:55:00Z">
              <w:rPr>
                <w:rFonts w:ascii="Times New Roman" w:hAnsi="Times New Roman" w:cs="B Nazanin"/>
                <w:sz w:val="24"/>
                <w:szCs w:val="28"/>
              </w:rPr>
            </w:rPrChange>
          </w:rPr>
          <w:delText>IgG</w:delText>
        </w:r>
        <w:r w:rsidRPr="00AA3FB8" w:rsidDel="00C93E56">
          <w:rPr>
            <w:rFonts w:ascii="Times New Roman" w:hAnsi="Times New Roman" w:cs="B Nazanin"/>
            <w:sz w:val="24"/>
            <w:szCs w:val="28"/>
            <w:highlight w:val="yellow"/>
            <w:u w:val="single"/>
            <w:rtl/>
            <w:rPrChange w:id="487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77" w:author="Lenovo" w:date="2026-09-24T08:55:00Z">
              <w:rPr>
                <w:rFonts w:ascii="Times New Roman" w:hAnsi="Times New Roman" w:cs="B Nazanin" w:hint="cs"/>
                <w:sz w:val="24"/>
                <w:szCs w:val="28"/>
                <w:rtl/>
              </w:rPr>
            </w:rPrChange>
          </w:rPr>
          <w:delText>سرمی</w:delText>
        </w:r>
        <w:r w:rsidRPr="00AA3FB8" w:rsidDel="00C93E56">
          <w:rPr>
            <w:rFonts w:ascii="Times New Roman" w:hAnsi="Times New Roman" w:cs="B Nazanin"/>
            <w:sz w:val="24"/>
            <w:szCs w:val="28"/>
            <w:highlight w:val="yellow"/>
            <w:u w:val="single"/>
            <w:rtl/>
            <w:rPrChange w:id="487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79"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88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81" w:author="Lenovo" w:date="2026-09-24T08:55:00Z">
              <w:rPr>
                <w:rFonts w:ascii="Times New Roman" w:hAnsi="Times New Roman" w:cs="B Nazanin" w:hint="cs"/>
                <w:sz w:val="24"/>
                <w:szCs w:val="28"/>
                <w:rtl/>
              </w:rPr>
            </w:rPrChange>
          </w:rPr>
          <w:delText>گروه‌های</w:delText>
        </w:r>
        <w:r w:rsidRPr="00AA3FB8" w:rsidDel="00C93E56">
          <w:rPr>
            <w:rFonts w:ascii="Times New Roman" w:hAnsi="Times New Roman" w:cs="B Nazanin"/>
            <w:sz w:val="24"/>
            <w:szCs w:val="28"/>
            <w:highlight w:val="yellow"/>
            <w:u w:val="single"/>
            <w:rtl/>
            <w:rPrChange w:id="488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83"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488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85"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88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87" w:author="Lenovo" w:date="2026-09-24T08:55:00Z">
              <w:rPr>
                <w:rFonts w:ascii="Times New Roman" w:hAnsi="Times New Roman" w:cs="B Nazanin" w:hint="cs"/>
                <w:sz w:val="24"/>
                <w:szCs w:val="28"/>
                <w:rtl/>
              </w:rPr>
            </w:rPrChange>
          </w:rPr>
          <w:delText>به‌ویژه</w:delText>
        </w:r>
        <w:r w:rsidRPr="00AA3FB8" w:rsidDel="00C93E56">
          <w:rPr>
            <w:rFonts w:ascii="Times New Roman" w:hAnsi="Times New Roman" w:cs="B Nazanin"/>
            <w:sz w:val="24"/>
            <w:szCs w:val="28"/>
            <w:highlight w:val="yellow"/>
            <w:u w:val="single"/>
            <w:rtl/>
            <w:rPrChange w:id="488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89"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89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91" w:author="Lenovo" w:date="2026-09-24T08:55:00Z">
              <w:rPr>
                <w:rFonts w:ascii="Times New Roman" w:hAnsi="Times New Roman" w:cs="B Nazanin" w:hint="cs"/>
                <w:sz w:val="24"/>
                <w:szCs w:val="28"/>
                <w:rtl/>
              </w:rPr>
            </w:rPrChange>
          </w:rPr>
          <w:delText>گروه</w:delText>
        </w:r>
        <w:r w:rsidRPr="00AA3FB8" w:rsidDel="00C93E56">
          <w:rPr>
            <w:rFonts w:ascii="Times New Roman" w:hAnsi="Times New Roman" w:cs="B Nazanin"/>
            <w:sz w:val="24"/>
            <w:szCs w:val="28"/>
            <w:highlight w:val="yellow"/>
            <w:u w:val="single"/>
            <w:rtl/>
            <w:rPrChange w:id="489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93"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Times New Roman" w:hint="cs"/>
            <w:sz w:val="24"/>
            <w:szCs w:val="28"/>
            <w:highlight w:val="yellow"/>
            <w:u w:val="single"/>
            <w:rtl/>
            <w:rPrChange w:id="4894" w:author="Lenovo" w:date="2026-09-24T08:55:00Z">
              <w:rPr>
                <w:rFonts w:ascii="Times New Roman" w:hAnsi="Times New Roman" w:cs="Times New Roman" w:hint="cs"/>
                <w:sz w:val="24"/>
                <w:szCs w:val="28"/>
                <w:rtl/>
              </w:rPr>
            </w:rPrChange>
          </w:rPr>
          <w:delText>–</w:delText>
        </w:r>
        <w:r w:rsidRPr="00AA3FB8" w:rsidDel="00C93E56">
          <w:rPr>
            <w:rFonts w:ascii="Times New Roman" w:hAnsi="Times New Roman" w:cs="B Nazanin" w:hint="cs"/>
            <w:sz w:val="24"/>
            <w:szCs w:val="28"/>
            <w:highlight w:val="yellow"/>
            <w:u w:val="single"/>
            <w:rtl/>
            <w:rPrChange w:id="4895" w:author="Lenovo" w:date="2026-09-24T08:55:00Z">
              <w:rPr>
                <w:rFonts w:ascii="Times New Roman" w:hAnsi="Times New Roman" w:cs="B Nazanin" w:hint="cs"/>
                <w:sz w:val="24"/>
                <w:szCs w:val="28"/>
                <w:rtl/>
              </w:rPr>
            </w:rPrChange>
          </w:rPr>
          <w:delText>تزریقی</w:delText>
        </w:r>
        <w:r w:rsidRPr="00AA3FB8" w:rsidDel="00C93E56">
          <w:rPr>
            <w:rFonts w:ascii="Times New Roman" w:hAnsi="Times New Roman" w:cs="B Nazanin"/>
            <w:sz w:val="24"/>
            <w:szCs w:val="28"/>
            <w:highlight w:val="yellow"/>
            <w:u w:val="single"/>
            <w:rtl/>
            <w:rPrChange w:id="489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97" w:author="Lenovo" w:date="2026-09-24T08:55:00Z">
              <w:rPr>
                <w:rFonts w:ascii="Times New Roman" w:hAnsi="Times New Roman" w:cs="B Nazanin" w:hint="cs"/>
                <w:sz w:val="24"/>
                <w:szCs w:val="28"/>
                <w:rtl/>
              </w:rPr>
            </w:rPrChange>
          </w:rPr>
          <w:delText>را</w:delText>
        </w:r>
        <w:r w:rsidRPr="00AA3FB8" w:rsidDel="00C93E56">
          <w:rPr>
            <w:rFonts w:ascii="Times New Roman" w:hAnsi="Times New Roman" w:cs="B Nazanin"/>
            <w:sz w:val="24"/>
            <w:szCs w:val="28"/>
            <w:highlight w:val="yellow"/>
            <w:u w:val="single"/>
            <w:rtl/>
            <w:rPrChange w:id="489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899" w:author="Lenovo" w:date="2026-09-24T08:55:00Z">
              <w:rPr>
                <w:rFonts w:ascii="Times New Roman" w:hAnsi="Times New Roman" w:cs="B Nazanin" w:hint="cs"/>
                <w:sz w:val="24"/>
                <w:szCs w:val="28"/>
                <w:rtl/>
              </w:rPr>
            </w:rPrChange>
          </w:rPr>
          <w:delText>می‌توان</w:delText>
        </w:r>
        <w:r w:rsidRPr="00AA3FB8" w:rsidDel="00C93E56">
          <w:rPr>
            <w:rFonts w:ascii="Times New Roman" w:hAnsi="Times New Roman" w:cs="B Nazanin"/>
            <w:sz w:val="24"/>
            <w:szCs w:val="28"/>
            <w:highlight w:val="yellow"/>
            <w:u w:val="single"/>
            <w:rtl/>
            <w:rPrChange w:id="490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01"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90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03" w:author="Lenovo" w:date="2026-09-24T08:55:00Z">
              <w:rPr>
                <w:rFonts w:ascii="Times New Roman" w:hAnsi="Times New Roman" w:cs="B Nazanin" w:hint="cs"/>
                <w:sz w:val="24"/>
                <w:szCs w:val="28"/>
                <w:rtl/>
              </w:rPr>
            </w:rPrChange>
          </w:rPr>
          <w:delText>مواجهه</w:delText>
        </w:r>
        <w:r w:rsidRPr="00AA3FB8" w:rsidDel="00C93E56">
          <w:rPr>
            <w:rFonts w:ascii="Times New Roman" w:hAnsi="Times New Roman" w:cs="B Nazanin"/>
            <w:sz w:val="24"/>
            <w:szCs w:val="28"/>
            <w:highlight w:val="yellow"/>
            <w:u w:val="single"/>
            <w:rtl/>
            <w:rPrChange w:id="490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05" w:author="Lenovo" w:date="2026-09-24T08:55:00Z">
              <w:rPr>
                <w:rFonts w:ascii="Times New Roman" w:hAnsi="Times New Roman" w:cs="B Nazanin" w:hint="cs"/>
                <w:sz w:val="24"/>
                <w:szCs w:val="28"/>
                <w:rtl/>
              </w:rPr>
            </w:rPrChange>
          </w:rPr>
          <w:delText>مکرر</w:delText>
        </w:r>
        <w:r w:rsidRPr="00AA3FB8" w:rsidDel="00C93E56">
          <w:rPr>
            <w:rFonts w:ascii="Times New Roman" w:hAnsi="Times New Roman" w:cs="B Nazanin"/>
            <w:sz w:val="24"/>
            <w:szCs w:val="28"/>
            <w:highlight w:val="yellow"/>
            <w:u w:val="single"/>
            <w:rtl/>
            <w:rPrChange w:id="490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07" w:author="Lenovo" w:date="2026-09-24T08:55:00Z">
              <w:rPr>
                <w:rFonts w:ascii="Times New Roman" w:hAnsi="Times New Roman" w:cs="B Nazanin" w:hint="cs"/>
                <w:sz w:val="24"/>
                <w:szCs w:val="28"/>
                <w:rtl/>
              </w:rPr>
            </w:rPrChange>
          </w:rPr>
          <w:delText>سیستم</w:delText>
        </w:r>
        <w:r w:rsidRPr="00AA3FB8" w:rsidDel="00C93E56">
          <w:rPr>
            <w:rFonts w:ascii="Times New Roman" w:hAnsi="Times New Roman" w:cs="B Nazanin"/>
            <w:sz w:val="24"/>
            <w:szCs w:val="28"/>
            <w:highlight w:val="yellow"/>
            <w:u w:val="single"/>
            <w:rtl/>
            <w:rPrChange w:id="490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09" w:author="Lenovo" w:date="2026-09-24T08:55:00Z">
              <w:rPr>
                <w:rFonts w:ascii="Times New Roman" w:hAnsi="Times New Roman" w:cs="B Nazanin" w:hint="cs"/>
                <w:sz w:val="24"/>
                <w:szCs w:val="28"/>
                <w:rtl/>
              </w:rPr>
            </w:rPrChange>
          </w:rPr>
          <w:delText>ایمنی</w:delText>
        </w:r>
        <w:r w:rsidRPr="00AA3FB8" w:rsidDel="00C93E56">
          <w:rPr>
            <w:rFonts w:ascii="Times New Roman" w:hAnsi="Times New Roman" w:cs="B Nazanin"/>
            <w:sz w:val="24"/>
            <w:szCs w:val="28"/>
            <w:highlight w:val="yellow"/>
            <w:u w:val="single"/>
            <w:rtl/>
            <w:rPrChange w:id="491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11"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491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13" w:author="Lenovo" w:date="2026-09-24T08:55:00Z">
              <w:rPr>
                <w:rFonts w:ascii="Times New Roman" w:hAnsi="Times New Roman" w:cs="B Nazanin" w:hint="cs"/>
                <w:sz w:val="24"/>
                <w:szCs w:val="28"/>
                <w:rtl/>
              </w:rPr>
            </w:rPrChange>
          </w:rPr>
          <w:delText>آنتی‌ژن</w:delText>
        </w:r>
        <w:r w:rsidRPr="00AA3FB8" w:rsidDel="00C93E56">
          <w:rPr>
            <w:rFonts w:ascii="Times New Roman" w:hAnsi="Times New Roman" w:cs="B Nazanin"/>
            <w:sz w:val="24"/>
            <w:szCs w:val="28"/>
            <w:highlight w:val="yellow"/>
            <w:u w:val="single"/>
            <w:rtl/>
            <w:rPrChange w:id="491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15" w:author="Lenovo" w:date="2026-09-24T08:55:00Z">
              <w:rPr>
                <w:rFonts w:ascii="Times New Roman" w:hAnsi="Times New Roman" w:cs="B Nazanin" w:hint="cs"/>
                <w:sz w:val="24"/>
                <w:szCs w:val="28"/>
                <w:rtl/>
              </w:rPr>
            </w:rPrChange>
          </w:rPr>
          <w:delText>نسبت</w:delText>
        </w:r>
        <w:r w:rsidRPr="00AA3FB8" w:rsidDel="00C93E56">
          <w:rPr>
            <w:rFonts w:ascii="Times New Roman" w:hAnsi="Times New Roman" w:cs="B Nazanin"/>
            <w:sz w:val="24"/>
            <w:szCs w:val="28"/>
            <w:highlight w:val="yellow"/>
            <w:u w:val="single"/>
            <w:rtl/>
            <w:rPrChange w:id="491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17" w:author="Lenovo" w:date="2026-09-24T08:55:00Z">
              <w:rPr>
                <w:rFonts w:ascii="Times New Roman" w:hAnsi="Times New Roman" w:cs="B Nazanin" w:hint="cs"/>
                <w:sz w:val="24"/>
                <w:szCs w:val="28"/>
                <w:rtl/>
              </w:rPr>
            </w:rPrChange>
          </w:rPr>
          <w:delText>داد؛</w:delText>
        </w:r>
        <w:r w:rsidRPr="00AA3FB8" w:rsidDel="00C93E56">
          <w:rPr>
            <w:rFonts w:ascii="Times New Roman" w:hAnsi="Times New Roman" w:cs="B Nazanin"/>
            <w:sz w:val="24"/>
            <w:szCs w:val="28"/>
            <w:highlight w:val="yellow"/>
            <w:u w:val="single"/>
            <w:rtl/>
            <w:rPrChange w:id="491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19" w:author="Lenovo" w:date="2026-09-24T08:55:00Z">
              <w:rPr>
                <w:rFonts w:ascii="Times New Roman" w:hAnsi="Times New Roman" w:cs="B Nazanin" w:hint="cs"/>
                <w:sz w:val="24"/>
                <w:szCs w:val="28"/>
                <w:rtl/>
              </w:rPr>
            </w:rPrChange>
          </w:rPr>
          <w:delText>مواجهه‌ای</w:delText>
        </w:r>
        <w:r w:rsidRPr="00AA3FB8" w:rsidDel="00C93E56">
          <w:rPr>
            <w:rFonts w:ascii="Times New Roman" w:hAnsi="Times New Roman" w:cs="B Nazanin"/>
            <w:sz w:val="24"/>
            <w:szCs w:val="28"/>
            <w:highlight w:val="yellow"/>
            <w:u w:val="single"/>
            <w:rtl/>
            <w:rPrChange w:id="492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21"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4922"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23" w:author="Lenovo" w:date="2026-09-24T08:55:00Z">
              <w:rPr>
                <w:rFonts w:ascii="Times New Roman" w:hAnsi="Times New Roman" w:cs="B Nazanin" w:hint="cs"/>
                <w:sz w:val="24"/>
                <w:szCs w:val="28"/>
                <w:rtl/>
              </w:rPr>
            </w:rPrChange>
          </w:rPr>
          <w:delText>احتمالاً</w:delText>
        </w:r>
        <w:r w:rsidRPr="00AA3FB8" w:rsidDel="00C93E56">
          <w:rPr>
            <w:rFonts w:ascii="Times New Roman" w:hAnsi="Times New Roman" w:cs="B Nazanin"/>
            <w:sz w:val="24"/>
            <w:szCs w:val="28"/>
            <w:highlight w:val="yellow"/>
            <w:u w:val="single"/>
            <w:rtl/>
            <w:rPrChange w:id="4924"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25" w:author="Lenovo" w:date="2026-09-24T08:55:00Z">
              <w:rPr>
                <w:rFonts w:ascii="Times New Roman" w:hAnsi="Times New Roman" w:cs="B Nazanin" w:hint="cs"/>
                <w:sz w:val="24"/>
                <w:szCs w:val="28"/>
                <w:rtl/>
              </w:rPr>
            </w:rPrChange>
          </w:rPr>
          <w:delText>منجر</w:delText>
        </w:r>
        <w:r w:rsidRPr="00AA3FB8" w:rsidDel="00C93E56">
          <w:rPr>
            <w:rFonts w:ascii="Times New Roman" w:hAnsi="Times New Roman" w:cs="B Nazanin"/>
            <w:sz w:val="24"/>
            <w:szCs w:val="28"/>
            <w:highlight w:val="yellow"/>
            <w:u w:val="single"/>
            <w:rtl/>
            <w:rPrChange w:id="4926"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27"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928"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29" w:author="Lenovo" w:date="2026-09-24T08:55:00Z">
              <w:rPr>
                <w:rFonts w:ascii="Times New Roman" w:hAnsi="Times New Roman" w:cs="B Nazanin" w:hint="cs"/>
                <w:sz w:val="24"/>
                <w:szCs w:val="28"/>
                <w:rtl/>
              </w:rPr>
            </w:rPrChange>
          </w:rPr>
          <w:delText>فعال‌سازی</w:delText>
        </w:r>
        <w:r w:rsidRPr="00AA3FB8" w:rsidDel="00C93E56">
          <w:rPr>
            <w:rFonts w:ascii="Times New Roman" w:hAnsi="Times New Roman" w:cs="B Nazanin"/>
            <w:sz w:val="24"/>
            <w:szCs w:val="28"/>
            <w:highlight w:val="yellow"/>
            <w:u w:val="single"/>
            <w:rtl/>
            <w:rPrChange w:id="4930"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31" w:author="Lenovo" w:date="2026-09-24T08:55:00Z">
              <w:rPr>
                <w:rFonts w:ascii="Times New Roman" w:hAnsi="Times New Roman" w:cs="B Nazanin" w:hint="cs"/>
                <w:sz w:val="24"/>
                <w:szCs w:val="28"/>
                <w:rtl/>
              </w:rPr>
            </w:rPrChange>
          </w:rPr>
          <w:delText>متقاطع</w:delText>
        </w:r>
        <w:r w:rsidRPr="00AA3FB8" w:rsidDel="00C93E56">
          <w:rPr>
            <w:rFonts w:ascii="Times New Roman" w:hAnsi="Times New Roman" w:cs="B Nazanin"/>
            <w:sz w:val="24"/>
            <w:szCs w:val="28"/>
            <w:highlight w:val="yellow"/>
            <w:u w:val="single"/>
            <w:rtl/>
            <w:rPrChange w:id="4932" w:author="Lenovo" w:date="2026-09-24T08:55:00Z">
              <w:rPr>
                <w:rFonts w:ascii="Times New Roman" w:hAnsi="Times New Roman" w:cs="B Nazanin"/>
                <w:sz w:val="24"/>
                <w:szCs w:val="28"/>
                <w:rtl/>
              </w:rPr>
            </w:rPrChange>
          </w:rPr>
          <w:delText xml:space="preserve"> </w:delText>
        </w:r>
      </w:del>
      <w:ins w:id="4933" w:author="SALMANIAN MOHAMMADHASSAN" w:date="2026-09-11T23:50:00Z">
        <w:del w:id="4934" w:author="Lenovo" w:date="2026-09-24T08:28:00Z">
          <w:r w:rsidR="00A159E5" w:rsidRPr="00AA3FB8" w:rsidDel="00C93E56">
            <w:rPr>
              <w:rFonts w:ascii="Times New Roman" w:hAnsi="Times New Roman" w:cs="B Nazanin" w:hint="cs"/>
              <w:sz w:val="24"/>
              <w:szCs w:val="28"/>
              <w:highlight w:val="yellow"/>
              <w:u w:val="single"/>
              <w:rtl/>
              <w:rPrChange w:id="4935" w:author="Lenovo" w:date="2026-09-24T08:55:00Z">
                <w:rPr>
                  <w:rFonts w:ascii="Times New Roman" w:hAnsi="Times New Roman" w:cs="B Nazanin" w:hint="cs"/>
                  <w:sz w:val="24"/>
                  <w:szCs w:val="28"/>
                  <w:rtl/>
                </w:rPr>
              </w:rPrChange>
            </w:rPr>
            <w:delText>هم زمان در</w:delText>
          </w:r>
          <w:r w:rsidR="00A159E5" w:rsidRPr="00AA3FB8" w:rsidDel="00C93E56">
            <w:rPr>
              <w:rFonts w:ascii="Times New Roman" w:hAnsi="Times New Roman" w:cs="B Nazanin"/>
              <w:sz w:val="24"/>
              <w:szCs w:val="28"/>
              <w:highlight w:val="yellow"/>
              <w:u w:val="single"/>
              <w:rtl/>
              <w:rPrChange w:id="4936" w:author="Lenovo" w:date="2026-09-24T08:55:00Z">
                <w:rPr>
                  <w:rFonts w:ascii="Times New Roman" w:hAnsi="Times New Roman" w:cs="B Nazanin"/>
                  <w:sz w:val="24"/>
                  <w:szCs w:val="28"/>
                  <w:rtl/>
                </w:rPr>
              </w:rPrChange>
            </w:rPr>
            <w:delText xml:space="preserve"> </w:delText>
          </w:r>
        </w:del>
      </w:ins>
      <w:del w:id="4937" w:author="Lenovo" w:date="2026-09-24T08:28:00Z">
        <w:r w:rsidRPr="00AA3FB8" w:rsidDel="00C93E56">
          <w:rPr>
            <w:rFonts w:ascii="Times New Roman" w:hAnsi="Times New Roman" w:cs="B Nazanin" w:hint="cs"/>
            <w:sz w:val="24"/>
            <w:szCs w:val="28"/>
            <w:highlight w:val="yellow"/>
            <w:u w:val="single"/>
            <w:rtl/>
            <w:rPrChange w:id="4938" w:author="Lenovo" w:date="2026-09-24T08:55:00Z">
              <w:rPr>
                <w:rFonts w:ascii="Times New Roman" w:hAnsi="Times New Roman" w:cs="B Nazanin" w:hint="cs"/>
                <w:sz w:val="24"/>
                <w:szCs w:val="28"/>
                <w:rtl/>
              </w:rPr>
            </w:rPrChange>
          </w:rPr>
          <w:delText>پاسخ‌های</w:delText>
        </w:r>
        <w:r w:rsidRPr="00AA3FB8" w:rsidDel="00C93E56">
          <w:rPr>
            <w:rFonts w:ascii="Times New Roman" w:hAnsi="Times New Roman" w:cs="B Nazanin"/>
            <w:sz w:val="24"/>
            <w:szCs w:val="28"/>
            <w:highlight w:val="yellow"/>
            <w:u w:val="single"/>
            <w:rtl/>
            <w:rPrChange w:id="493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40" w:author="Lenovo" w:date="2026-09-24T08:55:00Z">
              <w:rPr>
                <w:rFonts w:ascii="Times New Roman" w:hAnsi="Times New Roman" w:cs="B Nazanin" w:hint="cs"/>
                <w:sz w:val="24"/>
                <w:szCs w:val="28"/>
                <w:rtl/>
              </w:rPr>
            </w:rPrChange>
          </w:rPr>
          <w:delText>ایمنی</w:delText>
        </w:r>
        <w:r w:rsidRPr="00AA3FB8" w:rsidDel="00C93E56">
          <w:rPr>
            <w:rFonts w:ascii="Times New Roman" w:hAnsi="Times New Roman" w:cs="B Nazanin"/>
            <w:sz w:val="24"/>
            <w:szCs w:val="28"/>
            <w:highlight w:val="yellow"/>
            <w:u w:val="single"/>
            <w:rtl/>
            <w:rPrChange w:id="494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42" w:author="Lenovo" w:date="2026-09-24T08:55:00Z">
              <w:rPr>
                <w:rFonts w:ascii="Times New Roman" w:hAnsi="Times New Roman" w:cs="B Nazanin" w:hint="cs"/>
                <w:sz w:val="24"/>
                <w:szCs w:val="28"/>
                <w:rtl/>
              </w:rPr>
            </w:rPrChange>
          </w:rPr>
          <w:delText>مخاطی</w:delText>
        </w:r>
        <w:r w:rsidRPr="00AA3FB8" w:rsidDel="00C93E56">
          <w:rPr>
            <w:rFonts w:ascii="Times New Roman" w:hAnsi="Times New Roman" w:cs="B Nazanin"/>
            <w:sz w:val="24"/>
            <w:szCs w:val="28"/>
            <w:highlight w:val="yellow"/>
            <w:u w:val="single"/>
            <w:rtl/>
            <w:rPrChange w:id="494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44"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494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46" w:author="Lenovo" w:date="2026-09-24T08:55:00Z">
              <w:rPr>
                <w:rFonts w:ascii="Times New Roman" w:hAnsi="Times New Roman" w:cs="B Nazanin" w:hint="cs"/>
                <w:sz w:val="24"/>
                <w:szCs w:val="28"/>
                <w:rtl/>
              </w:rPr>
            </w:rPrChange>
          </w:rPr>
          <w:delText>سیستمی</w:delText>
        </w:r>
        <w:r w:rsidRPr="00AA3FB8" w:rsidDel="00C93E56">
          <w:rPr>
            <w:rFonts w:ascii="Times New Roman" w:hAnsi="Times New Roman" w:cs="B Nazanin"/>
            <w:sz w:val="24"/>
            <w:szCs w:val="28"/>
            <w:highlight w:val="yellow"/>
            <w:u w:val="single"/>
            <w:rtl/>
            <w:rPrChange w:id="494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48" w:author="Lenovo" w:date="2026-09-24T08:55:00Z">
              <w:rPr>
                <w:rFonts w:ascii="Times New Roman" w:hAnsi="Times New Roman" w:cs="B Nazanin" w:hint="cs"/>
                <w:sz w:val="24"/>
                <w:szCs w:val="28"/>
                <w:rtl/>
              </w:rPr>
            </w:rPrChange>
          </w:rPr>
          <w:delText>شده</w:delText>
        </w:r>
        <w:r w:rsidRPr="00AA3FB8" w:rsidDel="00C93E56">
          <w:rPr>
            <w:rFonts w:ascii="Times New Roman" w:hAnsi="Times New Roman" w:cs="B Nazanin"/>
            <w:sz w:val="24"/>
            <w:szCs w:val="28"/>
            <w:highlight w:val="yellow"/>
            <w:u w:val="single"/>
            <w:rtl/>
            <w:rPrChange w:id="494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50" w:author="Lenovo" w:date="2026-09-24T08:55:00Z">
              <w:rPr>
                <w:rFonts w:ascii="Times New Roman" w:hAnsi="Times New Roman" w:cs="B Nazanin" w:hint="cs"/>
                <w:sz w:val="24"/>
                <w:szCs w:val="28"/>
                <w:rtl/>
              </w:rPr>
            </w:rPrChange>
          </w:rPr>
          <w:delText>است</w:delText>
        </w:r>
        <w:r w:rsidRPr="00AA3FB8" w:rsidDel="00C93E56">
          <w:rPr>
            <w:rFonts w:ascii="Times New Roman" w:hAnsi="Times New Roman" w:cs="B Nazanin"/>
            <w:sz w:val="24"/>
            <w:szCs w:val="28"/>
            <w:highlight w:val="yellow"/>
            <w:u w:val="single"/>
            <w:rtl/>
            <w:rPrChange w:id="495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52"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495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54" w:author="Lenovo" w:date="2026-09-24T08:55:00Z">
              <w:rPr>
                <w:rFonts w:ascii="Times New Roman" w:hAnsi="Times New Roman" w:cs="B Nazanin" w:hint="cs"/>
                <w:sz w:val="24"/>
                <w:szCs w:val="28"/>
                <w:rtl/>
              </w:rPr>
            </w:rPrChange>
          </w:rPr>
          <w:delText>این</w:delText>
        </w:r>
        <w:r w:rsidRPr="00AA3FB8" w:rsidDel="00C93E56">
          <w:rPr>
            <w:rFonts w:ascii="Times New Roman" w:hAnsi="Times New Roman" w:cs="B Nazanin"/>
            <w:sz w:val="24"/>
            <w:szCs w:val="28"/>
            <w:highlight w:val="yellow"/>
            <w:u w:val="single"/>
            <w:rtl/>
            <w:rPrChange w:id="495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56" w:author="Lenovo" w:date="2026-09-24T08:55:00Z">
              <w:rPr>
                <w:rFonts w:ascii="Times New Roman" w:hAnsi="Times New Roman" w:cs="B Nazanin" w:hint="cs"/>
                <w:sz w:val="24"/>
                <w:szCs w:val="28"/>
                <w:rtl/>
              </w:rPr>
            </w:rPrChange>
          </w:rPr>
          <w:delText>حال،</w:delText>
        </w:r>
        <w:r w:rsidRPr="00AA3FB8" w:rsidDel="00C93E56">
          <w:rPr>
            <w:rFonts w:ascii="Times New Roman" w:hAnsi="Times New Roman" w:cs="B Nazanin"/>
            <w:sz w:val="24"/>
            <w:szCs w:val="28"/>
            <w:highlight w:val="yellow"/>
            <w:u w:val="single"/>
            <w:rtl/>
            <w:rPrChange w:id="495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58" w:author="Lenovo" w:date="2026-09-24T08:55:00Z">
              <w:rPr>
                <w:rFonts w:ascii="Times New Roman" w:hAnsi="Times New Roman" w:cs="B Nazanin" w:hint="cs"/>
                <w:sz w:val="24"/>
                <w:szCs w:val="28"/>
                <w:rtl/>
              </w:rPr>
            </w:rPrChange>
          </w:rPr>
          <w:delText>تیتر</w:delText>
        </w:r>
        <w:r w:rsidRPr="00AA3FB8" w:rsidDel="00C93E56">
          <w:rPr>
            <w:rFonts w:ascii="Times New Roman" w:hAnsi="Times New Roman" w:cs="B Nazanin"/>
            <w:sz w:val="24"/>
            <w:szCs w:val="28"/>
            <w:highlight w:val="yellow"/>
            <w:u w:val="single"/>
            <w:rtl/>
            <w:rPrChange w:id="495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60" w:author="Lenovo" w:date="2026-09-24T08:55:00Z">
              <w:rPr>
                <w:rFonts w:ascii="Times New Roman" w:hAnsi="Times New Roman" w:cs="B Nazanin" w:hint="cs"/>
                <w:sz w:val="24"/>
                <w:szCs w:val="28"/>
                <w:rtl/>
              </w:rPr>
            </w:rPrChange>
          </w:rPr>
          <w:delText>بالاتر</w:delText>
        </w:r>
        <w:r w:rsidRPr="00AA3FB8" w:rsidDel="00C93E56">
          <w:rPr>
            <w:rFonts w:ascii="Times New Roman" w:hAnsi="Times New Roman" w:cs="B Nazanin"/>
            <w:sz w:val="24"/>
            <w:szCs w:val="28"/>
            <w:highlight w:val="yellow"/>
            <w:u w:val="single"/>
            <w:rtl/>
            <w:rPrChange w:id="496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62" w:author="Lenovo" w:date="2026-09-24T08:55:00Z">
              <w:rPr>
                <w:rFonts w:ascii="Times New Roman" w:hAnsi="Times New Roman" w:cs="B Nazanin" w:hint="cs"/>
                <w:sz w:val="24"/>
                <w:szCs w:val="28"/>
                <w:rtl/>
              </w:rPr>
            </w:rPrChange>
          </w:rPr>
          <w:delText>آنتی‌بادی‌ها</w:delText>
        </w:r>
        <w:r w:rsidRPr="00AA3FB8" w:rsidDel="00C93E56">
          <w:rPr>
            <w:rFonts w:ascii="Times New Roman" w:hAnsi="Times New Roman" w:cs="B Nazanin"/>
            <w:sz w:val="24"/>
            <w:szCs w:val="28"/>
            <w:highlight w:val="yellow"/>
            <w:u w:val="single"/>
            <w:rtl/>
            <w:rPrChange w:id="496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64"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496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66" w:author="Lenovo" w:date="2026-09-24T08:55:00Z">
              <w:rPr>
                <w:rFonts w:ascii="Times New Roman" w:hAnsi="Times New Roman" w:cs="B Nazanin" w:hint="cs"/>
                <w:sz w:val="24"/>
                <w:szCs w:val="28"/>
                <w:rtl/>
              </w:rPr>
            </w:rPrChange>
          </w:rPr>
          <w:delText>گروه</w:delText>
        </w:r>
        <w:r w:rsidRPr="00AA3FB8" w:rsidDel="00C93E56">
          <w:rPr>
            <w:rFonts w:ascii="Times New Roman" w:hAnsi="Times New Roman" w:cs="B Nazanin"/>
            <w:sz w:val="24"/>
            <w:szCs w:val="28"/>
            <w:highlight w:val="yellow"/>
            <w:u w:val="single"/>
            <w:rtl/>
            <w:rPrChange w:id="496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68"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Times New Roman" w:hint="cs"/>
            <w:sz w:val="24"/>
            <w:szCs w:val="28"/>
            <w:highlight w:val="yellow"/>
            <w:u w:val="single"/>
            <w:rtl/>
            <w:rPrChange w:id="4969" w:author="Lenovo" w:date="2026-09-24T08:55:00Z">
              <w:rPr>
                <w:rFonts w:ascii="Times New Roman" w:hAnsi="Times New Roman" w:cs="Times New Roman" w:hint="cs"/>
                <w:sz w:val="24"/>
                <w:szCs w:val="28"/>
                <w:rtl/>
              </w:rPr>
            </w:rPrChange>
          </w:rPr>
          <w:delText>–</w:delText>
        </w:r>
        <w:r w:rsidRPr="00AA3FB8" w:rsidDel="00C93E56">
          <w:rPr>
            <w:rFonts w:ascii="Times New Roman" w:hAnsi="Times New Roman" w:cs="B Nazanin" w:hint="cs"/>
            <w:sz w:val="24"/>
            <w:szCs w:val="28"/>
            <w:highlight w:val="yellow"/>
            <w:u w:val="single"/>
            <w:rtl/>
            <w:rPrChange w:id="4970" w:author="Lenovo" w:date="2026-09-24T08:55:00Z">
              <w:rPr>
                <w:rFonts w:ascii="Times New Roman" w:hAnsi="Times New Roman" w:cs="B Nazanin" w:hint="cs"/>
                <w:sz w:val="24"/>
                <w:szCs w:val="28"/>
                <w:rtl/>
              </w:rPr>
            </w:rPrChange>
          </w:rPr>
          <w:delText>تزریقی</w:delText>
        </w:r>
        <w:r w:rsidRPr="00AA3FB8" w:rsidDel="00C93E56">
          <w:rPr>
            <w:rFonts w:ascii="Times New Roman" w:hAnsi="Times New Roman" w:cs="B Nazanin"/>
            <w:sz w:val="24"/>
            <w:szCs w:val="28"/>
            <w:highlight w:val="yellow"/>
            <w:u w:val="single"/>
            <w:rtl/>
            <w:rPrChange w:id="497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72" w:author="Lenovo" w:date="2026-09-24T08:55:00Z">
              <w:rPr>
                <w:rFonts w:ascii="Times New Roman" w:hAnsi="Times New Roman" w:cs="B Nazanin" w:hint="cs"/>
                <w:sz w:val="24"/>
                <w:szCs w:val="28"/>
                <w:rtl/>
              </w:rPr>
            </w:rPrChange>
          </w:rPr>
          <w:delText>نسبت</w:delText>
        </w:r>
        <w:r w:rsidRPr="00AA3FB8" w:rsidDel="00C93E56">
          <w:rPr>
            <w:rFonts w:ascii="Times New Roman" w:hAnsi="Times New Roman" w:cs="B Nazanin"/>
            <w:sz w:val="24"/>
            <w:szCs w:val="28"/>
            <w:highlight w:val="yellow"/>
            <w:u w:val="single"/>
            <w:rtl/>
            <w:rPrChange w:id="497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74"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497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76" w:author="Lenovo" w:date="2026-09-24T08:55:00Z">
              <w:rPr>
                <w:rFonts w:ascii="Times New Roman" w:hAnsi="Times New Roman" w:cs="B Nazanin" w:hint="cs"/>
                <w:sz w:val="24"/>
                <w:szCs w:val="28"/>
                <w:rtl/>
              </w:rPr>
            </w:rPrChange>
          </w:rPr>
          <w:delText>گروه</w:delText>
        </w:r>
        <w:r w:rsidRPr="00AA3FB8" w:rsidDel="00C93E56">
          <w:rPr>
            <w:rFonts w:ascii="Times New Roman" w:hAnsi="Times New Roman" w:cs="B Nazanin"/>
            <w:sz w:val="24"/>
            <w:szCs w:val="28"/>
            <w:highlight w:val="yellow"/>
            <w:u w:val="single"/>
            <w:rtl/>
            <w:rPrChange w:id="497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78" w:author="Lenovo" w:date="2026-09-24T08:55:00Z">
              <w:rPr>
                <w:rFonts w:ascii="Times New Roman" w:hAnsi="Times New Roman" w:cs="B Nazanin" w:hint="cs"/>
                <w:sz w:val="24"/>
                <w:szCs w:val="28"/>
                <w:rtl/>
              </w:rPr>
            </w:rPrChange>
          </w:rPr>
          <w:delText>صرفاً</w:delText>
        </w:r>
      </w:del>
      <w:ins w:id="4979" w:author="SALMANIAN MOHAMMADHASSAN" w:date="2026-09-11T23:51:00Z">
        <w:del w:id="4980" w:author="Lenovo" w:date="2026-09-24T08:28:00Z">
          <w:r w:rsidR="00E23E40" w:rsidRPr="00AA3FB8" w:rsidDel="00C93E56">
            <w:rPr>
              <w:rFonts w:ascii="Times New Roman" w:hAnsi="Times New Roman" w:cs="B Nazanin" w:hint="cs"/>
              <w:sz w:val="24"/>
              <w:szCs w:val="28"/>
              <w:highlight w:val="yellow"/>
              <w:u w:val="single"/>
              <w:rtl/>
              <w:rPrChange w:id="4981" w:author="Lenovo" w:date="2026-09-24T08:55:00Z">
                <w:rPr>
                  <w:rFonts w:ascii="Times New Roman" w:hAnsi="Times New Roman" w:cs="B Nazanin" w:hint="cs"/>
                  <w:sz w:val="24"/>
                  <w:szCs w:val="28"/>
                  <w:rtl/>
                </w:rPr>
              </w:rPrChange>
            </w:rPr>
            <w:delText xml:space="preserve">گروهی که فقط ایمن سازی </w:delText>
          </w:r>
        </w:del>
      </w:ins>
      <w:del w:id="4982" w:author="Lenovo" w:date="2026-09-24T08:28:00Z">
        <w:r w:rsidRPr="00AA3FB8" w:rsidDel="00C93E56">
          <w:rPr>
            <w:rFonts w:ascii="Times New Roman" w:hAnsi="Times New Roman" w:cs="B Nazanin"/>
            <w:sz w:val="24"/>
            <w:szCs w:val="28"/>
            <w:highlight w:val="yellow"/>
            <w:u w:val="single"/>
            <w:rtl/>
            <w:rPrChange w:id="498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84" w:author="Lenovo" w:date="2026-09-24T08:55:00Z">
              <w:rPr>
                <w:rFonts w:ascii="Times New Roman" w:hAnsi="Times New Roman" w:cs="B Nazanin" w:hint="cs"/>
                <w:sz w:val="24"/>
                <w:szCs w:val="28"/>
                <w:rtl/>
              </w:rPr>
            </w:rPrChange>
          </w:rPr>
          <w:delText>خوراکی</w:delText>
        </w:r>
      </w:del>
      <w:ins w:id="4985" w:author="SALMANIAN MOHAMMADHASSAN" w:date="2026-09-11T23:51:00Z">
        <w:del w:id="4986" w:author="Lenovo" w:date="2026-09-24T08:28:00Z">
          <w:r w:rsidR="00E23E40" w:rsidRPr="00AA3FB8" w:rsidDel="00C93E56">
            <w:rPr>
              <w:rFonts w:ascii="Times New Roman" w:hAnsi="Times New Roman" w:cs="B Nazanin" w:hint="cs"/>
              <w:sz w:val="24"/>
              <w:szCs w:val="28"/>
              <w:highlight w:val="yellow"/>
              <w:u w:val="single"/>
              <w:rtl/>
              <w:rPrChange w:id="4987" w:author="Lenovo" w:date="2026-09-24T08:55:00Z">
                <w:rPr>
                  <w:rFonts w:ascii="Times New Roman" w:hAnsi="Times New Roman" w:cs="B Nazanin" w:hint="cs"/>
                  <w:sz w:val="24"/>
                  <w:szCs w:val="28"/>
                  <w:rtl/>
                </w:rPr>
              </w:rPrChange>
            </w:rPr>
            <w:delText xml:space="preserve"> را دریافت کرده اند،</w:delText>
          </w:r>
        </w:del>
      </w:ins>
      <w:del w:id="4988" w:author="Lenovo" w:date="2026-09-24T08:28:00Z">
        <w:r w:rsidRPr="00AA3FB8" w:rsidDel="00C93E56">
          <w:rPr>
            <w:rFonts w:ascii="Times New Roman" w:hAnsi="Times New Roman" w:cs="B Nazanin"/>
            <w:sz w:val="24"/>
            <w:szCs w:val="28"/>
            <w:highlight w:val="yellow"/>
            <w:u w:val="single"/>
            <w:rtl/>
            <w:rPrChange w:id="498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90" w:author="Lenovo" w:date="2026-09-24T08:55:00Z">
              <w:rPr>
                <w:rFonts w:ascii="Times New Roman" w:hAnsi="Times New Roman" w:cs="B Nazanin" w:hint="cs"/>
                <w:sz w:val="24"/>
                <w:szCs w:val="28"/>
                <w:rtl/>
              </w:rPr>
            </w:rPrChange>
          </w:rPr>
          <w:delText>نشان</w:delText>
        </w:r>
        <w:r w:rsidRPr="00AA3FB8" w:rsidDel="00C93E56">
          <w:rPr>
            <w:rFonts w:ascii="Times New Roman" w:hAnsi="Times New Roman" w:cs="B Nazanin"/>
            <w:sz w:val="24"/>
            <w:szCs w:val="28"/>
            <w:highlight w:val="yellow"/>
            <w:u w:val="single"/>
            <w:rtl/>
            <w:rPrChange w:id="499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92" w:author="Lenovo" w:date="2026-09-24T08:55:00Z">
              <w:rPr>
                <w:rFonts w:ascii="Times New Roman" w:hAnsi="Times New Roman" w:cs="B Nazanin" w:hint="cs"/>
                <w:sz w:val="24"/>
                <w:szCs w:val="28"/>
                <w:rtl/>
              </w:rPr>
            </w:rPrChange>
          </w:rPr>
          <w:delText>می‌دهد</w:delText>
        </w:r>
        <w:r w:rsidRPr="00AA3FB8" w:rsidDel="00C93E56">
          <w:rPr>
            <w:rFonts w:ascii="Times New Roman" w:hAnsi="Times New Roman" w:cs="B Nazanin"/>
            <w:sz w:val="24"/>
            <w:szCs w:val="28"/>
            <w:highlight w:val="yellow"/>
            <w:u w:val="single"/>
            <w:rtl/>
            <w:rPrChange w:id="499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94"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499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96" w:author="Lenovo" w:date="2026-09-24T08:55:00Z">
              <w:rPr>
                <w:rFonts w:ascii="Times New Roman" w:hAnsi="Times New Roman" w:cs="B Nazanin" w:hint="cs"/>
                <w:sz w:val="24"/>
                <w:szCs w:val="28"/>
                <w:rtl/>
              </w:rPr>
            </w:rPrChange>
          </w:rPr>
          <w:delText>تزریق</w:delText>
        </w:r>
        <w:r w:rsidRPr="00AA3FB8" w:rsidDel="00C93E56">
          <w:rPr>
            <w:rFonts w:ascii="Times New Roman" w:hAnsi="Times New Roman" w:cs="B Nazanin"/>
            <w:sz w:val="24"/>
            <w:szCs w:val="28"/>
            <w:highlight w:val="yellow"/>
            <w:u w:val="single"/>
            <w:rtl/>
            <w:rPrChange w:id="499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4998" w:author="Lenovo" w:date="2026-09-24T08:55:00Z">
              <w:rPr>
                <w:rFonts w:ascii="Times New Roman" w:hAnsi="Times New Roman" w:cs="B Nazanin" w:hint="cs"/>
                <w:sz w:val="24"/>
                <w:szCs w:val="28"/>
                <w:rtl/>
              </w:rPr>
            </w:rPrChange>
          </w:rPr>
          <w:delText>نهایی</w:delText>
        </w:r>
        <w:r w:rsidRPr="00AA3FB8" w:rsidDel="00C93E56">
          <w:rPr>
            <w:rFonts w:ascii="Times New Roman" w:hAnsi="Times New Roman" w:cs="B Nazanin"/>
            <w:sz w:val="24"/>
            <w:szCs w:val="28"/>
            <w:highlight w:val="yellow"/>
            <w:u w:val="single"/>
            <w:rtl/>
            <w:rPrChange w:id="499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00" w:author="Lenovo" w:date="2026-09-24T08:55:00Z">
              <w:rPr>
                <w:rFonts w:ascii="Times New Roman" w:hAnsi="Times New Roman" w:cs="B Nazanin" w:hint="cs"/>
                <w:sz w:val="24"/>
                <w:szCs w:val="28"/>
                <w:rtl/>
              </w:rPr>
            </w:rPrChange>
          </w:rPr>
          <w:delText>آنتی‌ژن</w:delText>
        </w:r>
      </w:del>
      <w:ins w:id="5001" w:author="SALMANIAN MOHAMMADHASSAN" w:date="2026-09-11T23:51:00Z">
        <w:del w:id="5002" w:author="Lenovo" w:date="2026-09-24T08:28:00Z">
          <w:r w:rsidR="00E23E40" w:rsidRPr="00AA3FB8" w:rsidDel="00C93E56">
            <w:rPr>
              <w:rFonts w:ascii="Times New Roman" w:hAnsi="Times New Roman" w:cs="B Nazanin" w:hint="cs"/>
              <w:sz w:val="24"/>
              <w:szCs w:val="28"/>
              <w:highlight w:val="yellow"/>
              <w:u w:val="single"/>
              <w:rtl/>
              <w:rPrChange w:id="5003" w:author="Lenovo" w:date="2026-09-24T08:55:00Z">
                <w:rPr>
                  <w:rFonts w:ascii="Times New Roman" w:hAnsi="Times New Roman" w:cs="B Nazanin" w:hint="cs"/>
                  <w:sz w:val="24"/>
                  <w:szCs w:val="28"/>
                  <w:rtl/>
                </w:rPr>
              </w:rPrChange>
            </w:rPr>
            <w:delText>،</w:delText>
          </w:r>
        </w:del>
      </w:ins>
      <w:del w:id="5004" w:author="Lenovo" w:date="2026-09-24T08:28:00Z">
        <w:r w:rsidRPr="00AA3FB8" w:rsidDel="00C93E56">
          <w:rPr>
            <w:rFonts w:ascii="Times New Roman" w:hAnsi="Times New Roman" w:cs="B Nazanin"/>
            <w:sz w:val="24"/>
            <w:szCs w:val="28"/>
            <w:highlight w:val="yellow"/>
            <w:u w:val="single"/>
            <w:rtl/>
            <w:rPrChange w:id="500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06" w:author="Lenovo" w:date="2026-09-24T08:55:00Z">
              <w:rPr>
                <w:rFonts w:ascii="Times New Roman" w:hAnsi="Times New Roman" w:cs="B Nazanin" w:hint="cs"/>
                <w:sz w:val="24"/>
                <w:szCs w:val="28"/>
                <w:rtl/>
              </w:rPr>
            </w:rPrChange>
          </w:rPr>
          <w:delText>نقش</w:delText>
        </w:r>
        <w:r w:rsidRPr="00AA3FB8" w:rsidDel="00C93E56">
          <w:rPr>
            <w:rFonts w:ascii="Times New Roman" w:hAnsi="Times New Roman" w:cs="B Nazanin"/>
            <w:sz w:val="24"/>
            <w:szCs w:val="28"/>
            <w:highlight w:val="yellow"/>
            <w:u w:val="single"/>
            <w:rtl/>
            <w:rPrChange w:id="500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08" w:author="Lenovo" w:date="2026-09-24T08:55:00Z">
              <w:rPr>
                <w:rFonts w:ascii="Times New Roman" w:hAnsi="Times New Roman" w:cs="B Nazanin" w:hint="cs"/>
                <w:sz w:val="24"/>
                <w:szCs w:val="28"/>
                <w:rtl/>
              </w:rPr>
            </w:rPrChange>
          </w:rPr>
          <w:delText>تقویتی</w:delText>
        </w:r>
        <w:r w:rsidRPr="00AA3FB8" w:rsidDel="00C93E56">
          <w:rPr>
            <w:rFonts w:ascii="Times New Roman" w:hAnsi="Times New Roman" w:cs="B Nazanin"/>
            <w:sz w:val="24"/>
            <w:szCs w:val="28"/>
            <w:highlight w:val="yellow"/>
            <w:u w:val="single"/>
            <w:rtl/>
            <w:rPrChange w:id="500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5010" w:author="Lenovo" w:date="2026-09-24T08:55:00Z">
              <w:rPr>
                <w:rFonts w:ascii="Times New Roman" w:hAnsi="Times New Roman" w:cs="B Nazanin"/>
                <w:sz w:val="24"/>
                <w:szCs w:val="28"/>
              </w:rPr>
            </w:rPrChange>
          </w:rPr>
          <w:delText>booster</w:delText>
        </w:r>
        <w:r w:rsidRPr="00AA3FB8" w:rsidDel="00C93E56">
          <w:rPr>
            <w:rFonts w:ascii="Times New Roman" w:hAnsi="Times New Roman" w:cs="B Nazanin"/>
            <w:sz w:val="24"/>
            <w:szCs w:val="28"/>
            <w:highlight w:val="yellow"/>
            <w:u w:val="single"/>
            <w:rtl/>
            <w:rPrChange w:id="5011" w:author="Lenovo" w:date="2026-09-24T08:55:00Z">
              <w:rPr>
                <w:rFonts w:ascii="Times New Roman" w:hAnsi="Times New Roman" w:cs="B Nazanin"/>
                <w:sz w:val="24"/>
                <w:szCs w:val="28"/>
                <w:rtl/>
              </w:rPr>
            </w:rPrChange>
          </w:rPr>
          <w:delText xml:space="preserve">) </w:delText>
        </w:r>
      </w:del>
      <w:ins w:id="5012" w:author="SALMANIAN MOHAMMADHASSAN" w:date="2026-09-11T23:51:00Z">
        <w:del w:id="5013" w:author="Lenovo" w:date="2026-09-24T08:28:00Z">
          <w:r w:rsidR="00CF319F" w:rsidRPr="00AA3FB8" w:rsidDel="00C93E56">
            <w:rPr>
              <w:rFonts w:ascii="Times New Roman" w:hAnsi="Times New Roman" w:cs="B Nazanin" w:hint="cs"/>
              <w:sz w:val="24"/>
              <w:szCs w:val="28"/>
              <w:highlight w:val="yellow"/>
              <w:u w:val="single"/>
              <w:rtl/>
              <w:rPrChange w:id="5014" w:author="Lenovo" w:date="2026-09-24T08:55:00Z">
                <w:rPr>
                  <w:rFonts w:ascii="Times New Roman" w:hAnsi="Times New Roman" w:cs="B Nazanin" w:hint="cs"/>
                  <w:sz w:val="24"/>
                  <w:szCs w:val="28"/>
                  <w:rtl/>
                </w:rPr>
              </w:rPrChange>
            </w:rPr>
            <w:delText xml:space="preserve">بسیار مهمی را </w:delText>
          </w:r>
        </w:del>
      </w:ins>
      <w:del w:id="5015" w:author="Lenovo" w:date="2026-09-24T08:28:00Z">
        <w:r w:rsidRPr="00AA3FB8" w:rsidDel="00C93E56">
          <w:rPr>
            <w:rFonts w:ascii="Times New Roman" w:hAnsi="Times New Roman" w:cs="B Nazanin" w:hint="cs"/>
            <w:sz w:val="24"/>
            <w:szCs w:val="28"/>
            <w:highlight w:val="yellow"/>
            <w:u w:val="single"/>
            <w:rtl/>
            <w:rPrChange w:id="5016" w:author="Lenovo" w:date="2026-09-24T08:55:00Z">
              <w:rPr>
                <w:rFonts w:ascii="Times New Roman" w:hAnsi="Times New Roman" w:cs="B Nazanin" w:hint="cs"/>
                <w:sz w:val="24"/>
                <w:szCs w:val="28"/>
                <w:rtl/>
              </w:rPr>
            </w:rPrChange>
          </w:rPr>
          <w:delText>ایفا</w:delText>
        </w:r>
        <w:r w:rsidRPr="00AA3FB8" w:rsidDel="00C93E56">
          <w:rPr>
            <w:rFonts w:ascii="Times New Roman" w:hAnsi="Times New Roman" w:cs="B Nazanin"/>
            <w:sz w:val="24"/>
            <w:szCs w:val="28"/>
            <w:highlight w:val="yellow"/>
            <w:u w:val="single"/>
            <w:rtl/>
            <w:rPrChange w:id="501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18" w:author="Lenovo" w:date="2026-09-24T08:55:00Z">
              <w:rPr>
                <w:rFonts w:ascii="Times New Roman" w:hAnsi="Times New Roman" w:cs="B Nazanin" w:hint="cs"/>
                <w:sz w:val="24"/>
                <w:szCs w:val="28"/>
                <w:rtl/>
              </w:rPr>
            </w:rPrChange>
          </w:rPr>
          <w:delText>کرده</w:delText>
        </w:r>
        <w:r w:rsidRPr="00AA3FB8" w:rsidDel="00C93E56">
          <w:rPr>
            <w:rFonts w:ascii="Times New Roman" w:hAnsi="Times New Roman" w:cs="B Nazanin"/>
            <w:sz w:val="24"/>
            <w:szCs w:val="28"/>
            <w:highlight w:val="yellow"/>
            <w:u w:val="single"/>
            <w:rtl/>
            <w:rPrChange w:id="501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20" w:author="Lenovo" w:date="2026-09-24T08:55:00Z">
              <w:rPr>
                <w:rFonts w:ascii="Times New Roman" w:hAnsi="Times New Roman" w:cs="B Nazanin" w:hint="cs"/>
                <w:sz w:val="24"/>
                <w:szCs w:val="28"/>
                <w:rtl/>
              </w:rPr>
            </w:rPrChange>
          </w:rPr>
          <w:delText>است</w:delText>
        </w:r>
        <w:r w:rsidRPr="00AA3FB8" w:rsidDel="00C93E56">
          <w:rPr>
            <w:rFonts w:ascii="Times New Roman" w:hAnsi="Times New Roman" w:cs="B Nazanin"/>
            <w:sz w:val="24"/>
            <w:szCs w:val="28"/>
            <w:highlight w:val="yellow"/>
            <w:u w:val="single"/>
            <w:rtl/>
            <w:rPrChange w:id="5021" w:author="Lenovo" w:date="2026-09-24T08:55:00Z">
              <w:rPr>
                <w:rFonts w:ascii="Times New Roman" w:hAnsi="Times New Roman" w:cs="B Nazanin"/>
                <w:sz w:val="24"/>
                <w:szCs w:val="28"/>
                <w:rtl/>
              </w:rPr>
            </w:rPrChange>
          </w:rPr>
          <w:delText>.</w:delText>
        </w:r>
        <w:r w:rsidRPr="00AA3FB8" w:rsidDel="00C93E56">
          <w:rPr>
            <w:rFonts w:ascii="Times New Roman" w:hAnsi="Times New Roman" w:cs="B Nazanin" w:hint="cs"/>
            <w:sz w:val="24"/>
            <w:szCs w:val="28"/>
            <w:highlight w:val="yellow"/>
            <w:u w:val="single"/>
            <w:rtl/>
            <w:rPrChange w:id="5022" w:author="Lenovo" w:date="2026-09-24T08:55:00Z">
              <w:rPr>
                <w:rFonts w:ascii="Times New Roman" w:hAnsi="Times New Roman" w:cs="B Nazanin" w:hint="cs"/>
                <w:sz w:val="24"/>
                <w:szCs w:val="28"/>
                <w:rtl/>
              </w:rPr>
            </w:rPrChange>
          </w:rPr>
          <w:delText xml:space="preserve"> این</w:delText>
        </w:r>
        <w:r w:rsidRPr="00AA3FB8" w:rsidDel="00C93E56">
          <w:rPr>
            <w:rFonts w:ascii="Times New Roman" w:hAnsi="Times New Roman" w:cs="B Nazanin"/>
            <w:sz w:val="24"/>
            <w:szCs w:val="28"/>
            <w:highlight w:val="yellow"/>
            <w:u w:val="single"/>
            <w:rtl/>
            <w:rPrChange w:id="502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24" w:author="Lenovo" w:date="2026-09-24T08:55:00Z">
              <w:rPr>
                <w:rFonts w:ascii="Times New Roman" w:hAnsi="Times New Roman" w:cs="B Nazanin" w:hint="cs"/>
                <w:sz w:val="24"/>
                <w:szCs w:val="28"/>
                <w:rtl/>
              </w:rPr>
            </w:rPrChange>
          </w:rPr>
          <w:delText>مشاهده</w:delText>
        </w:r>
        <w:r w:rsidRPr="00AA3FB8" w:rsidDel="00C93E56">
          <w:rPr>
            <w:rFonts w:ascii="Times New Roman" w:hAnsi="Times New Roman" w:cs="B Nazanin"/>
            <w:sz w:val="24"/>
            <w:szCs w:val="28"/>
            <w:highlight w:val="yellow"/>
            <w:u w:val="single"/>
            <w:rtl/>
            <w:rPrChange w:id="502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26"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502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28" w:author="Lenovo" w:date="2026-09-24T08:55:00Z">
              <w:rPr>
                <w:rFonts w:ascii="Times New Roman" w:hAnsi="Times New Roman" w:cs="B Nazanin" w:hint="cs"/>
                <w:sz w:val="24"/>
                <w:szCs w:val="28"/>
                <w:rtl/>
              </w:rPr>
            </w:rPrChange>
          </w:rPr>
          <w:delText>گزارش‌های</w:delText>
        </w:r>
        <w:r w:rsidRPr="00AA3FB8" w:rsidDel="00C93E56">
          <w:rPr>
            <w:rFonts w:ascii="Times New Roman" w:hAnsi="Times New Roman" w:cs="B Nazanin"/>
            <w:sz w:val="24"/>
            <w:szCs w:val="28"/>
            <w:highlight w:val="yellow"/>
            <w:u w:val="single"/>
            <w:rtl/>
            <w:rPrChange w:id="502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30" w:author="Lenovo" w:date="2026-09-24T08:55:00Z">
              <w:rPr>
                <w:rFonts w:ascii="Times New Roman" w:hAnsi="Times New Roman" w:cs="B Nazanin" w:hint="cs"/>
                <w:sz w:val="24"/>
                <w:szCs w:val="28"/>
                <w:rtl/>
              </w:rPr>
            </w:rPrChange>
          </w:rPr>
          <w:delText>پیشین</w:delText>
        </w:r>
        <w:r w:rsidRPr="00AA3FB8" w:rsidDel="00C93E56">
          <w:rPr>
            <w:rFonts w:ascii="Times New Roman" w:hAnsi="Times New Roman" w:cs="B Nazanin"/>
            <w:sz w:val="24"/>
            <w:szCs w:val="28"/>
            <w:highlight w:val="yellow"/>
            <w:u w:val="single"/>
            <w:rtl/>
            <w:rPrChange w:id="503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32"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503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34" w:author="Lenovo" w:date="2026-09-24T08:55:00Z">
              <w:rPr>
                <w:rFonts w:ascii="Times New Roman" w:hAnsi="Times New Roman" w:cs="B Nazanin" w:hint="cs"/>
                <w:sz w:val="24"/>
                <w:szCs w:val="28"/>
                <w:rtl/>
              </w:rPr>
            </w:rPrChange>
          </w:rPr>
          <w:delText>زمینه</w:delText>
        </w:r>
        <w:r w:rsidRPr="00AA3FB8" w:rsidDel="00C93E56">
          <w:rPr>
            <w:rFonts w:ascii="Times New Roman" w:hAnsi="Times New Roman" w:cs="B Nazanin"/>
            <w:sz w:val="24"/>
            <w:szCs w:val="28"/>
            <w:highlight w:val="yellow"/>
            <w:u w:val="single"/>
            <w:rtl/>
            <w:rPrChange w:id="503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36" w:author="Lenovo" w:date="2026-09-24T08:55:00Z">
              <w:rPr>
                <w:rFonts w:ascii="Times New Roman" w:hAnsi="Times New Roman" w:cs="B Nazanin" w:hint="cs"/>
                <w:sz w:val="24"/>
                <w:szCs w:val="28"/>
                <w:rtl/>
              </w:rPr>
            </w:rPrChange>
          </w:rPr>
          <w:delText>راهبردهای</w:delText>
        </w:r>
        <w:r w:rsidRPr="00AA3FB8" w:rsidDel="00C93E56">
          <w:rPr>
            <w:rFonts w:ascii="Times New Roman" w:hAnsi="Times New Roman" w:cs="B Nazanin"/>
            <w:sz w:val="24"/>
            <w:szCs w:val="28"/>
            <w:highlight w:val="yellow"/>
            <w:u w:val="single"/>
            <w:rtl/>
            <w:rPrChange w:id="503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5038" w:author="Lenovo" w:date="2026-09-24T08:55:00Z">
              <w:rPr>
                <w:rFonts w:ascii="Times New Roman" w:hAnsi="Times New Roman" w:cs="B Nazanin"/>
                <w:sz w:val="24"/>
                <w:szCs w:val="28"/>
              </w:rPr>
            </w:rPrChange>
          </w:rPr>
          <w:delText>prime–boost</w:delText>
        </w:r>
        <w:r w:rsidRPr="00AA3FB8" w:rsidDel="00C93E56">
          <w:rPr>
            <w:rFonts w:ascii="Times New Roman" w:hAnsi="Times New Roman" w:cs="B Nazanin"/>
            <w:sz w:val="24"/>
            <w:szCs w:val="28"/>
            <w:highlight w:val="yellow"/>
            <w:u w:val="single"/>
            <w:rtl/>
            <w:rPrChange w:id="503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40" w:author="Lenovo" w:date="2026-09-24T08:55:00Z">
              <w:rPr>
                <w:rFonts w:ascii="Times New Roman" w:hAnsi="Times New Roman" w:cs="B Nazanin" w:hint="cs"/>
                <w:sz w:val="24"/>
                <w:szCs w:val="28"/>
                <w:rtl/>
              </w:rPr>
            </w:rPrChange>
          </w:rPr>
          <w:delText>همخوانی</w:delText>
        </w:r>
        <w:r w:rsidRPr="00AA3FB8" w:rsidDel="00C93E56">
          <w:rPr>
            <w:rFonts w:ascii="Times New Roman" w:hAnsi="Times New Roman" w:cs="B Nazanin"/>
            <w:sz w:val="24"/>
            <w:szCs w:val="28"/>
            <w:highlight w:val="yellow"/>
            <w:u w:val="single"/>
            <w:rtl/>
            <w:rPrChange w:id="504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42" w:author="Lenovo" w:date="2026-09-24T08:55:00Z">
              <w:rPr>
                <w:rFonts w:ascii="Times New Roman" w:hAnsi="Times New Roman" w:cs="B Nazanin" w:hint="cs"/>
                <w:sz w:val="24"/>
                <w:szCs w:val="28"/>
                <w:rtl/>
              </w:rPr>
            </w:rPrChange>
          </w:rPr>
          <w:delText>دارد</w:delText>
        </w:r>
        <w:r w:rsidRPr="00AA3FB8" w:rsidDel="00C93E56">
          <w:rPr>
            <w:rFonts w:ascii="Times New Roman" w:hAnsi="Times New Roman" w:cs="B Nazanin"/>
            <w:sz w:val="24"/>
            <w:szCs w:val="28"/>
            <w:highlight w:val="yellow"/>
            <w:u w:val="single"/>
            <w:rtl/>
            <w:rPrChange w:id="504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44" w:author="Lenovo" w:date="2026-09-24T08:55:00Z">
              <w:rPr>
                <w:rFonts w:ascii="Times New Roman" w:hAnsi="Times New Roman" w:cs="B Nazanin" w:hint="cs"/>
                <w:sz w:val="24"/>
                <w:szCs w:val="28"/>
                <w:rtl/>
              </w:rPr>
            </w:rPrChange>
          </w:rPr>
          <w:delText>برای</w:delText>
        </w:r>
        <w:r w:rsidRPr="00AA3FB8" w:rsidDel="00C93E56">
          <w:rPr>
            <w:rFonts w:ascii="Times New Roman" w:hAnsi="Times New Roman" w:cs="B Nazanin"/>
            <w:sz w:val="24"/>
            <w:szCs w:val="28"/>
            <w:highlight w:val="yellow"/>
            <w:u w:val="single"/>
            <w:rtl/>
            <w:rPrChange w:id="504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46" w:author="Lenovo" w:date="2026-09-24T08:55:00Z">
              <w:rPr>
                <w:rFonts w:ascii="Times New Roman" w:hAnsi="Times New Roman" w:cs="B Nazanin" w:hint="cs"/>
                <w:sz w:val="24"/>
                <w:szCs w:val="28"/>
                <w:rtl/>
              </w:rPr>
            </w:rPrChange>
          </w:rPr>
          <w:delText>نمونه،</w:delText>
        </w:r>
        <w:r w:rsidRPr="00AA3FB8" w:rsidDel="00C93E56">
          <w:rPr>
            <w:rFonts w:ascii="Times New Roman" w:hAnsi="Times New Roman" w:cs="B Nazanin"/>
            <w:sz w:val="24"/>
            <w:szCs w:val="28"/>
            <w:highlight w:val="yellow"/>
            <w:u w:val="single"/>
            <w:rtl/>
            <w:rPrChange w:id="504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5048" w:author="Lenovo" w:date="2026-09-24T08:55:00Z">
              <w:rPr>
                <w:rFonts w:ascii="Times New Roman" w:hAnsi="Times New Roman" w:cs="B Nazanin"/>
                <w:sz w:val="24"/>
                <w:szCs w:val="28"/>
              </w:rPr>
            </w:rPrChange>
          </w:rPr>
          <w:delText>Streatfield</w:delText>
        </w:r>
        <w:r w:rsidRPr="00AA3FB8" w:rsidDel="00C93E56">
          <w:rPr>
            <w:rFonts w:ascii="Times New Roman" w:hAnsi="Times New Roman" w:cs="B Nazanin"/>
            <w:sz w:val="24"/>
            <w:szCs w:val="28"/>
            <w:highlight w:val="yellow"/>
            <w:u w:val="single"/>
            <w:rtl/>
            <w:rPrChange w:id="504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50"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505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52" w:author="Lenovo" w:date="2026-09-24T08:55:00Z">
              <w:rPr>
                <w:rFonts w:ascii="Times New Roman" w:hAnsi="Times New Roman" w:cs="B Nazanin" w:hint="cs"/>
                <w:sz w:val="24"/>
                <w:szCs w:val="28"/>
                <w:rtl/>
              </w:rPr>
            </w:rPrChange>
          </w:rPr>
          <w:delText>همکاران</w:delText>
        </w:r>
        <w:r w:rsidRPr="00AA3FB8" w:rsidDel="00C93E56">
          <w:rPr>
            <w:rFonts w:ascii="Times New Roman" w:hAnsi="Times New Roman" w:cs="B Nazanin"/>
            <w:sz w:val="24"/>
            <w:szCs w:val="28"/>
            <w:highlight w:val="yellow"/>
            <w:u w:val="single"/>
            <w:rtl/>
            <w:rPrChange w:id="5053" w:author="Lenovo" w:date="2026-09-24T08:55:00Z">
              <w:rPr>
                <w:rFonts w:ascii="Times New Roman" w:hAnsi="Times New Roman" w:cs="B Nazanin"/>
                <w:sz w:val="24"/>
                <w:szCs w:val="28"/>
                <w:rtl/>
              </w:rPr>
            </w:rPrChange>
          </w:rPr>
          <w:delText xml:space="preserve"> </w:delText>
        </w:r>
      </w:del>
      <w:ins w:id="5054" w:author="SALMANIAN MOHAMMADHASSAN" w:date="2026-09-11T23:51:00Z">
        <w:del w:id="5055" w:author="Lenovo" w:date="2026-09-24T08:28:00Z">
          <w:r w:rsidR="00CF319F" w:rsidRPr="00AA3FB8" w:rsidDel="00C93E56">
            <w:rPr>
              <w:rFonts w:ascii="Times New Roman" w:hAnsi="Times New Roman" w:cs="B Nazanin" w:hint="cs"/>
              <w:sz w:val="24"/>
              <w:szCs w:val="28"/>
              <w:highlight w:val="yellow"/>
              <w:u w:val="single"/>
              <w:rtl/>
              <w:rPrChange w:id="5056" w:author="Lenovo" w:date="2026-09-24T08:55:00Z">
                <w:rPr>
                  <w:rFonts w:ascii="Times New Roman" w:hAnsi="Times New Roman" w:cs="B Nazanin" w:hint="cs"/>
                  <w:sz w:val="24"/>
                  <w:szCs w:val="28"/>
                  <w:rtl/>
                </w:rPr>
              </w:rPrChange>
            </w:rPr>
            <w:delText xml:space="preserve">( سال ) </w:delText>
          </w:r>
        </w:del>
      </w:ins>
      <w:del w:id="5057" w:author="Lenovo" w:date="2026-09-24T08:28:00Z">
        <w:r w:rsidRPr="00AA3FB8" w:rsidDel="00C93E56">
          <w:rPr>
            <w:rFonts w:ascii="Times New Roman" w:hAnsi="Times New Roman" w:cs="B Nazanin" w:hint="cs"/>
            <w:sz w:val="24"/>
            <w:szCs w:val="28"/>
            <w:highlight w:val="yellow"/>
            <w:u w:val="single"/>
            <w:rtl/>
            <w:rPrChange w:id="5058"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505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60" w:author="Lenovo" w:date="2026-09-24T08:55:00Z">
              <w:rPr>
                <w:rFonts w:ascii="Times New Roman" w:hAnsi="Times New Roman" w:cs="B Nazanin" w:hint="cs"/>
                <w:sz w:val="24"/>
                <w:szCs w:val="28"/>
                <w:rtl/>
              </w:rPr>
            </w:rPrChange>
          </w:rPr>
          <w:delText>مطالعات</w:delText>
        </w:r>
        <w:r w:rsidRPr="00AA3FB8" w:rsidDel="00C93E56">
          <w:rPr>
            <w:rFonts w:ascii="Times New Roman" w:hAnsi="Times New Roman" w:cs="B Nazanin"/>
            <w:sz w:val="24"/>
            <w:szCs w:val="28"/>
            <w:highlight w:val="yellow"/>
            <w:u w:val="single"/>
            <w:rtl/>
            <w:rPrChange w:id="506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62" w:author="Lenovo" w:date="2026-09-24T08:55:00Z">
              <w:rPr>
                <w:rFonts w:ascii="Times New Roman" w:hAnsi="Times New Roman" w:cs="B Nazanin" w:hint="cs"/>
                <w:sz w:val="24"/>
                <w:szCs w:val="28"/>
                <w:rtl/>
              </w:rPr>
            </w:rPrChange>
          </w:rPr>
          <w:delText>مربوط</w:delText>
        </w:r>
        <w:r w:rsidRPr="00AA3FB8" w:rsidDel="00C93E56">
          <w:rPr>
            <w:rFonts w:ascii="Times New Roman" w:hAnsi="Times New Roman" w:cs="B Nazanin"/>
            <w:sz w:val="24"/>
            <w:szCs w:val="28"/>
            <w:highlight w:val="yellow"/>
            <w:u w:val="single"/>
            <w:rtl/>
            <w:rPrChange w:id="506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64"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506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66" w:author="Lenovo" w:date="2026-09-24T08:55:00Z">
              <w:rPr>
                <w:rFonts w:ascii="Times New Roman" w:hAnsi="Times New Roman" w:cs="B Nazanin" w:hint="cs"/>
                <w:sz w:val="24"/>
                <w:szCs w:val="28"/>
                <w:rtl/>
              </w:rPr>
            </w:rPrChange>
          </w:rPr>
          <w:delText>واکسن‌های</w:delText>
        </w:r>
        <w:r w:rsidRPr="00AA3FB8" w:rsidDel="00C93E56">
          <w:rPr>
            <w:rFonts w:ascii="Times New Roman" w:hAnsi="Times New Roman" w:cs="B Nazanin"/>
            <w:sz w:val="24"/>
            <w:szCs w:val="28"/>
            <w:highlight w:val="yellow"/>
            <w:u w:val="single"/>
            <w:rtl/>
            <w:rPrChange w:id="506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68"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B Nazanin"/>
            <w:sz w:val="24"/>
            <w:szCs w:val="28"/>
            <w:highlight w:val="yellow"/>
            <w:u w:val="single"/>
            <w:rtl/>
            <w:rPrChange w:id="506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70" w:author="Lenovo" w:date="2026-09-24T08:55:00Z">
              <w:rPr>
                <w:rFonts w:ascii="Times New Roman" w:hAnsi="Times New Roman" w:cs="B Nazanin" w:hint="cs"/>
                <w:sz w:val="24"/>
                <w:szCs w:val="28"/>
                <w:rtl/>
              </w:rPr>
            </w:rPrChange>
          </w:rPr>
          <w:delText>گیاه‌پایه</w:delText>
        </w:r>
        <w:r w:rsidRPr="00AA3FB8" w:rsidDel="00C93E56">
          <w:rPr>
            <w:rFonts w:ascii="Times New Roman" w:hAnsi="Times New Roman" w:cs="B Nazanin"/>
            <w:sz w:val="24"/>
            <w:szCs w:val="28"/>
            <w:highlight w:val="yellow"/>
            <w:u w:val="single"/>
            <w:rtl/>
            <w:rPrChange w:id="507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72" w:author="Lenovo" w:date="2026-09-24T08:55:00Z">
              <w:rPr>
                <w:rFonts w:ascii="Times New Roman" w:hAnsi="Times New Roman" w:cs="B Nazanin" w:hint="cs"/>
                <w:sz w:val="24"/>
                <w:szCs w:val="28"/>
                <w:rtl/>
              </w:rPr>
            </w:rPrChange>
          </w:rPr>
          <w:delText>نشان</w:delText>
        </w:r>
        <w:r w:rsidRPr="00AA3FB8" w:rsidDel="00C93E56">
          <w:rPr>
            <w:rFonts w:ascii="Times New Roman" w:hAnsi="Times New Roman" w:cs="B Nazanin"/>
            <w:sz w:val="24"/>
            <w:szCs w:val="28"/>
            <w:highlight w:val="yellow"/>
            <w:u w:val="single"/>
            <w:rtl/>
            <w:rPrChange w:id="507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74" w:author="Lenovo" w:date="2026-09-24T08:55:00Z">
              <w:rPr>
                <w:rFonts w:ascii="Times New Roman" w:hAnsi="Times New Roman" w:cs="B Nazanin" w:hint="cs"/>
                <w:sz w:val="24"/>
                <w:szCs w:val="28"/>
                <w:rtl/>
              </w:rPr>
            </w:rPrChange>
          </w:rPr>
          <w:delText>داده‌اند</w:delText>
        </w:r>
        <w:r w:rsidRPr="00AA3FB8" w:rsidDel="00C93E56">
          <w:rPr>
            <w:rFonts w:ascii="Times New Roman" w:hAnsi="Times New Roman" w:cs="B Nazanin"/>
            <w:sz w:val="24"/>
            <w:szCs w:val="28"/>
            <w:highlight w:val="yellow"/>
            <w:u w:val="single"/>
            <w:rtl/>
            <w:rPrChange w:id="507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76"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507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78" w:author="Lenovo" w:date="2026-09-24T08:55:00Z">
              <w:rPr>
                <w:rFonts w:ascii="Times New Roman" w:hAnsi="Times New Roman" w:cs="B Nazanin" w:hint="cs"/>
                <w:sz w:val="24"/>
                <w:szCs w:val="28"/>
                <w:rtl/>
              </w:rPr>
            </w:rPrChange>
          </w:rPr>
          <w:delText>ایمن‌سازی</w:delText>
        </w:r>
        <w:r w:rsidRPr="00AA3FB8" w:rsidDel="00C93E56">
          <w:rPr>
            <w:rFonts w:ascii="Times New Roman" w:hAnsi="Times New Roman" w:cs="B Nazanin"/>
            <w:sz w:val="24"/>
            <w:szCs w:val="28"/>
            <w:highlight w:val="yellow"/>
            <w:u w:val="single"/>
            <w:rtl/>
            <w:rPrChange w:id="507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80" w:author="Lenovo" w:date="2026-09-24T08:55:00Z">
              <w:rPr>
                <w:rFonts w:ascii="Times New Roman" w:hAnsi="Times New Roman" w:cs="B Nazanin" w:hint="cs"/>
                <w:sz w:val="24"/>
                <w:szCs w:val="28"/>
                <w:rtl/>
              </w:rPr>
            </w:rPrChange>
          </w:rPr>
          <w:delText>اولیه</w:delText>
        </w:r>
        <w:r w:rsidRPr="00AA3FB8" w:rsidDel="00C93E56">
          <w:rPr>
            <w:rFonts w:ascii="Times New Roman" w:hAnsi="Times New Roman" w:cs="B Nazanin"/>
            <w:sz w:val="24"/>
            <w:szCs w:val="28"/>
            <w:highlight w:val="yellow"/>
            <w:u w:val="single"/>
            <w:rtl/>
            <w:rPrChange w:id="508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82" w:author="Lenovo" w:date="2026-09-24T08:55:00Z">
              <w:rPr>
                <w:rFonts w:ascii="Times New Roman" w:hAnsi="Times New Roman" w:cs="B Nazanin" w:hint="cs"/>
                <w:sz w:val="24"/>
                <w:szCs w:val="28"/>
                <w:rtl/>
              </w:rPr>
            </w:rPrChange>
          </w:rPr>
          <w:delText>از</w:delText>
        </w:r>
        <w:r w:rsidRPr="00AA3FB8" w:rsidDel="00C93E56">
          <w:rPr>
            <w:rFonts w:ascii="Times New Roman" w:hAnsi="Times New Roman" w:cs="B Nazanin"/>
            <w:sz w:val="24"/>
            <w:szCs w:val="28"/>
            <w:highlight w:val="yellow"/>
            <w:u w:val="single"/>
            <w:rtl/>
            <w:rPrChange w:id="508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84" w:author="Lenovo" w:date="2026-09-24T08:55:00Z">
              <w:rPr>
                <w:rFonts w:ascii="Times New Roman" w:hAnsi="Times New Roman" w:cs="B Nazanin" w:hint="cs"/>
                <w:sz w:val="24"/>
                <w:szCs w:val="28"/>
                <w:rtl/>
              </w:rPr>
            </w:rPrChange>
          </w:rPr>
          <w:delText>طریق</w:delText>
        </w:r>
        <w:r w:rsidRPr="00AA3FB8" w:rsidDel="00C93E56">
          <w:rPr>
            <w:rFonts w:ascii="Times New Roman" w:hAnsi="Times New Roman" w:cs="B Nazanin"/>
            <w:sz w:val="24"/>
            <w:szCs w:val="28"/>
            <w:highlight w:val="yellow"/>
            <w:u w:val="single"/>
            <w:rtl/>
            <w:rPrChange w:id="508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86" w:author="Lenovo" w:date="2026-09-24T08:55:00Z">
              <w:rPr>
                <w:rFonts w:ascii="Times New Roman" w:hAnsi="Times New Roman" w:cs="B Nazanin" w:hint="cs"/>
                <w:sz w:val="24"/>
                <w:szCs w:val="28"/>
                <w:rtl/>
              </w:rPr>
            </w:rPrChange>
          </w:rPr>
          <w:delText>مخاط،</w:delText>
        </w:r>
        <w:r w:rsidRPr="00AA3FB8" w:rsidDel="00C93E56">
          <w:rPr>
            <w:rFonts w:ascii="Times New Roman" w:hAnsi="Times New Roman" w:cs="B Nazanin"/>
            <w:sz w:val="24"/>
            <w:szCs w:val="28"/>
            <w:highlight w:val="yellow"/>
            <w:u w:val="single"/>
            <w:rtl/>
            <w:rPrChange w:id="508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88"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508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90" w:author="Lenovo" w:date="2026-09-24T08:55:00Z">
              <w:rPr>
                <w:rFonts w:ascii="Times New Roman" w:hAnsi="Times New Roman" w:cs="B Nazanin" w:hint="cs"/>
                <w:sz w:val="24"/>
                <w:szCs w:val="28"/>
                <w:rtl/>
              </w:rPr>
            </w:rPrChange>
          </w:rPr>
          <w:delText>صورت</w:delText>
        </w:r>
        <w:r w:rsidRPr="00AA3FB8" w:rsidDel="00C93E56">
          <w:rPr>
            <w:rFonts w:ascii="Times New Roman" w:hAnsi="Times New Roman" w:cs="B Nazanin"/>
            <w:sz w:val="24"/>
            <w:szCs w:val="28"/>
            <w:highlight w:val="yellow"/>
            <w:u w:val="single"/>
            <w:rtl/>
            <w:rPrChange w:id="509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92" w:author="Lenovo" w:date="2026-09-24T08:55:00Z">
              <w:rPr>
                <w:rFonts w:ascii="Times New Roman" w:hAnsi="Times New Roman" w:cs="B Nazanin" w:hint="cs"/>
                <w:sz w:val="24"/>
                <w:szCs w:val="28"/>
                <w:rtl/>
              </w:rPr>
            </w:rPrChange>
          </w:rPr>
          <w:delText>دنبال</w:delText>
        </w:r>
        <w:r w:rsidRPr="00AA3FB8" w:rsidDel="00C93E56">
          <w:rPr>
            <w:rFonts w:ascii="Times New Roman" w:hAnsi="Times New Roman" w:cs="B Nazanin"/>
            <w:sz w:val="24"/>
            <w:szCs w:val="28"/>
            <w:highlight w:val="yellow"/>
            <w:u w:val="single"/>
            <w:rtl/>
            <w:rPrChange w:id="509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94" w:author="Lenovo" w:date="2026-09-24T08:55:00Z">
              <w:rPr>
                <w:rFonts w:ascii="Times New Roman" w:hAnsi="Times New Roman" w:cs="B Nazanin" w:hint="cs"/>
                <w:sz w:val="24"/>
                <w:szCs w:val="28"/>
                <w:rtl/>
              </w:rPr>
            </w:rPrChange>
          </w:rPr>
          <w:delText>شدن</w:delText>
        </w:r>
        <w:r w:rsidRPr="00AA3FB8" w:rsidDel="00C93E56">
          <w:rPr>
            <w:rFonts w:ascii="Times New Roman" w:hAnsi="Times New Roman" w:cs="B Nazanin"/>
            <w:sz w:val="24"/>
            <w:szCs w:val="28"/>
            <w:highlight w:val="yellow"/>
            <w:u w:val="single"/>
            <w:rtl/>
            <w:rPrChange w:id="509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96" w:author="Lenovo" w:date="2026-09-24T08:55:00Z">
              <w:rPr>
                <w:rFonts w:ascii="Times New Roman" w:hAnsi="Times New Roman" w:cs="B Nazanin" w:hint="cs"/>
                <w:sz w:val="24"/>
                <w:szCs w:val="28"/>
                <w:rtl/>
              </w:rPr>
            </w:rPrChange>
          </w:rPr>
          <w:delText>با</w:delText>
        </w:r>
        <w:r w:rsidRPr="00AA3FB8" w:rsidDel="00C93E56">
          <w:rPr>
            <w:rFonts w:ascii="Times New Roman" w:hAnsi="Times New Roman" w:cs="B Nazanin"/>
            <w:sz w:val="24"/>
            <w:szCs w:val="28"/>
            <w:highlight w:val="yellow"/>
            <w:u w:val="single"/>
            <w:rtl/>
            <w:rPrChange w:id="509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098" w:author="Lenovo" w:date="2026-09-24T08:55:00Z">
              <w:rPr>
                <w:rFonts w:ascii="Times New Roman" w:hAnsi="Times New Roman" w:cs="B Nazanin" w:hint="cs"/>
                <w:sz w:val="24"/>
                <w:szCs w:val="28"/>
                <w:rtl/>
              </w:rPr>
            </w:rPrChange>
          </w:rPr>
          <w:delText>یک</w:delText>
        </w:r>
        <w:r w:rsidRPr="00AA3FB8" w:rsidDel="00C93E56">
          <w:rPr>
            <w:rFonts w:ascii="Times New Roman" w:hAnsi="Times New Roman" w:cs="B Nazanin"/>
            <w:sz w:val="24"/>
            <w:szCs w:val="28"/>
            <w:highlight w:val="yellow"/>
            <w:u w:val="single"/>
            <w:rtl/>
            <w:rPrChange w:id="509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00" w:author="Lenovo" w:date="2026-09-24T08:55:00Z">
              <w:rPr>
                <w:rFonts w:ascii="Times New Roman" w:hAnsi="Times New Roman" w:cs="B Nazanin" w:hint="cs"/>
                <w:sz w:val="24"/>
                <w:szCs w:val="28"/>
                <w:rtl/>
              </w:rPr>
            </w:rPrChange>
          </w:rPr>
          <w:delText>دوز</w:delText>
        </w:r>
        <w:r w:rsidRPr="00AA3FB8" w:rsidDel="00C93E56">
          <w:rPr>
            <w:rFonts w:ascii="Times New Roman" w:hAnsi="Times New Roman" w:cs="B Nazanin"/>
            <w:sz w:val="24"/>
            <w:szCs w:val="28"/>
            <w:highlight w:val="yellow"/>
            <w:u w:val="single"/>
            <w:rtl/>
            <w:rPrChange w:id="510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02" w:author="Lenovo" w:date="2026-09-24T08:55:00Z">
              <w:rPr>
                <w:rFonts w:ascii="Times New Roman" w:hAnsi="Times New Roman" w:cs="B Nazanin" w:hint="cs"/>
                <w:sz w:val="24"/>
                <w:szCs w:val="28"/>
                <w:rtl/>
              </w:rPr>
            </w:rPrChange>
          </w:rPr>
          <w:delText>سیستمیک،</w:delText>
        </w:r>
        <w:r w:rsidRPr="00AA3FB8" w:rsidDel="00C93E56">
          <w:rPr>
            <w:rFonts w:ascii="Times New Roman" w:hAnsi="Times New Roman" w:cs="B Nazanin"/>
            <w:sz w:val="24"/>
            <w:szCs w:val="28"/>
            <w:highlight w:val="yellow"/>
            <w:u w:val="single"/>
            <w:rtl/>
            <w:rPrChange w:id="510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04" w:author="Lenovo" w:date="2026-09-24T08:55:00Z">
              <w:rPr>
                <w:rFonts w:ascii="Times New Roman" w:hAnsi="Times New Roman" w:cs="B Nazanin" w:hint="cs"/>
                <w:sz w:val="24"/>
                <w:szCs w:val="28"/>
                <w:rtl/>
              </w:rPr>
            </w:rPrChange>
          </w:rPr>
          <w:delText>می‌تواند</w:delText>
        </w:r>
        <w:r w:rsidRPr="00AA3FB8" w:rsidDel="00C93E56">
          <w:rPr>
            <w:rFonts w:ascii="Times New Roman" w:hAnsi="Times New Roman" w:cs="B Nazanin"/>
            <w:sz w:val="24"/>
            <w:szCs w:val="28"/>
            <w:highlight w:val="yellow"/>
            <w:u w:val="single"/>
            <w:rtl/>
            <w:rPrChange w:id="510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06" w:author="Lenovo" w:date="2026-09-24T08:55:00Z">
              <w:rPr>
                <w:rFonts w:ascii="Times New Roman" w:hAnsi="Times New Roman" w:cs="B Nazanin" w:hint="cs"/>
                <w:sz w:val="24"/>
                <w:szCs w:val="28"/>
                <w:rtl/>
              </w:rPr>
            </w:rPrChange>
          </w:rPr>
          <w:delText>به</w:delText>
        </w:r>
        <w:r w:rsidRPr="00AA3FB8" w:rsidDel="00C93E56">
          <w:rPr>
            <w:rFonts w:ascii="Times New Roman" w:hAnsi="Times New Roman" w:cs="B Nazanin"/>
            <w:sz w:val="24"/>
            <w:szCs w:val="28"/>
            <w:highlight w:val="yellow"/>
            <w:u w:val="single"/>
            <w:rtl/>
            <w:rPrChange w:id="510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08" w:author="Lenovo" w:date="2026-09-24T08:55:00Z">
              <w:rPr>
                <w:rFonts w:ascii="Times New Roman" w:hAnsi="Times New Roman" w:cs="B Nazanin" w:hint="cs"/>
                <w:sz w:val="24"/>
                <w:szCs w:val="28"/>
                <w:rtl/>
              </w:rPr>
            </w:rPrChange>
          </w:rPr>
          <w:delText>تقویت</w:delText>
        </w:r>
        <w:r w:rsidRPr="00AA3FB8" w:rsidDel="00C93E56">
          <w:rPr>
            <w:rFonts w:ascii="Times New Roman" w:hAnsi="Times New Roman" w:cs="B Nazanin"/>
            <w:sz w:val="24"/>
            <w:szCs w:val="28"/>
            <w:highlight w:val="yellow"/>
            <w:u w:val="single"/>
            <w:rtl/>
            <w:rPrChange w:id="510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10" w:author="Lenovo" w:date="2026-09-24T08:55:00Z">
              <w:rPr>
                <w:rFonts w:ascii="Times New Roman" w:hAnsi="Times New Roman" w:cs="B Nazanin" w:hint="cs"/>
                <w:sz w:val="24"/>
                <w:szCs w:val="28"/>
                <w:rtl/>
              </w:rPr>
            </w:rPrChange>
          </w:rPr>
          <w:delText>پاسخ</w:delText>
        </w:r>
        <w:r w:rsidRPr="00AA3FB8" w:rsidDel="00C93E56">
          <w:rPr>
            <w:rFonts w:ascii="Times New Roman" w:hAnsi="Times New Roman" w:cs="B Nazanin"/>
            <w:sz w:val="24"/>
            <w:szCs w:val="28"/>
            <w:highlight w:val="yellow"/>
            <w:u w:val="single"/>
            <w:rtl/>
            <w:rPrChange w:id="511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sz w:val="24"/>
            <w:szCs w:val="28"/>
            <w:highlight w:val="yellow"/>
            <w:u w:val="single"/>
            <w:rPrChange w:id="5112" w:author="Lenovo" w:date="2026-09-24T08:55:00Z">
              <w:rPr>
                <w:rFonts w:ascii="Times New Roman" w:hAnsi="Times New Roman" w:cs="B Nazanin"/>
                <w:sz w:val="24"/>
                <w:szCs w:val="28"/>
              </w:rPr>
            </w:rPrChange>
          </w:rPr>
          <w:delText>IgG</w:delText>
        </w:r>
        <w:r w:rsidRPr="00AA3FB8" w:rsidDel="00C93E56">
          <w:rPr>
            <w:rFonts w:ascii="Times New Roman" w:hAnsi="Times New Roman" w:cs="B Nazanin"/>
            <w:sz w:val="24"/>
            <w:szCs w:val="28"/>
            <w:highlight w:val="yellow"/>
            <w:u w:val="single"/>
            <w:rtl/>
            <w:rPrChange w:id="511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14" w:author="Lenovo" w:date="2026-09-24T08:55:00Z">
              <w:rPr>
                <w:rFonts w:ascii="Times New Roman" w:hAnsi="Times New Roman" w:cs="B Nazanin" w:hint="cs"/>
                <w:sz w:val="24"/>
                <w:szCs w:val="28"/>
                <w:rtl/>
              </w:rPr>
            </w:rPrChange>
          </w:rPr>
          <w:delText>سرمی</w:delText>
        </w:r>
        <w:r w:rsidRPr="00AA3FB8" w:rsidDel="00C93E56">
          <w:rPr>
            <w:rFonts w:ascii="Times New Roman" w:hAnsi="Times New Roman" w:cs="B Nazanin"/>
            <w:sz w:val="24"/>
            <w:szCs w:val="28"/>
            <w:highlight w:val="yellow"/>
            <w:u w:val="single"/>
            <w:rtl/>
            <w:rPrChange w:id="511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16"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511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18" w:author="Lenovo" w:date="2026-09-24T08:55:00Z">
              <w:rPr>
                <w:rFonts w:ascii="Times New Roman" w:hAnsi="Times New Roman" w:cs="B Nazanin" w:hint="cs"/>
                <w:sz w:val="24"/>
                <w:szCs w:val="28"/>
                <w:rtl/>
              </w:rPr>
            </w:rPrChange>
          </w:rPr>
          <w:delText>افزایش</w:delText>
        </w:r>
        <w:r w:rsidRPr="00AA3FB8" w:rsidDel="00C93E56">
          <w:rPr>
            <w:rFonts w:ascii="Times New Roman" w:hAnsi="Times New Roman" w:cs="B Nazanin"/>
            <w:sz w:val="24"/>
            <w:szCs w:val="28"/>
            <w:highlight w:val="yellow"/>
            <w:u w:val="single"/>
            <w:rtl/>
            <w:rPrChange w:id="511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20" w:author="Lenovo" w:date="2026-09-24T08:55:00Z">
              <w:rPr>
                <w:rFonts w:ascii="Times New Roman" w:hAnsi="Times New Roman" w:cs="B Nazanin" w:hint="cs"/>
                <w:sz w:val="24"/>
                <w:szCs w:val="28"/>
                <w:rtl/>
              </w:rPr>
            </w:rPrChange>
          </w:rPr>
          <w:delText>پایداری</w:delText>
        </w:r>
        <w:r w:rsidRPr="00AA3FB8" w:rsidDel="00C93E56">
          <w:rPr>
            <w:rFonts w:ascii="Times New Roman" w:hAnsi="Times New Roman" w:cs="B Nazanin"/>
            <w:sz w:val="24"/>
            <w:szCs w:val="28"/>
            <w:highlight w:val="yellow"/>
            <w:u w:val="single"/>
            <w:rtl/>
            <w:rPrChange w:id="512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22" w:author="Lenovo" w:date="2026-09-24T08:55:00Z">
              <w:rPr>
                <w:rFonts w:ascii="Times New Roman" w:hAnsi="Times New Roman" w:cs="B Nazanin" w:hint="cs"/>
                <w:sz w:val="24"/>
                <w:szCs w:val="28"/>
                <w:rtl/>
              </w:rPr>
            </w:rPrChange>
          </w:rPr>
          <w:delText>ایمنی</w:delText>
        </w:r>
        <w:r w:rsidRPr="00AA3FB8" w:rsidDel="00C93E56">
          <w:rPr>
            <w:rFonts w:ascii="Times New Roman" w:hAnsi="Times New Roman" w:cs="B Nazanin"/>
            <w:sz w:val="24"/>
            <w:szCs w:val="28"/>
            <w:highlight w:val="yellow"/>
            <w:u w:val="single"/>
            <w:rtl/>
            <w:rPrChange w:id="512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24" w:author="Lenovo" w:date="2026-09-24T08:55:00Z">
              <w:rPr>
                <w:rFonts w:ascii="Times New Roman" w:hAnsi="Times New Roman" w:cs="B Nazanin" w:hint="cs"/>
                <w:sz w:val="24"/>
                <w:szCs w:val="28"/>
                <w:rtl/>
              </w:rPr>
            </w:rPrChange>
          </w:rPr>
          <w:delText>منجر</w:delText>
        </w:r>
        <w:r w:rsidRPr="00AA3FB8" w:rsidDel="00C93E56">
          <w:rPr>
            <w:rFonts w:ascii="Times New Roman" w:hAnsi="Times New Roman" w:cs="B Nazanin"/>
            <w:sz w:val="24"/>
            <w:szCs w:val="28"/>
            <w:highlight w:val="yellow"/>
            <w:u w:val="single"/>
            <w:rtl/>
            <w:rPrChange w:id="512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26" w:author="Lenovo" w:date="2026-09-24T08:55:00Z">
              <w:rPr>
                <w:rFonts w:ascii="Times New Roman" w:hAnsi="Times New Roman" w:cs="B Nazanin" w:hint="cs"/>
                <w:sz w:val="24"/>
                <w:szCs w:val="28"/>
                <w:rtl/>
              </w:rPr>
            </w:rPrChange>
          </w:rPr>
          <w:delText>شود</w:delText>
        </w:r>
        <w:r w:rsidRPr="00AA3FB8" w:rsidDel="00C93E56">
          <w:rPr>
            <w:rFonts w:ascii="Times New Roman" w:hAnsi="Times New Roman" w:cs="B Nazanin"/>
            <w:sz w:val="24"/>
            <w:szCs w:val="28"/>
            <w:highlight w:val="yellow"/>
            <w:u w:val="single"/>
            <w:rtl/>
            <w:rPrChange w:id="512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28" w:author="Lenovo" w:date="2026-09-24T08:55:00Z">
              <w:rPr>
                <w:rFonts w:ascii="Times New Roman" w:hAnsi="Times New Roman" w:cs="B Nazanin" w:hint="cs"/>
                <w:sz w:val="24"/>
                <w:szCs w:val="28"/>
                <w:rtl/>
              </w:rPr>
            </w:rPrChange>
          </w:rPr>
          <w:delText>بنابراین،</w:delText>
        </w:r>
        <w:r w:rsidRPr="00AA3FB8" w:rsidDel="00C93E56">
          <w:rPr>
            <w:rFonts w:ascii="Times New Roman" w:hAnsi="Times New Roman" w:cs="B Nazanin"/>
            <w:sz w:val="24"/>
            <w:szCs w:val="28"/>
            <w:highlight w:val="yellow"/>
            <w:u w:val="single"/>
            <w:rtl/>
            <w:rPrChange w:id="512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30" w:author="Lenovo" w:date="2026-09-24T08:55:00Z">
              <w:rPr>
                <w:rFonts w:ascii="Times New Roman" w:hAnsi="Times New Roman" w:cs="B Nazanin" w:hint="cs"/>
                <w:sz w:val="24"/>
                <w:szCs w:val="28"/>
                <w:rtl/>
              </w:rPr>
            </w:rPrChange>
          </w:rPr>
          <w:delText>نتایج</w:delText>
        </w:r>
        <w:r w:rsidRPr="00AA3FB8" w:rsidDel="00C93E56">
          <w:rPr>
            <w:rFonts w:ascii="Times New Roman" w:hAnsi="Times New Roman" w:cs="B Nazanin"/>
            <w:sz w:val="24"/>
            <w:szCs w:val="28"/>
            <w:highlight w:val="yellow"/>
            <w:u w:val="single"/>
            <w:rtl/>
            <w:rPrChange w:id="513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32" w:author="Lenovo" w:date="2026-09-24T08:55:00Z">
              <w:rPr>
                <w:rFonts w:ascii="Times New Roman" w:hAnsi="Times New Roman" w:cs="B Nazanin" w:hint="cs"/>
                <w:sz w:val="24"/>
                <w:szCs w:val="28"/>
                <w:rtl/>
              </w:rPr>
            </w:rPrChange>
          </w:rPr>
          <w:delText>مطالعه</w:delText>
        </w:r>
        <w:r w:rsidRPr="00AA3FB8" w:rsidDel="00C93E56">
          <w:rPr>
            <w:rFonts w:ascii="Times New Roman" w:hAnsi="Times New Roman" w:cs="B Nazanin"/>
            <w:sz w:val="24"/>
            <w:szCs w:val="28"/>
            <w:highlight w:val="yellow"/>
            <w:u w:val="single"/>
            <w:rtl/>
            <w:rPrChange w:id="513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34" w:author="Lenovo" w:date="2026-09-24T08:55:00Z">
              <w:rPr>
                <w:rFonts w:ascii="Times New Roman" w:hAnsi="Times New Roman" w:cs="B Nazanin" w:hint="cs"/>
                <w:sz w:val="24"/>
                <w:szCs w:val="28"/>
                <w:rtl/>
              </w:rPr>
            </w:rPrChange>
          </w:rPr>
          <w:delText>حاضر</w:delText>
        </w:r>
        <w:r w:rsidRPr="00AA3FB8" w:rsidDel="00C93E56">
          <w:rPr>
            <w:rFonts w:ascii="Times New Roman" w:hAnsi="Times New Roman" w:cs="B Nazanin"/>
            <w:sz w:val="24"/>
            <w:szCs w:val="28"/>
            <w:highlight w:val="yellow"/>
            <w:u w:val="single"/>
            <w:rtl/>
            <w:rPrChange w:id="513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36" w:author="Lenovo" w:date="2026-09-24T08:55:00Z">
              <w:rPr>
                <w:rFonts w:ascii="Times New Roman" w:hAnsi="Times New Roman" w:cs="B Nazanin" w:hint="cs"/>
                <w:sz w:val="24"/>
                <w:szCs w:val="28"/>
                <w:rtl/>
              </w:rPr>
            </w:rPrChange>
          </w:rPr>
          <w:delText>در</w:delText>
        </w:r>
        <w:r w:rsidRPr="00AA3FB8" w:rsidDel="00C93E56">
          <w:rPr>
            <w:rFonts w:ascii="Times New Roman" w:hAnsi="Times New Roman" w:cs="B Nazanin"/>
            <w:sz w:val="24"/>
            <w:szCs w:val="28"/>
            <w:highlight w:val="yellow"/>
            <w:u w:val="single"/>
            <w:rtl/>
            <w:rPrChange w:id="513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38" w:author="Lenovo" w:date="2026-09-24T08:55:00Z">
              <w:rPr>
                <w:rFonts w:ascii="Times New Roman" w:hAnsi="Times New Roman" w:cs="B Nazanin" w:hint="cs"/>
                <w:sz w:val="24"/>
                <w:szCs w:val="28"/>
                <w:rtl/>
              </w:rPr>
            </w:rPrChange>
          </w:rPr>
          <w:delText>چارچوب</w:delText>
        </w:r>
        <w:r w:rsidRPr="00AA3FB8" w:rsidDel="00C93E56">
          <w:rPr>
            <w:rFonts w:ascii="Times New Roman" w:hAnsi="Times New Roman" w:cs="B Nazanin"/>
            <w:sz w:val="24"/>
            <w:szCs w:val="28"/>
            <w:highlight w:val="yellow"/>
            <w:u w:val="single"/>
            <w:rtl/>
            <w:rPrChange w:id="513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40" w:author="Lenovo" w:date="2026-09-24T08:55:00Z">
              <w:rPr>
                <w:rFonts w:ascii="Times New Roman" w:hAnsi="Times New Roman" w:cs="B Nazanin" w:hint="cs"/>
                <w:sz w:val="24"/>
                <w:szCs w:val="28"/>
                <w:rtl/>
              </w:rPr>
            </w:rPrChange>
          </w:rPr>
          <w:delText>دانسته‌های</w:delText>
        </w:r>
        <w:r w:rsidRPr="00AA3FB8" w:rsidDel="00C93E56">
          <w:rPr>
            <w:rFonts w:ascii="Times New Roman" w:hAnsi="Times New Roman" w:cs="B Nazanin"/>
            <w:sz w:val="24"/>
            <w:szCs w:val="28"/>
            <w:highlight w:val="yellow"/>
            <w:u w:val="single"/>
            <w:rtl/>
            <w:rPrChange w:id="514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42" w:author="Lenovo" w:date="2026-09-24T08:55:00Z">
              <w:rPr>
                <w:rFonts w:ascii="Times New Roman" w:hAnsi="Times New Roman" w:cs="B Nazanin" w:hint="cs"/>
                <w:sz w:val="24"/>
                <w:szCs w:val="28"/>
                <w:rtl/>
              </w:rPr>
            </w:rPrChange>
          </w:rPr>
          <w:delText>موجود</w:delText>
        </w:r>
        <w:r w:rsidRPr="00AA3FB8" w:rsidDel="00C93E56">
          <w:rPr>
            <w:rFonts w:ascii="Times New Roman" w:hAnsi="Times New Roman" w:cs="B Nazanin"/>
            <w:sz w:val="24"/>
            <w:szCs w:val="28"/>
            <w:highlight w:val="yellow"/>
            <w:u w:val="single"/>
            <w:rtl/>
            <w:rPrChange w:id="514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44" w:author="Lenovo" w:date="2026-09-24T08:55:00Z">
              <w:rPr>
                <w:rFonts w:ascii="Times New Roman" w:hAnsi="Times New Roman" w:cs="B Nazanin" w:hint="cs"/>
                <w:sz w:val="24"/>
                <w:szCs w:val="28"/>
                <w:rtl/>
              </w:rPr>
            </w:rPrChange>
          </w:rPr>
          <w:delText>قابل</w:delText>
        </w:r>
        <w:r w:rsidRPr="00AA3FB8" w:rsidDel="00C93E56">
          <w:rPr>
            <w:rFonts w:ascii="Times New Roman" w:hAnsi="Times New Roman" w:cs="B Nazanin"/>
            <w:sz w:val="24"/>
            <w:szCs w:val="28"/>
            <w:highlight w:val="yellow"/>
            <w:u w:val="single"/>
            <w:rtl/>
            <w:rPrChange w:id="514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46" w:author="Lenovo" w:date="2026-09-24T08:55:00Z">
              <w:rPr>
                <w:rFonts w:ascii="Times New Roman" w:hAnsi="Times New Roman" w:cs="B Nazanin" w:hint="cs"/>
                <w:sz w:val="24"/>
                <w:szCs w:val="28"/>
                <w:rtl/>
              </w:rPr>
            </w:rPrChange>
          </w:rPr>
          <w:delText>تفسیر</w:delText>
        </w:r>
        <w:r w:rsidRPr="00AA3FB8" w:rsidDel="00C93E56">
          <w:rPr>
            <w:rFonts w:ascii="Times New Roman" w:hAnsi="Times New Roman" w:cs="B Nazanin"/>
            <w:sz w:val="24"/>
            <w:szCs w:val="28"/>
            <w:highlight w:val="yellow"/>
            <w:u w:val="single"/>
            <w:rtl/>
            <w:rPrChange w:id="514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48" w:author="Lenovo" w:date="2026-09-24T08:55:00Z">
              <w:rPr>
                <w:rFonts w:ascii="Times New Roman" w:hAnsi="Times New Roman" w:cs="B Nazanin" w:hint="cs"/>
                <w:sz w:val="24"/>
                <w:szCs w:val="28"/>
                <w:rtl/>
              </w:rPr>
            </w:rPrChange>
          </w:rPr>
          <w:delText>بوده</w:delText>
        </w:r>
        <w:r w:rsidRPr="00AA3FB8" w:rsidDel="00C93E56">
          <w:rPr>
            <w:rFonts w:ascii="Times New Roman" w:hAnsi="Times New Roman" w:cs="B Nazanin"/>
            <w:sz w:val="24"/>
            <w:szCs w:val="28"/>
            <w:highlight w:val="yellow"/>
            <w:u w:val="single"/>
            <w:rtl/>
            <w:rPrChange w:id="514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50" w:author="Lenovo" w:date="2026-09-24T08:55:00Z">
              <w:rPr>
                <w:rFonts w:ascii="Times New Roman" w:hAnsi="Times New Roman" w:cs="B Nazanin" w:hint="cs"/>
                <w:sz w:val="24"/>
                <w:szCs w:val="28"/>
                <w:rtl/>
              </w:rPr>
            </w:rPrChange>
          </w:rPr>
          <w:delText>و</w:delText>
        </w:r>
        <w:r w:rsidRPr="00AA3FB8" w:rsidDel="00C93E56">
          <w:rPr>
            <w:rFonts w:ascii="Times New Roman" w:hAnsi="Times New Roman" w:cs="B Nazanin"/>
            <w:sz w:val="24"/>
            <w:szCs w:val="28"/>
            <w:highlight w:val="yellow"/>
            <w:u w:val="single"/>
            <w:rtl/>
            <w:rPrChange w:id="515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52" w:author="Lenovo" w:date="2026-09-24T08:55:00Z">
              <w:rPr>
                <w:rFonts w:ascii="Times New Roman" w:hAnsi="Times New Roman" w:cs="B Nazanin" w:hint="cs"/>
                <w:sz w:val="24"/>
                <w:szCs w:val="28"/>
                <w:rtl/>
              </w:rPr>
            </w:rPrChange>
          </w:rPr>
          <w:delText>نشان</w:delText>
        </w:r>
        <w:r w:rsidRPr="00AA3FB8" w:rsidDel="00C93E56">
          <w:rPr>
            <w:rFonts w:ascii="Times New Roman" w:hAnsi="Times New Roman" w:cs="B Nazanin"/>
            <w:sz w:val="24"/>
            <w:szCs w:val="28"/>
            <w:highlight w:val="yellow"/>
            <w:u w:val="single"/>
            <w:rtl/>
            <w:rPrChange w:id="515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54" w:author="Lenovo" w:date="2026-09-24T08:55:00Z">
              <w:rPr>
                <w:rFonts w:ascii="Times New Roman" w:hAnsi="Times New Roman" w:cs="B Nazanin" w:hint="cs"/>
                <w:sz w:val="24"/>
                <w:szCs w:val="28"/>
                <w:rtl/>
              </w:rPr>
            </w:rPrChange>
          </w:rPr>
          <w:delText>می‌دهد</w:delText>
        </w:r>
        <w:r w:rsidRPr="00AA3FB8" w:rsidDel="00C93E56">
          <w:rPr>
            <w:rFonts w:ascii="Times New Roman" w:hAnsi="Times New Roman" w:cs="B Nazanin"/>
            <w:sz w:val="24"/>
            <w:szCs w:val="28"/>
            <w:highlight w:val="yellow"/>
            <w:u w:val="single"/>
            <w:rtl/>
            <w:rPrChange w:id="515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56" w:author="Lenovo" w:date="2026-09-24T08:55:00Z">
              <w:rPr>
                <w:rFonts w:ascii="Times New Roman" w:hAnsi="Times New Roman" w:cs="B Nazanin" w:hint="cs"/>
                <w:sz w:val="24"/>
                <w:szCs w:val="28"/>
                <w:rtl/>
              </w:rPr>
            </w:rPrChange>
          </w:rPr>
          <w:delText>که</w:delText>
        </w:r>
        <w:r w:rsidRPr="00AA3FB8" w:rsidDel="00C93E56">
          <w:rPr>
            <w:rFonts w:ascii="Times New Roman" w:hAnsi="Times New Roman" w:cs="B Nazanin"/>
            <w:sz w:val="24"/>
            <w:szCs w:val="28"/>
            <w:highlight w:val="yellow"/>
            <w:u w:val="single"/>
            <w:rtl/>
            <w:rPrChange w:id="515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58" w:author="Lenovo" w:date="2026-09-24T08:55:00Z">
              <w:rPr>
                <w:rFonts w:ascii="Times New Roman" w:hAnsi="Times New Roman" w:cs="B Nazanin" w:hint="cs"/>
                <w:sz w:val="24"/>
                <w:szCs w:val="28"/>
                <w:rtl/>
              </w:rPr>
            </w:rPrChange>
          </w:rPr>
          <w:delText>رویکرد</w:delText>
        </w:r>
        <w:r w:rsidRPr="00AA3FB8" w:rsidDel="00C93E56">
          <w:rPr>
            <w:rFonts w:ascii="Times New Roman" w:hAnsi="Times New Roman" w:cs="B Nazanin"/>
            <w:sz w:val="24"/>
            <w:szCs w:val="28"/>
            <w:highlight w:val="yellow"/>
            <w:u w:val="single"/>
            <w:rtl/>
            <w:rPrChange w:id="515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60" w:author="Lenovo" w:date="2026-09-24T08:55:00Z">
              <w:rPr>
                <w:rFonts w:ascii="Times New Roman" w:hAnsi="Times New Roman" w:cs="B Nazanin" w:hint="cs"/>
                <w:sz w:val="24"/>
                <w:szCs w:val="28"/>
                <w:rtl/>
              </w:rPr>
            </w:rPrChange>
          </w:rPr>
          <w:delText>ترکیبی</w:delText>
        </w:r>
        <w:r w:rsidRPr="00AA3FB8" w:rsidDel="00C93E56">
          <w:rPr>
            <w:rFonts w:ascii="Times New Roman" w:hAnsi="Times New Roman" w:cs="B Nazanin"/>
            <w:sz w:val="24"/>
            <w:szCs w:val="28"/>
            <w:highlight w:val="yellow"/>
            <w:u w:val="single"/>
            <w:rtl/>
            <w:rPrChange w:id="516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62" w:author="Lenovo" w:date="2026-09-24T08:55:00Z">
              <w:rPr>
                <w:rFonts w:ascii="Times New Roman" w:hAnsi="Times New Roman" w:cs="B Nazanin" w:hint="cs"/>
                <w:sz w:val="24"/>
                <w:szCs w:val="28"/>
                <w:rtl/>
              </w:rPr>
            </w:rPrChange>
          </w:rPr>
          <w:delText>خوراکی</w:delText>
        </w:r>
        <w:r w:rsidRPr="00AA3FB8" w:rsidDel="00C93E56">
          <w:rPr>
            <w:rFonts w:ascii="Times New Roman" w:hAnsi="Times New Roman" w:cs="Times New Roman" w:hint="cs"/>
            <w:sz w:val="24"/>
            <w:szCs w:val="28"/>
            <w:highlight w:val="yellow"/>
            <w:u w:val="single"/>
            <w:rtl/>
            <w:rPrChange w:id="5163" w:author="Lenovo" w:date="2026-09-24T08:55:00Z">
              <w:rPr>
                <w:rFonts w:ascii="Times New Roman" w:hAnsi="Times New Roman" w:cs="Times New Roman" w:hint="cs"/>
                <w:sz w:val="24"/>
                <w:szCs w:val="28"/>
                <w:rtl/>
              </w:rPr>
            </w:rPrChange>
          </w:rPr>
          <w:delText>–</w:delText>
        </w:r>
        <w:r w:rsidRPr="00AA3FB8" w:rsidDel="00C93E56">
          <w:rPr>
            <w:rFonts w:ascii="Times New Roman" w:hAnsi="Times New Roman" w:cs="B Nazanin" w:hint="cs"/>
            <w:sz w:val="24"/>
            <w:szCs w:val="28"/>
            <w:highlight w:val="yellow"/>
            <w:u w:val="single"/>
            <w:rtl/>
            <w:rPrChange w:id="5164" w:author="Lenovo" w:date="2026-09-24T08:55:00Z">
              <w:rPr>
                <w:rFonts w:ascii="Times New Roman" w:hAnsi="Times New Roman" w:cs="B Nazanin" w:hint="cs"/>
                <w:sz w:val="24"/>
                <w:szCs w:val="28"/>
                <w:rtl/>
              </w:rPr>
            </w:rPrChange>
          </w:rPr>
          <w:delText>تزریقی</w:delText>
        </w:r>
        <w:r w:rsidRPr="00AA3FB8" w:rsidDel="00C93E56">
          <w:rPr>
            <w:rFonts w:ascii="Times New Roman" w:hAnsi="Times New Roman" w:cs="B Nazanin"/>
            <w:sz w:val="24"/>
            <w:szCs w:val="28"/>
            <w:highlight w:val="yellow"/>
            <w:u w:val="single"/>
            <w:rtl/>
            <w:rPrChange w:id="516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66" w:author="Lenovo" w:date="2026-09-24T08:55:00Z">
              <w:rPr>
                <w:rFonts w:ascii="Times New Roman" w:hAnsi="Times New Roman" w:cs="B Nazanin" w:hint="cs"/>
                <w:sz w:val="24"/>
                <w:szCs w:val="28"/>
                <w:rtl/>
              </w:rPr>
            </w:rPrChange>
          </w:rPr>
          <w:delText>می‌تواند</w:delText>
        </w:r>
        <w:r w:rsidRPr="00AA3FB8" w:rsidDel="00C93E56">
          <w:rPr>
            <w:rFonts w:ascii="Times New Roman" w:hAnsi="Times New Roman" w:cs="B Nazanin"/>
            <w:sz w:val="24"/>
            <w:szCs w:val="28"/>
            <w:highlight w:val="yellow"/>
            <w:u w:val="single"/>
            <w:rtl/>
            <w:rPrChange w:id="516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68" w:author="Lenovo" w:date="2026-09-24T08:55:00Z">
              <w:rPr>
                <w:rFonts w:ascii="Times New Roman" w:hAnsi="Times New Roman" w:cs="B Nazanin" w:hint="cs"/>
                <w:sz w:val="24"/>
                <w:szCs w:val="28"/>
                <w:rtl/>
              </w:rPr>
            </w:rPrChange>
          </w:rPr>
          <w:delText>محدودیت‌های</w:delText>
        </w:r>
        <w:r w:rsidRPr="00AA3FB8" w:rsidDel="00C93E56">
          <w:rPr>
            <w:rFonts w:ascii="Times New Roman" w:hAnsi="Times New Roman" w:cs="B Nazanin"/>
            <w:sz w:val="24"/>
            <w:szCs w:val="28"/>
            <w:highlight w:val="yellow"/>
            <w:u w:val="single"/>
            <w:rtl/>
            <w:rPrChange w:id="516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70" w:author="Lenovo" w:date="2026-09-24T08:55:00Z">
              <w:rPr>
                <w:rFonts w:ascii="Times New Roman" w:hAnsi="Times New Roman" w:cs="B Nazanin" w:hint="cs"/>
                <w:sz w:val="24"/>
                <w:szCs w:val="28"/>
                <w:rtl/>
              </w:rPr>
            </w:rPrChange>
          </w:rPr>
          <w:delText>هر</w:delText>
        </w:r>
        <w:r w:rsidRPr="00AA3FB8" w:rsidDel="00C93E56">
          <w:rPr>
            <w:rFonts w:ascii="Times New Roman" w:hAnsi="Times New Roman" w:cs="B Nazanin"/>
            <w:sz w:val="24"/>
            <w:szCs w:val="28"/>
            <w:highlight w:val="yellow"/>
            <w:u w:val="single"/>
            <w:rtl/>
            <w:rPrChange w:id="517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72" w:author="Lenovo" w:date="2026-09-24T08:55:00Z">
              <w:rPr>
                <w:rFonts w:ascii="Times New Roman" w:hAnsi="Times New Roman" w:cs="B Nazanin" w:hint="cs"/>
                <w:sz w:val="24"/>
                <w:szCs w:val="28"/>
                <w:rtl/>
              </w:rPr>
            </w:rPrChange>
          </w:rPr>
          <w:delText>یک</w:delText>
        </w:r>
        <w:r w:rsidRPr="00AA3FB8" w:rsidDel="00C93E56">
          <w:rPr>
            <w:rFonts w:ascii="Times New Roman" w:hAnsi="Times New Roman" w:cs="B Nazanin"/>
            <w:sz w:val="24"/>
            <w:szCs w:val="28"/>
            <w:highlight w:val="yellow"/>
            <w:u w:val="single"/>
            <w:rtl/>
            <w:rPrChange w:id="517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74" w:author="Lenovo" w:date="2026-09-24T08:55:00Z">
              <w:rPr>
                <w:rFonts w:ascii="Times New Roman" w:hAnsi="Times New Roman" w:cs="B Nazanin" w:hint="cs"/>
                <w:sz w:val="24"/>
                <w:szCs w:val="28"/>
                <w:rtl/>
              </w:rPr>
            </w:rPrChange>
          </w:rPr>
          <w:delText>از</w:delText>
        </w:r>
        <w:r w:rsidRPr="00AA3FB8" w:rsidDel="00C93E56">
          <w:rPr>
            <w:rFonts w:ascii="Times New Roman" w:hAnsi="Times New Roman" w:cs="B Nazanin"/>
            <w:sz w:val="24"/>
            <w:szCs w:val="28"/>
            <w:highlight w:val="yellow"/>
            <w:u w:val="single"/>
            <w:rtl/>
            <w:rPrChange w:id="517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76" w:author="Lenovo" w:date="2026-09-24T08:55:00Z">
              <w:rPr>
                <w:rFonts w:ascii="Times New Roman" w:hAnsi="Times New Roman" w:cs="B Nazanin" w:hint="cs"/>
                <w:sz w:val="24"/>
                <w:szCs w:val="28"/>
                <w:rtl/>
              </w:rPr>
            </w:rPrChange>
          </w:rPr>
          <w:delText>این</w:delText>
        </w:r>
        <w:r w:rsidRPr="00AA3FB8" w:rsidDel="00C93E56">
          <w:rPr>
            <w:rFonts w:ascii="Times New Roman" w:hAnsi="Times New Roman" w:cs="B Nazanin"/>
            <w:sz w:val="24"/>
            <w:szCs w:val="28"/>
            <w:highlight w:val="yellow"/>
            <w:u w:val="single"/>
            <w:rtl/>
            <w:rPrChange w:id="517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78" w:author="Lenovo" w:date="2026-09-24T08:55:00Z">
              <w:rPr>
                <w:rFonts w:ascii="Times New Roman" w:hAnsi="Times New Roman" w:cs="B Nazanin" w:hint="cs"/>
                <w:sz w:val="24"/>
                <w:szCs w:val="28"/>
                <w:rtl/>
              </w:rPr>
            </w:rPrChange>
          </w:rPr>
          <w:delText>مسیرها</w:delText>
        </w:r>
        <w:r w:rsidRPr="00AA3FB8" w:rsidDel="00C93E56">
          <w:rPr>
            <w:rFonts w:ascii="Times New Roman" w:hAnsi="Times New Roman" w:cs="B Nazanin"/>
            <w:sz w:val="24"/>
            <w:szCs w:val="28"/>
            <w:highlight w:val="yellow"/>
            <w:u w:val="single"/>
            <w:rtl/>
            <w:rPrChange w:id="517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80" w:author="Lenovo" w:date="2026-09-24T08:55:00Z">
              <w:rPr>
                <w:rFonts w:ascii="Times New Roman" w:hAnsi="Times New Roman" w:cs="B Nazanin" w:hint="cs"/>
                <w:sz w:val="24"/>
                <w:szCs w:val="28"/>
                <w:rtl/>
              </w:rPr>
            </w:rPrChange>
          </w:rPr>
          <w:delText>را</w:delText>
        </w:r>
        <w:r w:rsidRPr="00AA3FB8" w:rsidDel="00C93E56">
          <w:rPr>
            <w:rFonts w:ascii="Times New Roman" w:hAnsi="Times New Roman" w:cs="B Nazanin"/>
            <w:sz w:val="24"/>
            <w:szCs w:val="28"/>
            <w:highlight w:val="yellow"/>
            <w:u w:val="single"/>
            <w:rtl/>
            <w:rPrChange w:id="5181"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82" w:author="Lenovo" w:date="2026-09-24T08:55:00Z">
              <w:rPr>
                <w:rFonts w:ascii="Times New Roman" w:hAnsi="Times New Roman" w:cs="B Nazanin" w:hint="cs"/>
                <w:sz w:val="24"/>
                <w:szCs w:val="28"/>
                <w:rtl/>
              </w:rPr>
            </w:rPrChange>
          </w:rPr>
          <w:delText>به‌تنهایی</w:delText>
        </w:r>
        <w:r w:rsidRPr="00AA3FB8" w:rsidDel="00C93E56">
          <w:rPr>
            <w:rFonts w:ascii="Times New Roman" w:hAnsi="Times New Roman" w:cs="B Nazanin"/>
            <w:sz w:val="24"/>
            <w:szCs w:val="28"/>
            <w:highlight w:val="yellow"/>
            <w:u w:val="single"/>
            <w:rtl/>
            <w:rPrChange w:id="5183"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84" w:author="Lenovo" w:date="2026-09-24T08:55:00Z">
              <w:rPr>
                <w:rFonts w:ascii="Times New Roman" w:hAnsi="Times New Roman" w:cs="B Nazanin" w:hint="cs"/>
                <w:sz w:val="24"/>
                <w:szCs w:val="28"/>
                <w:rtl/>
              </w:rPr>
            </w:rPrChange>
          </w:rPr>
          <w:delText>تا</w:delText>
        </w:r>
        <w:r w:rsidRPr="00AA3FB8" w:rsidDel="00C93E56">
          <w:rPr>
            <w:rFonts w:ascii="Times New Roman" w:hAnsi="Times New Roman" w:cs="B Nazanin"/>
            <w:sz w:val="24"/>
            <w:szCs w:val="28"/>
            <w:highlight w:val="yellow"/>
            <w:u w:val="single"/>
            <w:rtl/>
            <w:rPrChange w:id="5185"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86" w:author="Lenovo" w:date="2026-09-24T08:55:00Z">
              <w:rPr>
                <w:rFonts w:ascii="Times New Roman" w:hAnsi="Times New Roman" w:cs="B Nazanin" w:hint="cs"/>
                <w:sz w:val="24"/>
                <w:szCs w:val="28"/>
                <w:rtl/>
              </w:rPr>
            </w:rPrChange>
          </w:rPr>
          <w:delText>حدی</w:delText>
        </w:r>
        <w:r w:rsidRPr="00AA3FB8" w:rsidDel="00C93E56">
          <w:rPr>
            <w:rFonts w:ascii="Times New Roman" w:hAnsi="Times New Roman" w:cs="B Nazanin"/>
            <w:sz w:val="24"/>
            <w:szCs w:val="28"/>
            <w:highlight w:val="yellow"/>
            <w:u w:val="single"/>
            <w:rtl/>
            <w:rPrChange w:id="5187"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88" w:author="Lenovo" w:date="2026-09-24T08:55:00Z">
              <w:rPr>
                <w:rFonts w:ascii="Times New Roman" w:hAnsi="Times New Roman" w:cs="B Nazanin" w:hint="cs"/>
                <w:sz w:val="24"/>
                <w:szCs w:val="28"/>
                <w:rtl/>
              </w:rPr>
            </w:rPrChange>
          </w:rPr>
          <w:delText>جبران</w:delText>
        </w:r>
        <w:r w:rsidRPr="00AA3FB8" w:rsidDel="00C93E56">
          <w:rPr>
            <w:rFonts w:ascii="Times New Roman" w:hAnsi="Times New Roman" w:cs="B Nazanin"/>
            <w:sz w:val="24"/>
            <w:szCs w:val="28"/>
            <w:highlight w:val="yellow"/>
            <w:u w:val="single"/>
            <w:rtl/>
            <w:rPrChange w:id="5189" w:author="Lenovo" w:date="2026-09-24T08:55:00Z">
              <w:rPr>
                <w:rFonts w:ascii="Times New Roman" w:hAnsi="Times New Roman" w:cs="B Nazanin"/>
                <w:sz w:val="24"/>
                <w:szCs w:val="28"/>
                <w:rtl/>
              </w:rPr>
            </w:rPrChange>
          </w:rPr>
          <w:delText xml:space="preserve"> </w:delText>
        </w:r>
        <w:r w:rsidRPr="00AA3FB8" w:rsidDel="00C93E56">
          <w:rPr>
            <w:rFonts w:ascii="Times New Roman" w:hAnsi="Times New Roman" w:cs="B Nazanin" w:hint="cs"/>
            <w:sz w:val="24"/>
            <w:szCs w:val="28"/>
            <w:highlight w:val="yellow"/>
            <w:u w:val="single"/>
            <w:rtl/>
            <w:rPrChange w:id="5190" w:author="Lenovo" w:date="2026-09-24T08:55:00Z">
              <w:rPr>
                <w:rFonts w:ascii="Times New Roman" w:hAnsi="Times New Roman" w:cs="B Nazanin" w:hint="cs"/>
                <w:sz w:val="24"/>
                <w:szCs w:val="28"/>
                <w:rtl/>
              </w:rPr>
            </w:rPrChange>
          </w:rPr>
          <w:delText>کند</w:delText>
        </w:r>
        <w:r w:rsidRPr="00AA3FB8" w:rsidDel="00C93E56">
          <w:rPr>
            <w:rFonts w:ascii="Times New Roman" w:hAnsi="Times New Roman" w:cs="B Nazanin"/>
            <w:sz w:val="24"/>
            <w:szCs w:val="28"/>
            <w:highlight w:val="yellow"/>
            <w:u w:val="single"/>
            <w:rtl/>
            <w:rPrChange w:id="5191" w:author="Lenovo" w:date="2026-09-24T08:55:00Z">
              <w:rPr>
                <w:rFonts w:ascii="Times New Roman" w:hAnsi="Times New Roman" w:cs="B Nazanin"/>
                <w:sz w:val="24"/>
                <w:szCs w:val="28"/>
                <w:rtl/>
              </w:rPr>
            </w:rPrChange>
          </w:rPr>
          <w:delText>.</w:delText>
        </w:r>
      </w:del>
      <w:ins w:id="5192" w:author="SALMANIAN MOHAMMADHASSAN" w:date="2026-09-11T23:52:00Z">
        <w:del w:id="5193" w:author="Lenovo" w:date="2026-09-24T08:28:00Z">
          <w:r w:rsidR="00CF319F" w:rsidRPr="00AA3FB8" w:rsidDel="00C93E56">
            <w:rPr>
              <w:rFonts w:ascii="Times New Roman" w:hAnsi="Times New Roman" w:cs="B Nazanin" w:hint="cs"/>
              <w:sz w:val="24"/>
              <w:szCs w:val="28"/>
              <w:highlight w:val="yellow"/>
              <w:u w:val="single"/>
              <w:rtl/>
              <w:rPrChange w:id="5194" w:author="Lenovo" w:date="2026-09-24T08:55:00Z">
                <w:rPr>
                  <w:rFonts w:ascii="Times New Roman" w:hAnsi="Times New Roman" w:cs="B Nazanin" w:hint="cs"/>
                  <w:sz w:val="24"/>
                  <w:szCs w:val="28"/>
                  <w:rtl/>
                </w:rPr>
              </w:rPrChange>
            </w:rPr>
            <w:delText xml:space="preserve">  این یافته نشان می دهد که ایمنی زایی توسط روش خوراکی توانسته است به خوبی </w:delText>
          </w:r>
          <w:r w:rsidR="00180EF2" w:rsidRPr="00AA3FB8" w:rsidDel="00C93E56">
            <w:rPr>
              <w:rFonts w:ascii="Times New Roman" w:hAnsi="Times New Roman" w:cs="B Nazanin" w:hint="cs"/>
              <w:sz w:val="24"/>
              <w:szCs w:val="28"/>
              <w:highlight w:val="yellow"/>
              <w:u w:val="single"/>
              <w:rtl/>
              <w:rPrChange w:id="5195" w:author="Lenovo" w:date="2026-09-24T08:55:00Z">
                <w:rPr>
                  <w:rFonts w:ascii="Times New Roman" w:hAnsi="Times New Roman" w:cs="B Nazanin" w:hint="cs"/>
                  <w:sz w:val="24"/>
                  <w:szCs w:val="28"/>
                  <w:rtl/>
                </w:rPr>
              </w:rPrChange>
            </w:rPr>
            <w:delText xml:space="preserve">سیستم ایمنی را آماده </w:delText>
          </w:r>
        </w:del>
      </w:ins>
      <w:ins w:id="5196" w:author="SALMANIAN MOHAMMADHASSAN" w:date="2026-09-11T23:54:00Z">
        <w:del w:id="5197" w:author="Lenovo" w:date="2026-09-24T08:28:00Z">
          <w:r w:rsidR="002B66AF" w:rsidRPr="00AA3FB8" w:rsidDel="00C93E56">
            <w:rPr>
              <w:rFonts w:ascii="Times New Roman" w:hAnsi="Times New Roman" w:cs="B Nazanin" w:hint="cs"/>
              <w:sz w:val="24"/>
              <w:szCs w:val="28"/>
              <w:highlight w:val="yellow"/>
              <w:u w:val="single"/>
              <w:rtl/>
              <w:rPrChange w:id="5198" w:author="Lenovo" w:date="2026-09-24T08:55:00Z">
                <w:rPr>
                  <w:rFonts w:ascii="Times New Roman" w:hAnsi="Times New Roman" w:cs="B Nazanin" w:hint="cs"/>
                  <w:sz w:val="24"/>
                  <w:szCs w:val="28"/>
                  <w:rtl/>
                </w:rPr>
              </w:rPrChange>
            </w:rPr>
            <w:delText xml:space="preserve">مواجهه با عامل بیماری زا </w:delText>
          </w:r>
        </w:del>
      </w:ins>
      <w:ins w:id="5199" w:author="SALMANIAN MOHAMMADHASSAN" w:date="2026-09-11T23:52:00Z">
        <w:del w:id="5200" w:author="Lenovo" w:date="2026-09-24T08:28:00Z">
          <w:r w:rsidR="00180EF2" w:rsidRPr="00AA3FB8" w:rsidDel="00C93E56">
            <w:rPr>
              <w:rFonts w:ascii="Times New Roman" w:hAnsi="Times New Roman" w:cs="B Nazanin" w:hint="cs"/>
              <w:sz w:val="24"/>
              <w:szCs w:val="28"/>
              <w:highlight w:val="yellow"/>
              <w:u w:val="single"/>
              <w:rtl/>
              <w:rPrChange w:id="5201" w:author="Lenovo" w:date="2026-09-24T08:55:00Z">
                <w:rPr>
                  <w:rFonts w:ascii="Times New Roman" w:hAnsi="Times New Roman" w:cs="B Nazanin" w:hint="cs"/>
                  <w:sz w:val="24"/>
                  <w:szCs w:val="28"/>
                  <w:rtl/>
                </w:rPr>
              </w:rPrChange>
            </w:rPr>
            <w:delText xml:space="preserve">نماید و </w:delText>
          </w:r>
        </w:del>
      </w:ins>
      <w:ins w:id="5202" w:author="SALMANIAN MOHAMMADHASSAN" w:date="2026-09-11T23:56:00Z">
        <w:del w:id="5203" w:author="Lenovo" w:date="2026-09-24T08:28:00Z">
          <w:r w:rsidR="00293AF8" w:rsidRPr="00AA3FB8" w:rsidDel="00C93E56">
            <w:rPr>
              <w:rFonts w:ascii="Times New Roman" w:hAnsi="Times New Roman" w:cs="B Nazanin" w:hint="cs"/>
              <w:sz w:val="24"/>
              <w:szCs w:val="28"/>
              <w:highlight w:val="yellow"/>
              <w:u w:val="single"/>
              <w:rtl/>
              <w:rPrChange w:id="5204" w:author="Lenovo" w:date="2026-09-24T08:55:00Z">
                <w:rPr>
                  <w:rFonts w:ascii="Times New Roman" w:hAnsi="Times New Roman" w:cs="B Nazanin" w:hint="cs"/>
                  <w:sz w:val="24"/>
                  <w:szCs w:val="28"/>
                  <w:rtl/>
                </w:rPr>
              </w:rPrChange>
            </w:rPr>
            <w:delText xml:space="preserve">تزریق پروتئین </w:delText>
          </w:r>
          <w:r w:rsidR="007C1E8C" w:rsidRPr="00AA3FB8" w:rsidDel="00C93E56">
            <w:rPr>
              <w:rFonts w:ascii="Times New Roman" w:hAnsi="Times New Roman" w:cs="B Nazanin" w:hint="cs"/>
              <w:sz w:val="24"/>
              <w:szCs w:val="28"/>
              <w:highlight w:val="yellow"/>
              <w:u w:val="single"/>
              <w:rtl/>
              <w:rPrChange w:id="5205" w:author="Lenovo" w:date="2026-09-24T08:55:00Z">
                <w:rPr>
                  <w:rFonts w:ascii="Times New Roman" w:hAnsi="Times New Roman" w:cs="B Nazanin" w:hint="cs"/>
                  <w:sz w:val="24"/>
                  <w:szCs w:val="28"/>
                  <w:rtl/>
                </w:rPr>
              </w:rPrChange>
            </w:rPr>
            <w:delText xml:space="preserve">که می تواند شبیه سازی از ورود </w:delText>
          </w:r>
        </w:del>
      </w:ins>
      <w:ins w:id="5206" w:author="SALMANIAN MOHAMMADHASSAN" w:date="2026-09-11T23:57:00Z">
        <w:del w:id="5207" w:author="Lenovo" w:date="2026-09-24T08:28:00Z">
          <w:r w:rsidR="00006595" w:rsidRPr="00AA3FB8" w:rsidDel="00C93E56">
            <w:rPr>
              <w:rFonts w:ascii="Times New Roman" w:hAnsi="Times New Roman" w:cs="B Nazanin" w:hint="cs"/>
              <w:sz w:val="24"/>
              <w:szCs w:val="28"/>
              <w:highlight w:val="yellow"/>
              <w:u w:val="single"/>
              <w:rtl/>
              <w:rPrChange w:id="5208" w:author="Lenovo" w:date="2026-09-24T08:55:00Z">
                <w:rPr>
                  <w:rFonts w:ascii="Times New Roman" w:hAnsi="Times New Roman" w:cs="B Nazanin" w:hint="cs"/>
                  <w:sz w:val="24"/>
                  <w:szCs w:val="28"/>
                  <w:rtl/>
                </w:rPr>
              </w:rPrChange>
            </w:rPr>
            <w:delText xml:space="preserve">عامل بیماری زا ( ویروس) توسط نیش حشره باشد، قادر است </w:delText>
          </w:r>
          <w:r w:rsidR="00103D92" w:rsidRPr="00AA3FB8" w:rsidDel="00C93E56">
            <w:rPr>
              <w:rFonts w:ascii="Times New Roman" w:hAnsi="Times New Roman" w:cs="B Nazanin" w:hint="cs"/>
              <w:sz w:val="24"/>
              <w:szCs w:val="28"/>
              <w:highlight w:val="yellow"/>
              <w:u w:val="single"/>
              <w:rtl/>
              <w:rPrChange w:id="5209" w:author="Lenovo" w:date="2026-09-24T08:55:00Z">
                <w:rPr>
                  <w:rFonts w:ascii="Times New Roman" w:hAnsi="Times New Roman" w:cs="B Nazanin" w:hint="cs"/>
                  <w:sz w:val="24"/>
                  <w:szCs w:val="28"/>
                  <w:rtl/>
                </w:rPr>
              </w:rPrChange>
            </w:rPr>
            <w:delText xml:space="preserve">سیستم ایمن آماده </w:delText>
          </w:r>
          <w:r w:rsidR="00103D92" w:rsidRPr="00AA3FB8" w:rsidDel="00C93E56">
            <w:rPr>
              <w:rFonts w:ascii="Times New Roman" w:hAnsi="Times New Roman" w:cs="B Nazanin"/>
              <w:sz w:val="24"/>
              <w:szCs w:val="28"/>
              <w:highlight w:val="yellow"/>
              <w:u w:val="single"/>
              <w:rPrChange w:id="5210" w:author="Lenovo" w:date="2026-09-24T08:55:00Z">
                <w:rPr>
                  <w:rFonts w:ascii="Times New Roman" w:hAnsi="Times New Roman" w:cs="B Nazanin"/>
                  <w:sz w:val="24"/>
                  <w:szCs w:val="28"/>
                </w:rPr>
              </w:rPrChange>
            </w:rPr>
            <w:delText>(prime</w:delText>
          </w:r>
        </w:del>
      </w:ins>
      <w:ins w:id="5211" w:author="SALMANIAN MOHAMMADHASSAN" w:date="2026-09-11T23:58:00Z">
        <w:del w:id="5212" w:author="Lenovo" w:date="2026-09-24T08:28:00Z">
          <w:r w:rsidR="00103D92" w:rsidRPr="00AA3FB8" w:rsidDel="00C93E56">
            <w:rPr>
              <w:rFonts w:ascii="Times New Roman" w:hAnsi="Times New Roman" w:cs="B Nazanin"/>
              <w:sz w:val="24"/>
              <w:szCs w:val="28"/>
              <w:highlight w:val="yellow"/>
              <w:u w:val="single"/>
              <w:rPrChange w:id="5213" w:author="Lenovo" w:date="2026-09-24T08:55:00Z">
                <w:rPr>
                  <w:rFonts w:ascii="Times New Roman" w:hAnsi="Times New Roman" w:cs="B Nazanin"/>
                  <w:sz w:val="24"/>
                  <w:szCs w:val="28"/>
                </w:rPr>
              </w:rPrChange>
            </w:rPr>
            <w:delText>)</w:delText>
          </w:r>
          <w:r w:rsidR="00103D92" w:rsidRPr="00AA3FB8" w:rsidDel="00C93E56">
            <w:rPr>
              <w:rFonts w:ascii="Times New Roman" w:hAnsi="Times New Roman" w:cs="B Nazanin" w:hint="cs"/>
              <w:sz w:val="24"/>
              <w:szCs w:val="28"/>
              <w:highlight w:val="yellow"/>
              <w:u w:val="single"/>
              <w:rtl/>
              <w:rPrChange w:id="5214" w:author="Lenovo" w:date="2026-09-24T08:55:00Z">
                <w:rPr>
                  <w:rFonts w:ascii="Times New Roman" w:hAnsi="Times New Roman" w:cs="B Nazanin" w:hint="cs"/>
                  <w:sz w:val="24"/>
                  <w:szCs w:val="28"/>
                  <w:rtl/>
                </w:rPr>
              </w:rPrChange>
            </w:rPr>
            <w:delText xml:space="preserve"> شده را </w:delText>
          </w:r>
        </w:del>
      </w:ins>
      <w:ins w:id="5215" w:author="SALMANIAN MOHAMMADHASSAN" w:date="2026-09-12T00:00:00Z">
        <w:del w:id="5216" w:author="Lenovo" w:date="2026-09-24T08:28:00Z">
          <w:r w:rsidR="00B05474" w:rsidRPr="00AA3FB8" w:rsidDel="00C93E56">
            <w:rPr>
              <w:rFonts w:ascii="Times New Roman" w:hAnsi="Times New Roman" w:cs="B Nazanin" w:hint="cs"/>
              <w:sz w:val="24"/>
              <w:szCs w:val="28"/>
              <w:highlight w:val="yellow"/>
              <w:u w:val="single"/>
              <w:rtl/>
              <w:rPrChange w:id="5217" w:author="Lenovo" w:date="2026-09-24T08:55:00Z">
                <w:rPr>
                  <w:rFonts w:ascii="Times New Roman" w:hAnsi="Times New Roman" w:cs="B Nazanin" w:hint="cs"/>
                  <w:sz w:val="24"/>
                  <w:szCs w:val="28"/>
                  <w:rtl/>
                </w:rPr>
              </w:rPrChange>
            </w:rPr>
            <w:delText xml:space="preserve">با این دوز یاد آور </w:delText>
          </w:r>
          <w:r w:rsidR="00B05474" w:rsidRPr="00AA3FB8" w:rsidDel="00C93E56">
            <w:rPr>
              <w:rFonts w:ascii="Times New Roman" w:hAnsi="Times New Roman" w:cs="B Nazanin"/>
              <w:sz w:val="24"/>
              <w:szCs w:val="28"/>
              <w:highlight w:val="yellow"/>
              <w:u w:val="single"/>
              <w:rPrChange w:id="5218" w:author="Lenovo" w:date="2026-09-24T08:55:00Z">
                <w:rPr>
                  <w:rFonts w:ascii="Times New Roman" w:hAnsi="Times New Roman" w:cs="B Nazanin"/>
                  <w:sz w:val="24"/>
                  <w:szCs w:val="28"/>
                </w:rPr>
              </w:rPrChange>
            </w:rPr>
            <w:delText>( boost)</w:delText>
          </w:r>
          <w:r w:rsidR="00B05474" w:rsidRPr="00AA3FB8" w:rsidDel="00C93E56">
            <w:rPr>
              <w:rFonts w:ascii="Times New Roman" w:hAnsi="Times New Roman" w:cs="B Nazanin" w:hint="cs"/>
              <w:sz w:val="24"/>
              <w:szCs w:val="28"/>
              <w:highlight w:val="yellow"/>
              <w:u w:val="single"/>
              <w:rtl/>
              <w:rPrChange w:id="5219" w:author="Lenovo" w:date="2026-09-24T08:55:00Z">
                <w:rPr>
                  <w:rFonts w:ascii="Times New Roman" w:hAnsi="Times New Roman" w:cs="B Nazanin" w:hint="cs"/>
                  <w:sz w:val="24"/>
                  <w:szCs w:val="28"/>
                  <w:rtl/>
                </w:rPr>
              </w:rPrChange>
            </w:rPr>
            <w:delText xml:space="preserve"> </w:delText>
          </w:r>
        </w:del>
      </w:ins>
      <w:ins w:id="5220" w:author="SALMANIAN MOHAMMADHASSAN" w:date="2026-09-11T23:58:00Z">
        <w:del w:id="5221" w:author="Lenovo" w:date="2026-09-24T08:28:00Z">
          <w:r w:rsidR="00103D92" w:rsidRPr="00AA3FB8" w:rsidDel="00C93E56">
            <w:rPr>
              <w:rFonts w:ascii="Times New Roman" w:hAnsi="Times New Roman" w:cs="B Nazanin" w:hint="cs"/>
              <w:sz w:val="24"/>
              <w:szCs w:val="28"/>
              <w:highlight w:val="yellow"/>
              <w:u w:val="single"/>
              <w:rtl/>
              <w:rPrChange w:id="5222" w:author="Lenovo" w:date="2026-09-24T08:55:00Z">
                <w:rPr>
                  <w:rFonts w:ascii="Times New Roman" w:hAnsi="Times New Roman" w:cs="B Nazanin" w:hint="cs"/>
                  <w:sz w:val="24"/>
                  <w:szCs w:val="28"/>
                  <w:rtl/>
                </w:rPr>
              </w:rPrChange>
            </w:rPr>
            <w:delText>سریعا به حالت عملیاتی در آورد</w:delText>
          </w:r>
        </w:del>
      </w:ins>
      <w:ins w:id="5223" w:author="SALMANIAN MOHAMMADHASSAN" w:date="2026-09-12T00:00:00Z">
        <w:del w:id="5224" w:author="Lenovo" w:date="2026-09-24T08:28:00Z">
          <w:r w:rsidR="00B05474" w:rsidRPr="00AA3FB8" w:rsidDel="00C93E56">
            <w:rPr>
              <w:rFonts w:ascii="Times New Roman" w:hAnsi="Times New Roman" w:cs="B Nazanin" w:hint="cs"/>
              <w:sz w:val="24"/>
              <w:szCs w:val="28"/>
              <w:highlight w:val="yellow"/>
              <w:u w:val="single"/>
              <w:rtl/>
              <w:rPrChange w:id="5225" w:author="Lenovo" w:date="2026-09-24T08:55:00Z">
                <w:rPr>
                  <w:rFonts w:ascii="Times New Roman" w:hAnsi="Times New Roman" w:cs="B Nazanin" w:hint="cs"/>
                  <w:sz w:val="24"/>
                  <w:szCs w:val="28"/>
                  <w:rtl/>
                </w:rPr>
              </w:rPrChange>
            </w:rPr>
            <w:delText xml:space="preserve">. </w:delText>
          </w:r>
        </w:del>
      </w:ins>
    </w:p>
    <w:p w14:paraId="3A364D6A" w14:textId="3DEE75DF" w:rsidR="00B05474" w:rsidRPr="00AA3FB8" w:rsidDel="00C93E56" w:rsidRDefault="00BB29FD" w:rsidP="00A2596F">
      <w:pPr>
        <w:spacing w:line="360" w:lineRule="auto"/>
        <w:jc w:val="both"/>
        <w:rPr>
          <w:del w:id="5226" w:author="Lenovo" w:date="2026-09-24T08:28:00Z"/>
          <w:rFonts w:ascii="Times New Roman" w:hAnsi="Times New Roman" w:cs="B Nazanin"/>
          <w:color w:val="0070C0"/>
          <w:sz w:val="24"/>
          <w:szCs w:val="28"/>
          <w:u w:val="single"/>
          <w:rtl/>
          <w:rPrChange w:id="5227" w:author="Lenovo" w:date="2026-09-24T08:55:00Z">
            <w:rPr>
              <w:del w:id="5228" w:author="Lenovo" w:date="2026-09-24T08:28:00Z"/>
              <w:rFonts w:ascii="Times New Roman" w:hAnsi="Times New Roman" w:cs="B Nazanin"/>
              <w:sz w:val="24"/>
              <w:szCs w:val="28"/>
              <w:rtl/>
            </w:rPr>
          </w:rPrChange>
        </w:rPr>
      </w:pPr>
      <w:ins w:id="5229" w:author="SALMANIAN MOHAMMADHASSAN" w:date="2026-09-12T00:00:00Z">
        <w:del w:id="5230" w:author="Lenovo" w:date="2026-09-24T08:28:00Z">
          <w:r w:rsidRPr="00AA3FB8" w:rsidDel="00C93E56">
            <w:rPr>
              <w:rFonts w:ascii="Times New Roman" w:hAnsi="Times New Roman" w:cs="B Nazanin" w:hint="cs"/>
              <w:color w:val="0070C0"/>
              <w:sz w:val="24"/>
              <w:szCs w:val="28"/>
              <w:highlight w:val="yellow"/>
              <w:u w:val="single"/>
              <w:rtl/>
              <w:rPrChange w:id="5231" w:author="Lenovo" w:date="2026-09-24T08:55:00Z">
                <w:rPr>
                  <w:rFonts w:ascii="Times New Roman" w:hAnsi="Times New Roman" w:cs="B Nazanin" w:hint="cs"/>
                  <w:color w:val="0070C0"/>
                  <w:sz w:val="24"/>
                  <w:szCs w:val="28"/>
                  <w:rtl/>
                </w:rPr>
              </w:rPrChange>
            </w:rPr>
            <w:delText>آقای</w:delText>
          </w:r>
          <w:r w:rsidRPr="00AA3FB8" w:rsidDel="00C93E56">
            <w:rPr>
              <w:rFonts w:ascii="Times New Roman" w:hAnsi="Times New Roman" w:cs="B Nazanin"/>
              <w:color w:val="0070C0"/>
              <w:sz w:val="24"/>
              <w:szCs w:val="28"/>
              <w:highlight w:val="yellow"/>
              <w:u w:val="single"/>
              <w:rtl/>
              <w:rPrChange w:id="5232"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33" w:author="Lenovo" w:date="2026-09-24T08:55:00Z">
                <w:rPr>
                  <w:rFonts w:ascii="Times New Roman" w:hAnsi="Times New Roman" w:cs="B Nazanin" w:hint="cs"/>
                  <w:color w:val="0070C0"/>
                  <w:sz w:val="24"/>
                  <w:szCs w:val="28"/>
                  <w:rtl/>
                </w:rPr>
              </w:rPrChange>
            </w:rPr>
            <w:delText>آرزومندی،</w:delText>
          </w:r>
          <w:r w:rsidRPr="00AA3FB8" w:rsidDel="00C93E56">
            <w:rPr>
              <w:rFonts w:ascii="Times New Roman" w:hAnsi="Times New Roman" w:cs="B Nazanin"/>
              <w:color w:val="0070C0"/>
              <w:sz w:val="24"/>
              <w:szCs w:val="28"/>
              <w:highlight w:val="yellow"/>
              <w:u w:val="single"/>
              <w:rtl/>
              <w:rPrChange w:id="5234"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35" w:author="Lenovo" w:date="2026-09-24T08:55:00Z">
                <w:rPr>
                  <w:rFonts w:ascii="Times New Roman" w:hAnsi="Times New Roman" w:cs="B Nazanin" w:hint="cs"/>
                  <w:color w:val="0070C0"/>
                  <w:sz w:val="24"/>
                  <w:szCs w:val="28"/>
                  <w:rtl/>
                </w:rPr>
              </w:rPrChange>
            </w:rPr>
            <w:delText>لطفا</w:delText>
          </w:r>
          <w:r w:rsidRPr="00AA3FB8" w:rsidDel="00C93E56">
            <w:rPr>
              <w:rFonts w:ascii="Times New Roman" w:hAnsi="Times New Roman" w:cs="B Nazanin"/>
              <w:color w:val="0070C0"/>
              <w:sz w:val="24"/>
              <w:szCs w:val="28"/>
              <w:highlight w:val="yellow"/>
              <w:u w:val="single"/>
              <w:rtl/>
              <w:rPrChange w:id="5236"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37" w:author="Lenovo" w:date="2026-09-24T08:55:00Z">
                <w:rPr>
                  <w:rFonts w:ascii="Times New Roman" w:hAnsi="Times New Roman" w:cs="B Nazanin" w:hint="cs"/>
                  <w:color w:val="0070C0"/>
                  <w:sz w:val="24"/>
                  <w:szCs w:val="28"/>
                  <w:rtl/>
                </w:rPr>
              </w:rPrChange>
            </w:rPr>
            <w:delText>متن</w:delText>
          </w:r>
          <w:r w:rsidRPr="00AA3FB8" w:rsidDel="00C93E56">
            <w:rPr>
              <w:rFonts w:ascii="Times New Roman" w:hAnsi="Times New Roman" w:cs="B Nazanin"/>
              <w:color w:val="0070C0"/>
              <w:sz w:val="24"/>
              <w:szCs w:val="28"/>
              <w:highlight w:val="yellow"/>
              <w:u w:val="single"/>
              <w:rtl/>
              <w:rPrChange w:id="5238"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39" w:author="Lenovo" w:date="2026-09-24T08:55:00Z">
                <w:rPr>
                  <w:rFonts w:ascii="Times New Roman" w:hAnsi="Times New Roman" w:cs="B Nazanin" w:hint="cs"/>
                  <w:color w:val="0070C0"/>
                  <w:sz w:val="24"/>
                  <w:szCs w:val="28"/>
                  <w:rtl/>
                </w:rPr>
              </w:rPrChange>
            </w:rPr>
            <w:delText>بالا</w:delText>
          </w:r>
          <w:r w:rsidRPr="00AA3FB8" w:rsidDel="00C93E56">
            <w:rPr>
              <w:rFonts w:ascii="Times New Roman" w:hAnsi="Times New Roman" w:cs="B Nazanin"/>
              <w:color w:val="0070C0"/>
              <w:sz w:val="24"/>
              <w:szCs w:val="28"/>
              <w:highlight w:val="yellow"/>
              <w:u w:val="single"/>
              <w:rtl/>
              <w:rPrChange w:id="5240"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41" w:author="Lenovo" w:date="2026-09-24T08:55:00Z">
                <w:rPr>
                  <w:rFonts w:ascii="Times New Roman" w:hAnsi="Times New Roman" w:cs="B Nazanin" w:hint="cs"/>
                  <w:color w:val="0070C0"/>
                  <w:sz w:val="24"/>
                  <w:szCs w:val="28"/>
                  <w:rtl/>
                </w:rPr>
              </w:rPrChange>
            </w:rPr>
            <w:delText>را</w:delText>
          </w:r>
          <w:r w:rsidRPr="00AA3FB8" w:rsidDel="00C93E56">
            <w:rPr>
              <w:rFonts w:ascii="Times New Roman" w:hAnsi="Times New Roman" w:cs="B Nazanin"/>
              <w:color w:val="0070C0"/>
              <w:sz w:val="24"/>
              <w:szCs w:val="28"/>
              <w:highlight w:val="yellow"/>
              <w:u w:val="single"/>
              <w:rtl/>
              <w:rPrChange w:id="5242"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43" w:author="Lenovo" w:date="2026-09-24T08:55:00Z">
                <w:rPr>
                  <w:rFonts w:ascii="Times New Roman" w:hAnsi="Times New Roman" w:cs="B Nazanin" w:hint="cs"/>
                  <w:color w:val="0070C0"/>
                  <w:sz w:val="24"/>
                  <w:szCs w:val="28"/>
                  <w:rtl/>
                </w:rPr>
              </w:rPrChange>
            </w:rPr>
            <w:delText>ملاک</w:delText>
          </w:r>
          <w:r w:rsidRPr="00AA3FB8" w:rsidDel="00C93E56">
            <w:rPr>
              <w:rFonts w:ascii="Times New Roman" w:hAnsi="Times New Roman" w:cs="B Nazanin"/>
              <w:color w:val="0070C0"/>
              <w:sz w:val="24"/>
              <w:szCs w:val="28"/>
              <w:highlight w:val="yellow"/>
              <w:u w:val="single"/>
              <w:rtl/>
              <w:rPrChange w:id="5244"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45" w:author="Lenovo" w:date="2026-09-24T08:55:00Z">
                <w:rPr>
                  <w:rFonts w:ascii="Times New Roman" w:hAnsi="Times New Roman" w:cs="B Nazanin" w:hint="cs"/>
                  <w:color w:val="0070C0"/>
                  <w:sz w:val="24"/>
                  <w:szCs w:val="28"/>
                  <w:rtl/>
                </w:rPr>
              </w:rPrChange>
            </w:rPr>
            <w:delText>عمل</w:delText>
          </w:r>
          <w:r w:rsidRPr="00AA3FB8" w:rsidDel="00C93E56">
            <w:rPr>
              <w:rFonts w:ascii="Times New Roman" w:hAnsi="Times New Roman" w:cs="B Nazanin"/>
              <w:color w:val="0070C0"/>
              <w:sz w:val="24"/>
              <w:szCs w:val="28"/>
              <w:highlight w:val="yellow"/>
              <w:u w:val="single"/>
              <w:rtl/>
              <w:rPrChange w:id="5246"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47" w:author="Lenovo" w:date="2026-09-24T08:55:00Z">
                <w:rPr>
                  <w:rFonts w:ascii="Times New Roman" w:hAnsi="Times New Roman" w:cs="B Nazanin" w:hint="cs"/>
                  <w:color w:val="0070C0"/>
                  <w:sz w:val="24"/>
                  <w:szCs w:val="28"/>
                  <w:rtl/>
                </w:rPr>
              </w:rPrChange>
            </w:rPr>
            <w:delText>قرارداده</w:delText>
          </w:r>
          <w:r w:rsidRPr="00AA3FB8" w:rsidDel="00C93E56">
            <w:rPr>
              <w:rFonts w:ascii="Times New Roman" w:hAnsi="Times New Roman" w:cs="B Nazanin"/>
              <w:color w:val="0070C0"/>
              <w:sz w:val="24"/>
              <w:szCs w:val="28"/>
              <w:highlight w:val="yellow"/>
              <w:u w:val="single"/>
              <w:rtl/>
              <w:rPrChange w:id="5248"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49" w:author="Lenovo" w:date="2026-09-24T08:55:00Z">
                <w:rPr>
                  <w:rFonts w:ascii="Times New Roman" w:hAnsi="Times New Roman" w:cs="B Nazanin" w:hint="cs"/>
                  <w:color w:val="0070C0"/>
                  <w:sz w:val="24"/>
                  <w:szCs w:val="28"/>
                  <w:rtl/>
                </w:rPr>
              </w:rPrChange>
            </w:rPr>
            <w:delText>و</w:delText>
          </w:r>
          <w:r w:rsidRPr="00AA3FB8" w:rsidDel="00C93E56">
            <w:rPr>
              <w:rFonts w:ascii="Times New Roman" w:hAnsi="Times New Roman" w:cs="B Nazanin"/>
              <w:color w:val="0070C0"/>
              <w:sz w:val="24"/>
              <w:szCs w:val="28"/>
              <w:highlight w:val="yellow"/>
              <w:u w:val="single"/>
              <w:rtl/>
              <w:rPrChange w:id="5250"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51" w:author="Lenovo" w:date="2026-09-24T08:55:00Z">
                <w:rPr>
                  <w:rFonts w:ascii="Times New Roman" w:hAnsi="Times New Roman" w:cs="B Nazanin" w:hint="cs"/>
                  <w:color w:val="0070C0"/>
                  <w:sz w:val="24"/>
                  <w:szCs w:val="28"/>
                  <w:rtl/>
                </w:rPr>
              </w:rPrChange>
            </w:rPr>
            <w:delText>این</w:delText>
          </w:r>
          <w:r w:rsidRPr="00AA3FB8" w:rsidDel="00C93E56">
            <w:rPr>
              <w:rFonts w:ascii="Times New Roman" w:hAnsi="Times New Roman" w:cs="B Nazanin"/>
              <w:color w:val="0070C0"/>
              <w:sz w:val="24"/>
              <w:szCs w:val="28"/>
              <w:highlight w:val="yellow"/>
              <w:u w:val="single"/>
              <w:rtl/>
              <w:rPrChange w:id="5252"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53" w:author="Lenovo" w:date="2026-09-24T08:55:00Z">
                <w:rPr>
                  <w:rFonts w:ascii="Times New Roman" w:hAnsi="Times New Roman" w:cs="B Nazanin" w:hint="cs"/>
                  <w:color w:val="0070C0"/>
                  <w:sz w:val="24"/>
                  <w:szCs w:val="28"/>
                  <w:rtl/>
                </w:rPr>
              </w:rPrChange>
            </w:rPr>
            <w:delText>مطلب</w:delText>
          </w:r>
          <w:r w:rsidRPr="00AA3FB8" w:rsidDel="00C93E56">
            <w:rPr>
              <w:rFonts w:ascii="Times New Roman" w:hAnsi="Times New Roman" w:cs="B Nazanin"/>
              <w:color w:val="0070C0"/>
              <w:sz w:val="24"/>
              <w:szCs w:val="28"/>
              <w:highlight w:val="yellow"/>
              <w:u w:val="single"/>
              <w:rtl/>
              <w:rPrChange w:id="5254"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55" w:author="Lenovo" w:date="2026-09-24T08:55:00Z">
                <w:rPr>
                  <w:rFonts w:ascii="Times New Roman" w:hAnsi="Times New Roman" w:cs="B Nazanin" w:hint="cs"/>
                  <w:color w:val="0070C0"/>
                  <w:sz w:val="24"/>
                  <w:szCs w:val="28"/>
                  <w:rtl/>
                </w:rPr>
              </w:rPrChange>
            </w:rPr>
            <w:delText>را</w:delText>
          </w:r>
          <w:r w:rsidRPr="00AA3FB8" w:rsidDel="00C93E56">
            <w:rPr>
              <w:rFonts w:ascii="Times New Roman" w:hAnsi="Times New Roman" w:cs="B Nazanin"/>
              <w:color w:val="0070C0"/>
              <w:sz w:val="24"/>
              <w:szCs w:val="28"/>
              <w:highlight w:val="yellow"/>
              <w:u w:val="single"/>
              <w:rtl/>
              <w:rPrChange w:id="5256"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57" w:author="Lenovo" w:date="2026-09-24T08:55:00Z">
                <w:rPr>
                  <w:rFonts w:ascii="Times New Roman" w:hAnsi="Times New Roman" w:cs="B Nazanin" w:hint="cs"/>
                  <w:color w:val="0070C0"/>
                  <w:sz w:val="24"/>
                  <w:szCs w:val="28"/>
                  <w:rtl/>
                </w:rPr>
              </w:rPrChange>
            </w:rPr>
            <w:delText>با</w:delText>
          </w:r>
          <w:r w:rsidRPr="00AA3FB8" w:rsidDel="00C93E56">
            <w:rPr>
              <w:rFonts w:ascii="Times New Roman" w:hAnsi="Times New Roman" w:cs="B Nazanin"/>
              <w:color w:val="0070C0"/>
              <w:sz w:val="24"/>
              <w:szCs w:val="28"/>
              <w:highlight w:val="yellow"/>
              <w:u w:val="single"/>
              <w:rtl/>
              <w:rPrChange w:id="5258"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59" w:author="Lenovo" w:date="2026-09-24T08:55:00Z">
                <w:rPr>
                  <w:rFonts w:ascii="Times New Roman" w:hAnsi="Times New Roman" w:cs="B Nazanin" w:hint="cs"/>
                  <w:color w:val="0070C0"/>
                  <w:sz w:val="24"/>
                  <w:szCs w:val="28"/>
                  <w:rtl/>
                </w:rPr>
              </w:rPrChange>
            </w:rPr>
            <w:delText>ادبیاتی</w:delText>
          </w:r>
          <w:r w:rsidRPr="00AA3FB8" w:rsidDel="00C93E56">
            <w:rPr>
              <w:rFonts w:ascii="Times New Roman" w:hAnsi="Times New Roman" w:cs="B Nazanin"/>
              <w:color w:val="0070C0"/>
              <w:sz w:val="24"/>
              <w:szCs w:val="28"/>
              <w:highlight w:val="yellow"/>
              <w:u w:val="single"/>
              <w:rtl/>
              <w:rPrChange w:id="5260"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61" w:author="Lenovo" w:date="2026-09-24T08:55:00Z">
                <w:rPr>
                  <w:rFonts w:ascii="Times New Roman" w:hAnsi="Times New Roman" w:cs="B Nazanin" w:hint="cs"/>
                  <w:color w:val="0070C0"/>
                  <w:sz w:val="24"/>
                  <w:szCs w:val="28"/>
                  <w:rtl/>
                </w:rPr>
              </w:rPrChange>
            </w:rPr>
            <w:delText>مناسب</w:delText>
          </w:r>
          <w:r w:rsidRPr="00AA3FB8" w:rsidDel="00C93E56">
            <w:rPr>
              <w:rFonts w:ascii="Times New Roman" w:hAnsi="Times New Roman" w:cs="B Nazanin"/>
              <w:color w:val="0070C0"/>
              <w:sz w:val="24"/>
              <w:szCs w:val="28"/>
              <w:highlight w:val="yellow"/>
              <w:u w:val="single"/>
              <w:rtl/>
              <w:rPrChange w:id="5262" w:author="Lenovo" w:date="2026-09-24T08:55:00Z">
                <w:rPr>
                  <w:rFonts w:ascii="Times New Roman" w:hAnsi="Times New Roman" w:cs="B Nazanin"/>
                  <w:color w:val="0070C0"/>
                  <w:sz w:val="24"/>
                  <w:szCs w:val="28"/>
                  <w:rtl/>
                </w:rPr>
              </w:rPrChange>
            </w:rPr>
            <w:delText xml:space="preserve"> </w:delText>
          </w:r>
          <w:r w:rsidRPr="00AA3FB8" w:rsidDel="00C93E56">
            <w:rPr>
              <w:rFonts w:ascii="Times New Roman" w:hAnsi="Times New Roman" w:cs="B Nazanin" w:hint="cs"/>
              <w:color w:val="0070C0"/>
              <w:sz w:val="24"/>
              <w:szCs w:val="28"/>
              <w:highlight w:val="yellow"/>
              <w:u w:val="single"/>
              <w:rtl/>
              <w:rPrChange w:id="5263" w:author="Lenovo" w:date="2026-09-24T08:55:00Z">
                <w:rPr>
                  <w:rFonts w:ascii="Times New Roman" w:hAnsi="Times New Roman" w:cs="B Nazanin" w:hint="cs"/>
                  <w:color w:val="0070C0"/>
                  <w:sz w:val="24"/>
                  <w:szCs w:val="28"/>
                  <w:rtl/>
                </w:rPr>
              </w:rPrChange>
            </w:rPr>
            <w:delText>تر</w:delText>
          </w:r>
          <w:r w:rsidRPr="00AA3FB8" w:rsidDel="00C93E56">
            <w:rPr>
              <w:rFonts w:ascii="Times New Roman" w:hAnsi="Times New Roman" w:cs="B Nazanin"/>
              <w:color w:val="0070C0"/>
              <w:sz w:val="24"/>
              <w:szCs w:val="28"/>
              <w:highlight w:val="yellow"/>
              <w:u w:val="single"/>
              <w:rtl/>
              <w:rPrChange w:id="5264" w:author="Lenovo" w:date="2026-09-24T08:55:00Z">
                <w:rPr>
                  <w:rFonts w:ascii="Times New Roman" w:hAnsi="Times New Roman" w:cs="B Nazanin"/>
                  <w:color w:val="0070C0"/>
                  <w:sz w:val="24"/>
                  <w:szCs w:val="28"/>
                  <w:rtl/>
                </w:rPr>
              </w:rPrChange>
            </w:rPr>
            <w:delText xml:space="preserve"> ( </w:delText>
          </w:r>
          <w:r w:rsidRPr="00AA3FB8" w:rsidDel="00C93E56">
            <w:rPr>
              <w:rFonts w:ascii="Times New Roman" w:hAnsi="Times New Roman" w:cs="B Nazanin" w:hint="cs"/>
              <w:color w:val="0070C0"/>
              <w:sz w:val="24"/>
              <w:szCs w:val="28"/>
              <w:highlight w:val="yellow"/>
              <w:u w:val="single"/>
              <w:rtl/>
              <w:rPrChange w:id="5265" w:author="Lenovo" w:date="2026-09-24T08:55:00Z">
                <w:rPr>
                  <w:rFonts w:ascii="Times New Roman" w:hAnsi="Times New Roman" w:cs="B Nazanin" w:hint="cs"/>
                  <w:color w:val="0070C0"/>
                  <w:sz w:val="24"/>
                  <w:szCs w:val="28"/>
                  <w:rtl/>
                </w:rPr>
              </w:rPrChange>
            </w:rPr>
            <w:delText>حت</w:delText>
          </w:r>
        </w:del>
      </w:ins>
      <w:ins w:id="5266" w:author="SALMANIAN MOHAMMADHASSAN" w:date="2026-09-12T00:01:00Z">
        <w:del w:id="5267" w:author="Lenovo" w:date="2026-09-24T08:28:00Z">
          <w:r w:rsidRPr="00AA3FB8" w:rsidDel="00C93E56">
            <w:rPr>
              <w:rFonts w:ascii="Times New Roman" w:hAnsi="Times New Roman" w:cs="B Nazanin" w:hint="cs"/>
              <w:color w:val="0070C0"/>
              <w:sz w:val="24"/>
              <w:szCs w:val="28"/>
              <w:highlight w:val="yellow"/>
              <w:u w:val="single"/>
              <w:rtl/>
              <w:rPrChange w:id="5268" w:author="Lenovo" w:date="2026-09-24T08:55:00Z">
                <w:rPr>
                  <w:rFonts w:ascii="Times New Roman" w:hAnsi="Times New Roman" w:cs="B Nazanin" w:hint="cs"/>
                  <w:color w:val="0070C0"/>
                  <w:sz w:val="24"/>
                  <w:szCs w:val="28"/>
                  <w:rtl/>
                </w:rPr>
              </w:rPrChange>
            </w:rPr>
            <w:delText>ی</w:delText>
          </w:r>
          <w:r w:rsidRPr="00AA3FB8" w:rsidDel="00C93E56">
            <w:rPr>
              <w:rFonts w:ascii="Times New Roman" w:hAnsi="Times New Roman" w:cs="B Nazanin"/>
              <w:color w:val="0070C0"/>
              <w:sz w:val="24"/>
              <w:szCs w:val="28"/>
              <w:highlight w:val="yellow"/>
              <w:u w:val="single"/>
              <w:rtl/>
              <w:rPrChange w:id="5269" w:author="Lenovo" w:date="2026-09-24T08:55:00Z">
                <w:rPr>
                  <w:rFonts w:ascii="Times New Roman" w:hAnsi="Times New Roman" w:cs="B Nazanin"/>
                  <w:color w:val="0070C0"/>
                  <w:sz w:val="24"/>
                  <w:szCs w:val="28"/>
                  <w:rtl/>
                </w:rPr>
              </w:rPrChange>
            </w:rPr>
            <w:delText xml:space="preserve"> با کمک از </w:delText>
          </w:r>
        </w:del>
      </w:ins>
      <w:ins w:id="5270" w:author="SALMANIAN MOHAMMADHASSAN" w:date="2026-09-12T00:02:00Z">
        <w:del w:id="5271" w:author="Lenovo" w:date="2026-09-24T08:28:00Z">
          <w:r w:rsidR="006142FC" w:rsidRPr="00AA3FB8" w:rsidDel="00C93E56">
            <w:rPr>
              <w:rFonts w:ascii="Times New Roman" w:hAnsi="Times New Roman" w:cs="B Nazanin" w:hint="cs"/>
              <w:color w:val="0070C0"/>
              <w:sz w:val="24"/>
              <w:szCs w:val="28"/>
              <w:highlight w:val="yellow"/>
              <w:u w:val="single"/>
              <w:rtl/>
              <w:rPrChange w:id="5272" w:author="Lenovo" w:date="2026-09-24T08:55:00Z">
                <w:rPr>
                  <w:rFonts w:ascii="Times New Roman" w:hAnsi="Times New Roman" w:cs="B Nazanin" w:hint="cs"/>
                  <w:color w:val="0070C0"/>
                  <w:sz w:val="24"/>
                  <w:szCs w:val="28"/>
                  <w:rtl/>
                </w:rPr>
              </w:rPrChange>
            </w:rPr>
            <w:delText>هوش</w:delText>
          </w:r>
          <w:r w:rsidR="006142FC" w:rsidRPr="00AA3FB8" w:rsidDel="00C93E56">
            <w:rPr>
              <w:rFonts w:ascii="Times New Roman" w:hAnsi="Times New Roman" w:cs="B Nazanin"/>
              <w:color w:val="0070C0"/>
              <w:sz w:val="24"/>
              <w:szCs w:val="28"/>
              <w:highlight w:val="yellow"/>
              <w:u w:val="single"/>
              <w:rtl/>
              <w:rPrChange w:id="5273" w:author="Lenovo" w:date="2026-09-24T08:55:00Z">
                <w:rPr>
                  <w:rFonts w:ascii="Times New Roman" w:hAnsi="Times New Roman" w:cs="B Nazanin"/>
                  <w:color w:val="0070C0"/>
                  <w:sz w:val="24"/>
                  <w:szCs w:val="28"/>
                  <w:rtl/>
                </w:rPr>
              </w:rPrChange>
            </w:rPr>
            <w:delText xml:space="preserve"> مصنوع</w:delText>
          </w:r>
          <w:r w:rsidR="006142FC" w:rsidRPr="00AA3FB8" w:rsidDel="00C93E56">
            <w:rPr>
              <w:rFonts w:ascii="Times New Roman" w:hAnsi="Times New Roman" w:cs="B Nazanin" w:hint="cs"/>
              <w:color w:val="0070C0"/>
              <w:sz w:val="24"/>
              <w:szCs w:val="28"/>
              <w:highlight w:val="yellow"/>
              <w:u w:val="single"/>
              <w:rtl/>
              <w:rPrChange w:id="5274" w:author="Lenovo" w:date="2026-09-24T08:55:00Z">
                <w:rPr>
                  <w:rFonts w:ascii="Times New Roman" w:hAnsi="Times New Roman" w:cs="B Nazanin" w:hint="cs"/>
                  <w:color w:val="0070C0"/>
                  <w:sz w:val="24"/>
                  <w:szCs w:val="28"/>
                  <w:rtl/>
                </w:rPr>
              </w:rPrChange>
            </w:rPr>
            <w:delText>ی</w:delText>
          </w:r>
          <w:r w:rsidR="006142FC" w:rsidRPr="00AA3FB8" w:rsidDel="00C93E56">
            <w:rPr>
              <w:rFonts w:ascii="Times New Roman" w:hAnsi="Times New Roman" w:cs="B Nazanin"/>
              <w:color w:val="0070C0"/>
              <w:sz w:val="24"/>
              <w:szCs w:val="28"/>
              <w:highlight w:val="yellow"/>
              <w:u w:val="single"/>
              <w:rtl/>
              <w:rPrChange w:id="5275" w:author="Lenovo" w:date="2026-09-24T08:55:00Z">
                <w:rPr>
                  <w:rFonts w:ascii="Times New Roman" w:hAnsi="Times New Roman" w:cs="B Nazanin"/>
                  <w:color w:val="0070C0"/>
                  <w:sz w:val="24"/>
                  <w:szCs w:val="28"/>
                  <w:rtl/>
                </w:rPr>
              </w:rPrChange>
            </w:rPr>
            <w:delText xml:space="preserve">) </w:delText>
          </w:r>
        </w:del>
      </w:ins>
      <w:ins w:id="5276" w:author="SALMANIAN MOHAMMADHASSAN" w:date="2026-09-12T00:03:00Z">
        <w:del w:id="5277" w:author="Lenovo" w:date="2026-09-24T08:28:00Z">
          <w:r w:rsidR="001A52DB" w:rsidRPr="00AA3FB8" w:rsidDel="00C93E56">
            <w:rPr>
              <w:rFonts w:ascii="Times New Roman" w:hAnsi="Times New Roman" w:cs="B Nazanin" w:hint="cs"/>
              <w:color w:val="0070C0"/>
              <w:sz w:val="24"/>
              <w:szCs w:val="28"/>
              <w:highlight w:val="yellow"/>
              <w:u w:val="single"/>
              <w:rtl/>
              <w:rPrChange w:id="5278" w:author="Lenovo" w:date="2026-09-24T08:55:00Z">
                <w:rPr>
                  <w:rFonts w:ascii="Times New Roman" w:hAnsi="Times New Roman" w:cs="B Nazanin" w:hint="cs"/>
                  <w:color w:val="0070C0"/>
                  <w:sz w:val="24"/>
                  <w:szCs w:val="28"/>
                  <w:rtl/>
                </w:rPr>
              </w:rPrChange>
            </w:rPr>
            <w:delText>باز</w:delText>
          </w:r>
          <w:r w:rsidR="001A52DB" w:rsidRPr="00AA3FB8" w:rsidDel="00C93E56">
            <w:rPr>
              <w:rFonts w:ascii="Times New Roman" w:hAnsi="Times New Roman" w:cs="B Nazanin"/>
              <w:color w:val="0070C0"/>
              <w:sz w:val="24"/>
              <w:szCs w:val="28"/>
              <w:highlight w:val="yellow"/>
              <w:u w:val="single"/>
              <w:rtl/>
              <w:rPrChange w:id="5279" w:author="Lenovo" w:date="2026-09-24T08:55:00Z">
                <w:rPr>
                  <w:rFonts w:ascii="Times New Roman" w:hAnsi="Times New Roman" w:cs="B Nazanin"/>
                  <w:color w:val="0070C0"/>
                  <w:sz w:val="24"/>
                  <w:szCs w:val="28"/>
                  <w:rtl/>
                </w:rPr>
              </w:rPrChange>
            </w:rPr>
            <w:delText xml:space="preserve"> نو</w:delText>
          </w:r>
          <w:r w:rsidR="001A52DB" w:rsidRPr="00AA3FB8" w:rsidDel="00C93E56">
            <w:rPr>
              <w:rFonts w:ascii="Times New Roman" w:hAnsi="Times New Roman" w:cs="B Nazanin" w:hint="cs"/>
              <w:color w:val="0070C0"/>
              <w:sz w:val="24"/>
              <w:szCs w:val="28"/>
              <w:highlight w:val="yellow"/>
              <w:u w:val="single"/>
              <w:rtl/>
              <w:rPrChange w:id="5280" w:author="Lenovo" w:date="2026-09-24T08:55:00Z">
                <w:rPr>
                  <w:rFonts w:ascii="Times New Roman" w:hAnsi="Times New Roman" w:cs="B Nazanin" w:hint="cs"/>
                  <w:color w:val="0070C0"/>
                  <w:sz w:val="24"/>
                  <w:szCs w:val="28"/>
                  <w:rtl/>
                </w:rPr>
              </w:rPrChange>
            </w:rPr>
            <w:delText>یسی</w:delText>
          </w:r>
          <w:r w:rsidR="001A52DB" w:rsidRPr="00AA3FB8" w:rsidDel="00C93E56">
            <w:rPr>
              <w:rFonts w:ascii="Times New Roman" w:hAnsi="Times New Roman" w:cs="B Nazanin"/>
              <w:color w:val="0070C0"/>
              <w:sz w:val="24"/>
              <w:szCs w:val="28"/>
              <w:highlight w:val="yellow"/>
              <w:u w:val="single"/>
              <w:rtl/>
              <w:rPrChange w:id="5281" w:author="Lenovo" w:date="2026-09-24T08:55:00Z">
                <w:rPr>
                  <w:rFonts w:ascii="Times New Roman" w:hAnsi="Times New Roman" w:cs="B Nazanin"/>
                  <w:color w:val="0070C0"/>
                  <w:sz w:val="24"/>
                  <w:szCs w:val="28"/>
                  <w:rtl/>
                </w:rPr>
              </w:rPrChange>
            </w:rPr>
            <w:delText xml:space="preserve"> </w:delText>
          </w:r>
          <w:r w:rsidR="00D43F4D" w:rsidRPr="00AA3FB8" w:rsidDel="00C93E56">
            <w:rPr>
              <w:rFonts w:ascii="Times New Roman" w:hAnsi="Times New Roman" w:cs="B Nazanin" w:hint="cs"/>
              <w:color w:val="0070C0"/>
              <w:sz w:val="24"/>
              <w:szCs w:val="28"/>
              <w:highlight w:val="yellow"/>
              <w:u w:val="single"/>
              <w:rtl/>
              <w:rPrChange w:id="5282" w:author="Lenovo" w:date="2026-09-24T08:55:00Z">
                <w:rPr>
                  <w:rFonts w:ascii="Times New Roman" w:hAnsi="Times New Roman" w:cs="B Nazanin" w:hint="cs"/>
                  <w:color w:val="0070C0"/>
                  <w:sz w:val="24"/>
                  <w:szCs w:val="28"/>
                  <w:rtl/>
                </w:rPr>
              </w:rPrChange>
            </w:rPr>
            <w:delText>فرمایید</w:delText>
          </w:r>
          <w:r w:rsidR="00D43F4D" w:rsidRPr="00AA3FB8" w:rsidDel="00C93E56">
            <w:rPr>
              <w:rFonts w:ascii="Times New Roman" w:hAnsi="Times New Roman" w:cs="B Nazanin"/>
              <w:color w:val="0070C0"/>
              <w:sz w:val="24"/>
              <w:szCs w:val="28"/>
              <w:highlight w:val="yellow"/>
              <w:u w:val="single"/>
              <w:rtl/>
              <w:rPrChange w:id="5283" w:author="Lenovo" w:date="2026-09-24T08:55:00Z">
                <w:rPr>
                  <w:rFonts w:ascii="Times New Roman" w:hAnsi="Times New Roman" w:cs="B Nazanin"/>
                  <w:color w:val="0070C0"/>
                  <w:sz w:val="24"/>
                  <w:szCs w:val="28"/>
                  <w:rtl/>
                </w:rPr>
              </w:rPrChange>
            </w:rPr>
            <w:delText>.</w:delText>
          </w:r>
        </w:del>
      </w:ins>
      <w:ins w:id="5284" w:author="SALMANIAN MOHAMMADHASSAN" w:date="2026-09-12T00:04:00Z">
        <w:del w:id="5285" w:author="Lenovo" w:date="2026-09-24T08:28:00Z">
          <w:r w:rsidR="00DA3D95" w:rsidRPr="00AA3FB8" w:rsidDel="00C93E56">
            <w:rPr>
              <w:rFonts w:ascii="Times New Roman" w:hAnsi="Times New Roman" w:cs="B Nazanin" w:hint="cs"/>
              <w:color w:val="0070C0"/>
              <w:sz w:val="24"/>
              <w:szCs w:val="28"/>
              <w:highlight w:val="yellow"/>
              <w:u w:val="single"/>
              <w:rtl/>
              <w:rPrChange w:id="5286" w:author="Lenovo" w:date="2026-09-24T08:55:00Z">
                <w:rPr>
                  <w:rFonts w:ascii="Times New Roman" w:hAnsi="Times New Roman" w:cs="B Nazanin" w:hint="cs"/>
                  <w:color w:val="0070C0"/>
                  <w:sz w:val="24"/>
                  <w:szCs w:val="28"/>
                  <w:rtl/>
                </w:rPr>
              </w:rPrChange>
            </w:rPr>
            <w:delText xml:space="preserve"> البته اگر لازم باش</w:delText>
          </w:r>
        </w:del>
      </w:ins>
      <w:ins w:id="5287" w:author="SALMANIAN MOHAMMADHASSAN" w:date="2026-09-12T00:05:00Z">
        <w:del w:id="5288" w:author="Lenovo" w:date="2026-09-24T08:28:00Z">
          <w:r w:rsidR="00DA3D95" w:rsidRPr="00AA3FB8" w:rsidDel="00C93E56">
            <w:rPr>
              <w:rFonts w:ascii="Times New Roman" w:hAnsi="Times New Roman" w:cs="B Nazanin" w:hint="cs"/>
              <w:color w:val="0070C0"/>
              <w:sz w:val="24"/>
              <w:szCs w:val="28"/>
              <w:highlight w:val="yellow"/>
              <w:u w:val="single"/>
              <w:rtl/>
              <w:rPrChange w:id="5289" w:author="Lenovo" w:date="2026-09-24T08:55:00Z">
                <w:rPr>
                  <w:rFonts w:ascii="Times New Roman" w:hAnsi="Times New Roman" w:cs="B Nazanin" w:hint="cs"/>
                  <w:color w:val="0070C0"/>
                  <w:sz w:val="24"/>
                  <w:szCs w:val="28"/>
                  <w:rtl/>
                </w:rPr>
              </w:rPrChange>
            </w:rPr>
            <w:delText>د</w:delText>
          </w:r>
        </w:del>
      </w:ins>
      <w:ins w:id="5290" w:author="SALMANIAN MOHAMMADHASSAN" w:date="2026-09-12T00:03:00Z">
        <w:del w:id="5291" w:author="Lenovo" w:date="2026-09-24T08:28:00Z">
          <w:r w:rsidR="00D43F4D" w:rsidRPr="00AA3FB8" w:rsidDel="00C93E56">
            <w:rPr>
              <w:rFonts w:ascii="Times New Roman" w:hAnsi="Times New Roman" w:cs="B Nazanin" w:hint="cs"/>
              <w:color w:val="0070C0"/>
              <w:sz w:val="24"/>
              <w:szCs w:val="28"/>
              <w:u w:val="single"/>
              <w:rtl/>
              <w:rPrChange w:id="5292" w:author="Lenovo" w:date="2026-09-24T08:55:00Z">
                <w:rPr>
                  <w:rFonts w:ascii="Times New Roman" w:hAnsi="Times New Roman" w:cs="B Nazanin" w:hint="cs"/>
                  <w:color w:val="0070C0"/>
                  <w:sz w:val="24"/>
                  <w:szCs w:val="28"/>
                  <w:rtl/>
                </w:rPr>
              </w:rPrChange>
            </w:rPr>
            <w:delText xml:space="preserve"> </w:delText>
          </w:r>
        </w:del>
      </w:ins>
    </w:p>
    <w:p w14:paraId="5F7ED192" w14:textId="77777777" w:rsidR="001F056E" w:rsidRPr="00AA3FB8" w:rsidRDefault="001F056E" w:rsidP="00A2596F">
      <w:pPr>
        <w:spacing w:line="360" w:lineRule="auto"/>
        <w:jc w:val="both"/>
        <w:rPr>
          <w:rFonts w:ascii="Times New Roman" w:hAnsi="Times New Roman" w:cs="B Nazanin"/>
          <w:sz w:val="24"/>
          <w:szCs w:val="28"/>
          <w:u w:val="single"/>
          <w:rtl/>
          <w:rPrChange w:id="5293" w:author="Lenovo" w:date="2026-09-24T08:55:00Z">
            <w:rPr>
              <w:rFonts w:ascii="Times New Roman" w:hAnsi="Times New Roman" w:cs="B Nazanin"/>
              <w:sz w:val="24"/>
              <w:szCs w:val="28"/>
              <w:rtl/>
            </w:rPr>
          </w:rPrChange>
        </w:rPr>
      </w:pPr>
      <w:r w:rsidRPr="00AA3FB8">
        <w:rPr>
          <w:rFonts w:ascii="Times New Roman" w:hAnsi="Times New Roman" w:cs="B Nazanin" w:hint="cs"/>
          <w:sz w:val="24"/>
          <w:szCs w:val="28"/>
          <w:u w:val="single"/>
          <w:rtl/>
          <w:rPrChange w:id="5294" w:author="Lenovo" w:date="2026-09-24T08:55:00Z">
            <w:rPr>
              <w:rFonts w:ascii="Times New Roman" w:hAnsi="Times New Roman" w:cs="B Nazanin" w:hint="cs"/>
              <w:sz w:val="24"/>
              <w:szCs w:val="28"/>
              <w:rtl/>
            </w:rPr>
          </w:rPrChange>
        </w:rPr>
        <w:t>یافته‌های</w:t>
      </w:r>
      <w:r w:rsidRPr="00AA3FB8">
        <w:rPr>
          <w:rFonts w:ascii="Times New Roman" w:hAnsi="Times New Roman" w:cs="B Nazanin"/>
          <w:sz w:val="24"/>
          <w:szCs w:val="28"/>
          <w:u w:val="single"/>
          <w:rtl/>
          <w:rPrChange w:id="529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296" w:author="Lenovo" w:date="2026-09-24T08:55:00Z">
            <w:rPr>
              <w:rFonts w:ascii="Times New Roman" w:hAnsi="Times New Roman" w:cs="B Nazanin" w:hint="cs"/>
              <w:sz w:val="24"/>
              <w:szCs w:val="28"/>
              <w:rtl/>
            </w:rPr>
          </w:rPrChange>
        </w:rPr>
        <w:t>این</w:t>
      </w:r>
      <w:r w:rsidRPr="00AA3FB8">
        <w:rPr>
          <w:rFonts w:ascii="Times New Roman" w:hAnsi="Times New Roman" w:cs="B Nazanin"/>
          <w:sz w:val="24"/>
          <w:szCs w:val="28"/>
          <w:u w:val="single"/>
          <w:rtl/>
          <w:rPrChange w:id="529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298" w:author="Lenovo" w:date="2026-09-24T08:55:00Z">
            <w:rPr>
              <w:rFonts w:ascii="Times New Roman" w:hAnsi="Times New Roman" w:cs="B Nazanin" w:hint="cs"/>
              <w:sz w:val="24"/>
              <w:szCs w:val="28"/>
              <w:rtl/>
            </w:rPr>
          </w:rPrChange>
        </w:rPr>
        <w:t>مطالعه</w:t>
      </w:r>
      <w:r w:rsidRPr="00AA3FB8">
        <w:rPr>
          <w:rFonts w:ascii="Times New Roman" w:hAnsi="Times New Roman" w:cs="B Nazanin"/>
          <w:sz w:val="24"/>
          <w:szCs w:val="28"/>
          <w:u w:val="single"/>
          <w:rtl/>
          <w:rPrChange w:id="529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00"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30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02" w:author="Lenovo" w:date="2026-09-24T08:55:00Z">
            <w:rPr>
              <w:rFonts w:ascii="Times New Roman" w:hAnsi="Times New Roman" w:cs="B Nazanin" w:hint="cs"/>
              <w:sz w:val="24"/>
              <w:szCs w:val="28"/>
              <w:rtl/>
            </w:rPr>
          </w:rPrChange>
        </w:rPr>
        <w:t>زمینه</w:t>
      </w:r>
      <w:r w:rsidRPr="00AA3FB8">
        <w:rPr>
          <w:rFonts w:ascii="Times New Roman" w:hAnsi="Times New Roman" w:cs="B Nazanin"/>
          <w:sz w:val="24"/>
          <w:szCs w:val="28"/>
          <w:u w:val="single"/>
          <w:rtl/>
          <w:rPrChange w:id="530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04" w:author="Lenovo" w:date="2026-09-24T08:55:00Z">
            <w:rPr>
              <w:rFonts w:ascii="Times New Roman" w:hAnsi="Times New Roman" w:cs="B Nazanin" w:hint="cs"/>
              <w:sz w:val="24"/>
              <w:szCs w:val="28"/>
              <w:rtl/>
            </w:rPr>
          </w:rPrChange>
        </w:rPr>
        <w:t>پاسخ‌های</w:t>
      </w:r>
      <w:r w:rsidRPr="00AA3FB8">
        <w:rPr>
          <w:rFonts w:ascii="Times New Roman" w:hAnsi="Times New Roman" w:cs="B Nazanin"/>
          <w:sz w:val="24"/>
          <w:szCs w:val="28"/>
          <w:u w:val="single"/>
          <w:rtl/>
          <w:rPrChange w:id="530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06" w:author="Lenovo" w:date="2026-09-24T08:55:00Z">
            <w:rPr>
              <w:rFonts w:ascii="Times New Roman" w:hAnsi="Times New Roman" w:cs="B Nazanin" w:hint="cs"/>
              <w:sz w:val="24"/>
              <w:szCs w:val="28"/>
              <w:rtl/>
            </w:rPr>
          </w:rPrChange>
        </w:rPr>
        <w:t>ایمنی</w:t>
      </w:r>
      <w:r w:rsidRPr="00AA3FB8">
        <w:rPr>
          <w:rFonts w:ascii="Times New Roman" w:hAnsi="Times New Roman" w:cs="B Nazanin"/>
          <w:sz w:val="24"/>
          <w:szCs w:val="28"/>
          <w:u w:val="single"/>
          <w:rtl/>
          <w:rPrChange w:id="530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08" w:author="Lenovo" w:date="2026-09-24T08:55:00Z">
            <w:rPr>
              <w:rFonts w:ascii="Times New Roman" w:hAnsi="Times New Roman" w:cs="B Nazanin" w:hint="cs"/>
              <w:sz w:val="24"/>
              <w:szCs w:val="28"/>
              <w:rtl/>
            </w:rPr>
          </w:rPrChange>
        </w:rPr>
        <w:t>القاشده</w:t>
      </w:r>
      <w:r w:rsidRPr="00AA3FB8">
        <w:rPr>
          <w:rFonts w:ascii="Times New Roman" w:hAnsi="Times New Roman" w:cs="B Nazanin"/>
          <w:sz w:val="24"/>
          <w:szCs w:val="28"/>
          <w:u w:val="single"/>
          <w:rtl/>
          <w:rPrChange w:id="530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10" w:author="Lenovo" w:date="2026-09-24T08:55:00Z">
            <w:rPr>
              <w:rFonts w:ascii="Times New Roman" w:hAnsi="Times New Roman" w:cs="B Nazanin" w:hint="cs"/>
              <w:sz w:val="24"/>
              <w:szCs w:val="28"/>
              <w:rtl/>
            </w:rPr>
          </w:rPrChange>
        </w:rPr>
        <w:t>توسط</w:t>
      </w:r>
      <w:r w:rsidRPr="00AA3FB8">
        <w:rPr>
          <w:rFonts w:ascii="Times New Roman" w:hAnsi="Times New Roman" w:cs="B Nazanin"/>
          <w:sz w:val="24"/>
          <w:szCs w:val="28"/>
          <w:u w:val="single"/>
          <w:rtl/>
          <w:rPrChange w:id="531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12" w:author="Lenovo" w:date="2026-09-24T08:55:00Z">
            <w:rPr>
              <w:rFonts w:ascii="Times New Roman" w:hAnsi="Times New Roman" w:cs="B Nazanin" w:hint="cs"/>
              <w:sz w:val="24"/>
              <w:szCs w:val="28"/>
              <w:rtl/>
            </w:rPr>
          </w:rPrChange>
        </w:rPr>
        <w:t>آنتی‌ژن</w:t>
      </w:r>
      <w:r w:rsidRPr="00AA3FB8">
        <w:rPr>
          <w:rFonts w:ascii="Times New Roman" w:hAnsi="Times New Roman" w:cs="B Nazanin"/>
          <w:sz w:val="24"/>
          <w:szCs w:val="28"/>
          <w:u w:val="single"/>
          <w:rtl/>
          <w:rPrChange w:id="531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14" w:author="Lenovo" w:date="2026-09-24T08:55:00Z">
            <w:rPr>
              <w:rFonts w:ascii="Times New Roman" w:hAnsi="Times New Roman" w:cs="B Nazanin" w:hint="cs"/>
              <w:sz w:val="24"/>
              <w:szCs w:val="28"/>
              <w:rtl/>
            </w:rPr>
          </w:rPrChange>
        </w:rPr>
        <w:t>کایمری</w:t>
      </w:r>
      <w:r w:rsidRPr="00AA3FB8">
        <w:rPr>
          <w:rFonts w:ascii="Times New Roman" w:hAnsi="Times New Roman" w:cs="B Nazanin"/>
          <w:sz w:val="24"/>
          <w:szCs w:val="28"/>
          <w:u w:val="single"/>
          <w:rtl/>
          <w:rPrChange w:id="531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16" w:author="Lenovo" w:date="2026-09-24T08:55:00Z">
            <w:rPr>
              <w:rFonts w:ascii="Times New Roman" w:hAnsi="Times New Roman" w:cs="B Nazanin" w:hint="cs"/>
              <w:sz w:val="24"/>
              <w:szCs w:val="28"/>
              <w:rtl/>
            </w:rPr>
          </w:rPrChange>
        </w:rPr>
        <w:t>را</w:t>
      </w:r>
      <w:r w:rsidRPr="00AA3FB8">
        <w:rPr>
          <w:rFonts w:ascii="Times New Roman" w:hAnsi="Times New Roman" w:cs="B Nazanin"/>
          <w:sz w:val="24"/>
          <w:szCs w:val="28"/>
          <w:u w:val="single"/>
          <w:rtl/>
          <w:rPrChange w:id="531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18" w:author="Lenovo" w:date="2026-09-24T08:55:00Z">
            <w:rPr>
              <w:rFonts w:ascii="Times New Roman" w:hAnsi="Times New Roman" w:cs="B Nazanin" w:hint="cs"/>
              <w:sz w:val="24"/>
              <w:szCs w:val="28"/>
              <w:rtl/>
            </w:rPr>
          </w:rPrChange>
        </w:rPr>
        <w:t>می‌توان</w:t>
      </w:r>
      <w:r w:rsidRPr="00AA3FB8">
        <w:rPr>
          <w:rFonts w:ascii="Times New Roman" w:hAnsi="Times New Roman" w:cs="B Nazanin"/>
          <w:sz w:val="24"/>
          <w:szCs w:val="28"/>
          <w:u w:val="single"/>
          <w:rtl/>
          <w:rPrChange w:id="531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20"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32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22" w:author="Lenovo" w:date="2026-09-24T08:55:00Z">
            <w:rPr>
              <w:rFonts w:ascii="Times New Roman" w:hAnsi="Times New Roman" w:cs="B Nazanin" w:hint="cs"/>
              <w:sz w:val="24"/>
              <w:szCs w:val="28"/>
              <w:rtl/>
            </w:rPr>
          </w:rPrChange>
        </w:rPr>
        <w:t>چارچوب</w:t>
      </w:r>
      <w:r w:rsidRPr="00AA3FB8">
        <w:rPr>
          <w:rFonts w:ascii="Times New Roman" w:hAnsi="Times New Roman" w:cs="B Nazanin"/>
          <w:sz w:val="24"/>
          <w:szCs w:val="28"/>
          <w:u w:val="single"/>
          <w:rtl/>
          <w:rPrChange w:id="532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24" w:author="Lenovo" w:date="2026-09-24T08:55:00Z">
            <w:rPr>
              <w:rFonts w:ascii="Times New Roman" w:hAnsi="Times New Roman" w:cs="B Nazanin" w:hint="cs"/>
              <w:sz w:val="24"/>
              <w:szCs w:val="28"/>
              <w:rtl/>
            </w:rPr>
          </w:rPrChange>
        </w:rPr>
        <w:t>دانش</w:t>
      </w:r>
      <w:r w:rsidRPr="00AA3FB8">
        <w:rPr>
          <w:rFonts w:ascii="Times New Roman" w:hAnsi="Times New Roman" w:cs="B Nazanin"/>
          <w:sz w:val="24"/>
          <w:szCs w:val="28"/>
          <w:u w:val="single"/>
          <w:rtl/>
          <w:rPrChange w:id="532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26" w:author="Lenovo" w:date="2026-09-24T08:55:00Z">
            <w:rPr>
              <w:rFonts w:ascii="Times New Roman" w:hAnsi="Times New Roman" w:cs="B Nazanin" w:hint="cs"/>
              <w:sz w:val="24"/>
              <w:szCs w:val="28"/>
              <w:rtl/>
            </w:rPr>
          </w:rPrChange>
        </w:rPr>
        <w:t>موجود</w:t>
      </w:r>
      <w:r w:rsidRPr="00AA3FB8">
        <w:rPr>
          <w:rFonts w:ascii="Times New Roman" w:hAnsi="Times New Roman" w:cs="B Nazanin"/>
          <w:sz w:val="24"/>
          <w:szCs w:val="28"/>
          <w:u w:val="single"/>
          <w:rtl/>
          <w:rPrChange w:id="532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28" w:author="Lenovo" w:date="2026-09-24T08:55:00Z">
            <w:rPr>
              <w:rFonts w:ascii="Times New Roman" w:hAnsi="Times New Roman" w:cs="B Nazanin" w:hint="cs"/>
              <w:sz w:val="24"/>
              <w:szCs w:val="28"/>
              <w:rtl/>
            </w:rPr>
          </w:rPrChange>
        </w:rPr>
        <w:t>درباره</w:t>
      </w:r>
      <w:r w:rsidRPr="00AA3FB8">
        <w:rPr>
          <w:rFonts w:ascii="Times New Roman" w:hAnsi="Times New Roman" w:cs="B Nazanin"/>
          <w:sz w:val="24"/>
          <w:szCs w:val="28"/>
          <w:u w:val="single"/>
          <w:rtl/>
          <w:rPrChange w:id="532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30" w:author="Lenovo" w:date="2026-09-24T08:55:00Z">
            <w:rPr>
              <w:rFonts w:ascii="Times New Roman" w:hAnsi="Times New Roman" w:cs="B Nazanin" w:hint="cs"/>
              <w:sz w:val="24"/>
              <w:szCs w:val="28"/>
              <w:rtl/>
            </w:rPr>
          </w:rPrChange>
        </w:rPr>
        <w:t>ایمنی‌زایی</w:t>
      </w:r>
      <w:r w:rsidRPr="00AA3FB8">
        <w:rPr>
          <w:rFonts w:ascii="Times New Roman" w:hAnsi="Times New Roman" w:cs="B Nazanin"/>
          <w:sz w:val="24"/>
          <w:szCs w:val="28"/>
          <w:u w:val="single"/>
          <w:rtl/>
          <w:rPrChange w:id="533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32" w:author="Lenovo" w:date="2026-09-24T08:55:00Z">
            <w:rPr>
              <w:rFonts w:ascii="Times New Roman" w:hAnsi="Times New Roman" w:cs="B Nazanin" w:hint="cs"/>
              <w:sz w:val="24"/>
              <w:szCs w:val="28"/>
              <w:rtl/>
            </w:rPr>
          </w:rPrChange>
        </w:rPr>
        <w:t>علیه</w:t>
      </w:r>
      <w:r w:rsidRPr="00AA3FB8">
        <w:rPr>
          <w:rFonts w:ascii="Times New Roman" w:hAnsi="Times New Roman" w:cs="B Nazanin"/>
          <w:sz w:val="24"/>
          <w:szCs w:val="28"/>
          <w:u w:val="single"/>
          <w:rtl/>
          <w:rPrChange w:id="533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34" w:author="Lenovo" w:date="2026-09-24T08:55:00Z">
            <w:rPr>
              <w:rFonts w:ascii="Times New Roman" w:hAnsi="Times New Roman" w:cs="B Nazanin" w:hint="cs"/>
              <w:sz w:val="24"/>
              <w:szCs w:val="28"/>
              <w:rtl/>
            </w:rPr>
          </w:rPrChange>
        </w:rPr>
        <w:t>ویروس</w:t>
      </w:r>
      <w:r w:rsidRPr="00AA3FB8">
        <w:rPr>
          <w:rFonts w:ascii="Times New Roman" w:hAnsi="Times New Roman" w:cs="B Nazanin"/>
          <w:sz w:val="24"/>
          <w:szCs w:val="28"/>
          <w:u w:val="single"/>
          <w:rtl/>
          <w:rPrChange w:id="533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36" w:author="Lenovo" w:date="2026-09-24T08:55:00Z">
            <w:rPr>
              <w:rFonts w:ascii="Times New Roman" w:hAnsi="Times New Roman" w:cs="B Nazanin" w:hint="cs"/>
              <w:sz w:val="24"/>
              <w:szCs w:val="28"/>
              <w:rtl/>
            </w:rPr>
          </w:rPrChange>
        </w:rPr>
        <w:t>نیل</w:t>
      </w:r>
      <w:r w:rsidRPr="00AA3FB8">
        <w:rPr>
          <w:rFonts w:ascii="Times New Roman" w:hAnsi="Times New Roman" w:cs="B Nazanin"/>
          <w:sz w:val="24"/>
          <w:szCs w:val="28"/>
          <w:u w:val="single"/>
          <w:rtl/>
          <w:rPrChange w:id="533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38" w:author="Lenovo" w:date="2026-09-24T08:55:00Z">
            <w:rPr>
              <w:rFonts w:ascii="Times New Roman" w:hAnsi="Times New Roman" w:cs="B Nazanin" w:hint="cs"/>
              <w:sz w:val="24"/>
              <w:szCs w:val="28"/>
              <w:rtl/>
            </w:rPr>
          </w:rPrChange>
        </w:rPr>
        <w:t>غربی</w:t>
      </w:r>
      <w:r w:rsidRPr="00AA3FB8">
        <w:rPr>
          <w:rFonts w:ascii="Times New Roman" w:hAnsi="Times New Roman" w:cs="B Nazanin"/>
          <w:sz w:val="24"/>
          <w:szCs w:val="28"/>
          <w:u w:val="single"/>
          <w:rtl/>
          <w:rPrChange w:id="5339"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340" w:author="Lenovo" w:date="2026-09-24T08:55:00Z">
            <w:rPr>
              <w:rFonts w:ascii="Times New Roman" w:hAnsi="Times New Roman" w:cs="B Nazanin"/>
              <w:sz w:val="24"/>
              <w:szCs w:val="28"/>
            </w:rPr>
          </w:rPrChange>
        </w:rPr>
        <w:t>WNV</w:t>
      </w:r>
      <w:r w:rsidRPr="00AA3FB8">
        <w:rPr>
          <w:rFonts w:ascii="Times New Roman" w:hAnsi="Times New Roman" w:cs="B Nazanin"/>
          <w:sz w:val="24"/>
          <w:szCs w:val="28"/>
          <w:u w:val="single"/>
          <w:rtl/>
          <w:rPrChange w:id="534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42" w:author="Lenovo" w:date="2026-09-24T08:55:00Z">
            <w:rPr>
              <w:rFonts w:ascii="Times New Roman" w:hAnsi="Times New Roman" w:cs="B Nazanin" w:hint="cs"/>
              <w:sz w:val="24"/>
              <w:szCs w:val="28"/>
              <w:rtl/>
            </w:rPr>
          </w:rPrChange>
        </w:rPr>
        <w:t>مورد</w:t>
      </w:r>
      <w:r w:rsidRPr="00AA3FB8">
        <w:rPr>
          <w:rFonts w:ascii="Times New Roman" w:hAnsi="Times New Roman" w:cs="B Nazanin"/>
          <w:sz w:val="24"/>
          <w:szCs w:val="28"/>
          <w:u w:val="single"/>
          <w:rtl/>
          <w:rPrChange w:id="534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44" w:author="Lenovo" w:date="2026-09-24T08:55:00Z">
            <w:rPr>
              <w:rFonts w:ascii="Times New Roman" w:hAnsi="Times New Roman" w:cs="B Nazanin" w:hint="cs"/>
              <w:sz w:val="24"/>
              <w:szCs w:val="28"/>
              <w:rtl/>
            </w:rPr>
          </w:rPrChange>
        </w:rPr>
        <w:t>تحلیل</w:t>
      </w:r>
      <w:r w:rsidRPr="00AA3FB8">
        <w:rPr>
          <w:rFonts w:ascii="Times New Roman" w:hAnsi="Times New Roman" w:cs="B Nazanin"/>
          <w:sz w:val="24"/>
          <w:szCs w:val="28"/>
          <w:u w:val="single"/>
          <w:rtl/>
          <w:rPrChange w:id="534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46" w:author="Lenovo" w:date="2026-09-24T08:55:00Z">
            <w:rPr>
              <w:rFonts w:ascii="Times New Roman" w:hAnsi="Times New Roman" w:cs="B Nazanin" w:hint="cs"/>
              <w:sz w:val="24"/>
              <w:szCs w:val="28"/>
              <w:rtl/>
            </w:rPr>
          </w:rPrChange>
        </w:rPr>
        <w:t>قرار</w:t>
      </w:r>
      <w:r w:rsidRPr="00AA3FB8">
        <w:rPr>
          <w:rFonts w:ascii="Times New Roman" w:hAnsi="Times New Roman" w:cs="B Nazanin"/>
          <w:sz w:val="24"/>
          <w:szCs w:val="28"/>
          <w:u w:val="single"/>
          <w:rtl/>
          <w:rPrChange w:id="534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48" w:author="Lenovo" w:date="2026-09-24T08:55:00Z">
            <w:rPr>
              <w:rFonts w:ascii="Times New Roman" w:hAnsi="Times New Roman" w:cs="B Nazanin" w:hint="cs"/>
              <w:sz w:val="24"/>
              <w:szCs w:val="28"/>
              <w:rtl/>
            </w:rPr>
          </w:rPrChange>
        </w:rPr>
        <w:t>داد</w:t>
      </w:r>
      <w:r w:rsidRPr="00AA3FB8">
        <w:rPr>
          <w:rFonts w:ascii="Times New Roman" w:hAnsi="Times New Roman" w:cs="B Nazanin"/>
          <w:sz w:val="24"/>
          <w:szCs w:val="28"/>
          <w:u w:val="single"/>
          <w:rtl/>
          <w:rPrChange w:id="534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50" w:author="Lenovo" w:date="2026-09-24T08:55:00Z">
            <w:rPr>
              <w:rFonts w:ascii="Times New Roman" w:hAnsi="Times New Roman" w:cs="B Nazanin" w:hint="cs"/>
              <w:sz w:val="24"/>
              <w:szCs w:val="28"/>
              <w:rtl/>
            </w:rPr>
          </w:rPrChange>
        </w:rPr>
        <w:t>مطالعات</w:t>
      </w:r>
      <w:r w:rsidRPr="00AA3FB8">
        <w:rPr>
          <w:rFonts w:ascii="Times New Roman" w:hAnsi="Times New Roman" w:cs="B Nazanin"/>
          <w:sz w:val="24"/>
          <w:szCs w:val="28"/>
          <w:u w:val="single"/>
          <w:rtl/>
          <w:rPrChange w:id="535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52" w:author="Lenovo" w:date="2026-09-24T08:55:00Z">
            <w:rPr>
              <w:rFonts w:ascii="Times New Roman" w:hAnsi="Times New Roman" w:cs="B Nazanin" w:hint="cs"/>
              <w:sz w:val="24"/>
              <w:szCs w:val="28"/>
              <w:rtl/>
            </w:rPr>
          </w:rPrChange>
        </w:rPr>
        <w:t>متعدد</w:t>
      </w:r>
      <w:r w:rsidRPr="00AA3FB8">
        <w:rPr>
          <w:rFonts w:ascii="Times New Roman" w:hAnsi="Times New Roman" w:cs="B Nazanin"/>
          <w:sz w:val="24"/>
          <w:szCs w:val="28"/>
          <w:u w:val="single"/>
          <w:rtl/>
          <w:rPrChange w:id="535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54" w:author="Lenovo" w:date="2026-09-24T08:55:00Z">
            <w:rPr>
              <w:rFonts w:ascii="Times New Roman" w:hAnsi="Times New Roman" w:cs="B Nazanin" w:hint="cs"/>
              <w:sz w:val="24"/>
              <w:szCs w:val="28"/>
              <w:rtl/>
            </w:rPr>
          </w:rPrChange>
        </w:rPr>
        <w:t>نشان</w:t>
      </w:r>
      <w:r w:rsidRPr="00AA3FB8">
        <w:rPr>
          <w:rFonts w:ascii="Times New Roman" w:hAnsi="Times New Roman" w:cs="B Nazanin"/>
          <w:sz w:val="24"/>
          <w:szCs w:val="28"/>
          <w:u w:val="single"/>
          <w:rtl/>
          <w:rPrChange w:id="535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56" w:author="Lenovo" w:date="2026-09-24T08:55:00Z">
            <w:rPr>
              <w:rFonts w:ascii="Times New Roman" w:hAnsi="Times New Roman" w:cs="B Nazanin" w:hint="cs"/>
              <w:sz w:val="24"/>
              <w:szCs w:val="28"/>
              <w:rtl/>
            </w:rPr>
          </w:rPrChange>
        </w:rPr>
        <w:t>داده‌اند</w:t>
      </w:r>
      <w:r w:rsidRPr="00AA3FB8">
        <w:rPr>
          <w:rFonts w:ascii="Times New Roman" w:hAnsi="Times New Roman" w:cs="B Nazanin"/>
          <w:sz w:val="24"/>
          <w:szCs w:val="28"/>
          <w:u w:val="single"/>
          <w:rtl/>
          <w:rPrChange w:id="535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58" w:author="Lenovo" w:date="2026-09-24T08:55:00Z">
            <w:rPr>
              <w:rFonts w:ascii="Times New Roman" w:hAnsi="Times New Roman" w:cs="B Nazanin" w:hint="cs"/>
              <w:sz w:val="24"/>
              <w:szCs w:val="28"/>
              <w:rtl/>
            </w:rPr>
          </w:rPrChange>
        </w:rPr>
        <w:t>که</w:t>
      </w:r>
      <w:r w:rsidRPr="00AA3FB8">
        <w:rPr>
          <w:rFonts w:ascii="Times New Roman" w:hAnsi="Times New Roman" w:cs="B Nazanin"/>
          <w:sz w:val="24"/>
          <w:szCs w:val="28"/>
          <w:u w:val="single"/>
          <w:rtl/>
          <w:rPrChange w:id="535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60" w:author="Lenovo" w:date="2026-09-24T08:55:00Z">
            <w:rPr>
              <w:rFonts w:ascii="Times New Roman" w:hAnsi="Times New Roman" w:cs="B Nazanin" w:hint="cs"/>
              <w:sz w:val="24"/>
              <w:szCs w:val="28"/>
              <w:rtl/>
            </w:rPr>
          </w:rPrChange>
        </w:rPr>
        <w:t>کنترل</w:t>
      </w:r>
      <w:r w:rsidRPr="00AA3FB8">
        <w:rPr>
          <w:rFonts w:ascii="Times New Roman" w:hAnsi="Times New Roman" w:cs="B Nazanin"/>
          <w:sz w:val="24"/>
          <w:szCs w:val="28"/>
          <w:u w:val="single"/>
          <w:rtl/>
          <w:rPrChange w:id="536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62" w:author="Lenovo" w:date="2026-09-24T08:55:00Z">
            <w:rPr>
              <w:rFonts w:ascii="Times New Roman" w:hAnsi="Times New Roman" w:cs="B Nazanin" w:hint="cs"/>
              <w:sz w:val="24"/>
              <w:szCs w:val="28"/>
              <w:rtl/>
            </w:rPr>
          </w:rPrChange>
        </w:rPr>
        <w:t>مؤثر</w:t>
      </w:r>
      <w:r w:rsidRPr="00AA3FB8">
        <w:rPr>
          <w:rFonts w:ascii="Times New Roman" w:hAnsi="Times New Roman" w:cs="B Nazanin"/>
          <w:sz w:val="24"/>
          <w:szCs w:val="28"/>
          <w:u w:val="single"/>
          <w:rtl/>
          <w:rPrChange w:id="536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64" w:author="Lenovo" w:date="2026-09-24T08:55:00Z">
            <w:rPr>
              <w:rFonts w:ascii="Times New Roman" w:hAnsi="Times New Roman" w:cs="B Nazanin" w:hint="cs"/>
              <w:sz w:val="24"/>
              <w:szCs w:val="28"/>
              <w:rtl/>
            </w:rPr>
          </w:rPrChange>
        </w:rPr>
        <w:t>عفونت</w:t>
      </w:r>
      <w:r w:rsidRPr="00AA3FB8">
        <w:rPr>
          <w:rFonts w:ascii="Times New Roman" w:hAnsi="Times New Roman" w:cs="B Nazanin"/>
          <w:sz w:val="24"/>
          <w:szCs w:val="28"/>
          <w:u w:val="single"/>
          <w:rtl/>
          <w:rPrChange w:id="5365"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366" w:author="Lenovo" w:date="2026-09-24T08:55:00Z">
            <w:rPr>
              <w:rFonts w:ascii="Times New Roman" w:hAnsi="Times New Roman" w:cs="B Nazanin"/>
              <w:sz w:val="24"/>
              <w:szCs w:val="28"/>
            </w:rPr>
          </w:rPrChange>
        </w:rPr>
        <w:t>WNV</w:t>
      </w:r>
      <w:r w:rsidRPr="00AA3FB8">
        <w:rPr>
          <w:rFonts w:ascii="Times New Roman" w:hAnsi="Times New Roman" w:cs="B Nazanin"/>
          <w:sz w:val="24"/>
          <w:szCs w:val="28"/>
          <w:u w:val="single"/>
          <w:rtl/>
          <w:rPrChange w:id="536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68" w:author="Lenovo" w:date="2026-09-24T08:55:00Z">
            <w:rPr>
              <w:rFonts w:ascii="Times New Roman" w:hAnsi="Times New Roman" w:cs="B Nazanin" w:hint="cs"/>
              <w:sz w:val="24"/>
              <w:szCs w:val="28"/>
              <w:rtl/>
            </w:rPr>
          </w:rPrChange>
        </w:rPr>
        <w:t>مستلزم</w:t>
      </w:r>
      <w:r w:rsidRPr="00AA3FB8">
        <w:rPr>
          <w:rFonts w:ascii="Times New Roman" w:hAnsi="Times New Roman" w:cs="B Nazanin"/>
          <w:sz w:val="24"/>
          <w:szCs w:val="28"/>
          <w:u w:val="single"/>
          <w:rtl/>
          <w:rPrChange w:id="536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70" w:author="Lenovo" w:date="2026-09-24T08:55:00Z">
            <w:rPr>
              <w:rFonts w:ascii="Times New Roman" w:hAnsi="Times New Roman" w:cs="B Nazanin" w:hint="cs"/>
              <w:sz w:val="24"/>
              <w:szCs w:val="28"/>
              <w:rtl/>
            </w:rPr>
          </w:rPrChange>
        </w:rPr>
        <w:t>فعال‌سازی</w:t>
      </w:r>
      <w:r w:rsidRPr="00AA3FB8">
        <w:rPr>
          <w:rFonts w:ascii="Times New Roman" w:hAnsi="Times New Roman" w:cs="B Nazanin"/>
          <w:sz w:val="24"/>
          <w:szCs w:val="28"/>
          <w:u w:val="single"/>
          <w:rtl/>
          <w:rPrChange w:id="537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72" w:author="Lenovo" w:date="2026-09-24T08:55:00Z">
            <w:rPr>
              <w:rFonts w:ascii="Times New Roman" w:hAnsi="Times New Roman" w:cs="B Nazanin" w:hint="cs"/>
              <w:sz w:val="24"/>
              <w:szCs w:val="28"/>
              <w:rtl/>
            </w:rPr>
          </w:rPrChange>
        </w:rPr>
        <w:t>هم‌زمان</w:t>
      </w:r>
      <w:r w:rsidRPr="00AA3FB8">
        <w:rPr>
          <w:rFonts w:ascii="Times New Roman" w:hAnsi="Times New Roman" w:cs="B Nazanin"/>
          <w:sz w:val="24"/>
          <w:szCs w:val="28"/>
          <w:u w:val="single"/>
          <w:rtl/>
          <w:rPrChange w:id="537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74" w:author="Lenovo" w:date="2026-09-24T08:55:00Z">
            <w:rPr>
              <w:rFonts w:ascii="Times New Roman" w:hAnsi="Times New Roman" w:cs="B Nazanin" w:hint="cs"/>
              <w:sz w:val="24"/>
              <w:szCs w:val="28"/>
              <w:rtl/>
            </w:rPr>
          </w:rPrChange>
        </w:rPr>
        <w:t>پاسخ‌های</w:t>
      </w:r>
      <w:r w:rsidRPr="00AA3FB8">
        <w:rPr>
          <w:rFonts w:ascii="Times New Roman" w:hAnsi="Times New Roman" w:cs="B Nazanin"/>
          <w:sz w:val="24"/>
          <w:szCs w:val="28"/>
          <w:u w:val="single"/>
          <w:rtl/>
          <w:rPrChange w:id="537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76" w:author="Lenovo" w:date="2026-09-24T08:55:00Z">
            <w:rPr>
              <w:rFonts w:ascii="Times New Roman" w:hAnsi="Times New Roman" w:cs="B Nazanin" w:hint="cs"/>
              <w:sz w:val="24"/>
              <w:szCs w:val="28"/>
              <w:rtl/>
            </w:rPr>
          </w:rPrChange>
        </w:rPr>
        <w:t>هومورال</w:t>
      </w:r>
      <w:r w:rsidRPr="00AA3FB8">
        <w:rPr>
          <w:rFonts w:ascii="Times New Roman" w:hAnsi="Times New Roman" w:cs="B Nazanin"/>
          <w:sz w:val="24"/>
          <w:szCs w:val="28"/>
          <w:u w:val="single"/>
          <w:rtl/>
          <w:rPrChange w:id="537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78"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37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80" w:author="Lenovo" w:date="2026-09-24T08:55:00Z">
            <w:rPr>
              <w:rFonts w:ascii="Times New Roman" w:hAnsi="Times New Roman" w:cs="B Nazanin" w:hint="cs"/>
              <w:sz w:val="24"/>
              <w:szCs w:val="28"/>
              <w:rtl/>
            </w:rPr>
          </w:rPrChange>
        </w:rPr>
        <w:t>سلولی</w:t>
      </w:r>
      <w:r w:rsidRPr="00AA3FB8">
        <w:rPr>
          <w:rFonts w:ascii="Times New Roman" w:hAnsi="Times New Roman" w:cs="B Nazanin"/>
          <w:sz w:val="24"/>
          <w:szCs w:val="28"/>
          <w:u w:val="single"/>
          <w:rtl/>
          <w:rPrChange w:id="538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82" w:author="Lenovo" w:date="2026-09-24T08:55:00Z">
            <w:rPr>
              <w:rFonts w:ascii="Times New Roman" w:hAnsi="Times New Roman" w:cs="B Nazanin" w:hint="cs"/>
              <w:sz w:val="24"/>
              <w:szCs w:val="28"/>
              <w:rtl/>
            </w:rPr>
          </w:rPrChange>
        </w:rPr>
        <w:t>است</w:t>
      </w:r>
      <w:r w:rsidRPr="00AA3FB8">
        <w:rPr>
          <w:rFonts w:ascii="Times New Roman" w:hAnsi="Times New Roman" w:cs="B Nazanin"/>
          <w:sz w:val="24"/>
          <w:szCs w:val="28"/>
          <w:u w:val="single"/>
          <w:rtl/>
          <w:rPrChange w:id="538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84"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38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86" w:author="Lenovo" w:date="2026-09-24T08:55:00Z">
            <w:rPr>
              <w:rFonts w:ascii="Times New Roman" w:hAnsi="Times New Roman" w:cs="B Nazanin" w:hint="cs"/>
              <w:sz w:val="24"/>
              <w:szCs w:val="28"/>
              <w:rtl/>
            </w:rPr>
          </w:rPrChange>
        </w:rPr>
        <w:t>هر</w:t>
      </w:r>
      <w:r w:rsidRPr="00AA3FB8">
        <w:rPr>
          <w:rFonts w:ascii="Times New Roman" w:hAnsi="Times New Roman" w:cs="B Nazanin"/>
          <w:sz w:val="24"/>
          <w:szCs w:val="28"/>
          <w:u w:val="single"/>
          <w:rtl/>
          <w:rPrChange w:id="538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88" w:author="Lenovo" w:date="2026-09-24T08:55:00Z">
            <w:rPr>
              <w:rFonts w:ascii="Times New Roman" w:hAnsi="Times New Roman" w:cs="B Nazanin" w:hint="cs"/>
              <w:sz w:val="24"/>
              <w:szCs w:val="28"/>
              <w:rtl/>
            </w:rPr>
          </w:rPrChange>
        </w:rPr>
        <w:t>دو</w:t>
      </w:r>
      <w:r w:rsidRPr="00AA3FB8">
        <w:rPr>
          <w:rFonts w:ascii="Times New Roman" w:hAnsi="Times New Roman" w:cs="B Nazanin"/>
          <w:sz w:val="24"/>
          <w:szCs w:val="28"/>
          <w:u w:val="single"/>
          <w:rtl/>
          <w:rPrChange w:id="538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90" w:author="Lenovo" w:date="2026-09-24T08:55:00Z">
            <w:rPr>
              <w:rFonts w:ascii="Times New Roman" w:hAnsi="Times New Roman" w:cs="B Nazanin" w:hint="cs"/>
              <w:sz w:val="24"/>
              <w:szCs w:val="28"/>
              <w:rtl/>
            </w:rPr>
          </w:rPrChange>
        </w:rPr>
        <w:t>مسیر</w:t>
      </w:r>
      <w:r w:rsidRPr="00AA3FB8">
        <w:rPr>
          <w:rFonts w:ascii="Times New Roman" w:hAnsi="Times New Roman" w:cs="B Nazanin"/>
          <w:sz w:val="24"/>
          <w:szCs w:val="28"/>
          <w:u w:val="single"/>
          <w:rtl/>
          <w:rPrChange w:id="5391"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392" w:author="Lenovo" w:date="2026-09-24T08:55:00Z">
            <w:rPr>
              <w:rFonts w:ascii="Times New Roman" w:hAnsi="Times New Roman" w:cs="B Nazanin"/>
              <w:sz w:val="24"/>
              <w:szCs w:val="28"/>
            </w:rPr>
          </w:rPrChange>
        </w:rPr>
        <w:t>Th1</w:t>
      </w:r>
      <w:r w:rsidRPr="00AA3FB8">
        <w:rPr>
          <w:rFonts w:ascii="Times New Roman" w:hAnsi="Times New Roman" w:cs="B Nazanin"/>
          <w:sz w:val="24"/>
          <w:szCs w:val="28"/>
          <w:u w:val="single"/>
          <w:rtl/>
          <w:rPrChange w:id="539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94"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395"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396" w:author="Lenovo" w:date="2026-09-24T08:55:00Z">
            <w:rPr>
              <w:rFonts w:ascii="Times New Roman" w:hAnsi="Times New Roman" w:cs="B Nazanin"/>
              <w:sz w:val="24"/>
              <w:szCs w:val="28"/>
            </w:rPr>
          </w:rPrChange>
        </w:rPr>
        <w:t>Th2</w:t>
      </w:r>
      <w:r w:rsidRPr="00AA3FB8">
        <w:rPr>
          <w:rFonts w:ascii="Times New Roman" w:hAnsi="Times New Roman" w:cs="B Nazanin"/>
          <w:sz w:val="24"/>
          <w:szCs w:val="28"/>
          <w:u w:val="single"/>
          <w:rtl/>
          <w:rPrChange w:id="5397"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398"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399"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00" w:author="Lenovo" w:date="2026-09-24T08:55:00Z">
            <w:rPr>
              <w:rFonts w:ascii="Times New Roman" w:hAnsi="Times New Roman" w:cs="B Nazanin" w:hint="cs"/>
              <w:sz w:val="24"/>
              <w:szCs w:val="28"/>
              <w:rtl/>
            </w:rPr>
          </w:rPrChange>
        </w:rPr>
        <w:t>این</w:t>
      </w:r>
      <w:r w:rsidRPr="00AA3FB8">
        <w:rPr>
          <w:rFonts w:ascii="Times New Roman" w:hAnsi="Times New Roman" w:cs="B Nazanin"/>
          <w:sz w:val="24"/>
          <w:szCs w:val="28"/>
          <w:u w:val="single"/>
          <w:rtl/>
          <w:rPrChange w:id="5401"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02" w:author="Lenovo" w:date="2026-09-24T08:55:00Z">
            <w:rPr>
              <w:rFonts w:ascii="Times New Roman" w:hAnsi="Times New Roman" w:cs="B Nazanin" w:hint="cs"/>
              <w:sz w:val="24"/>
              <w:szCs w:val="28"/>
              <w:rtl/>
            </w:rPr>
          </w:rPrChange>
        </w:rPr>
        <w:t>فرآیند</w:t>
      </w:r>
      <w:r w:rsidRPr="00AA3FB8">
        <w:rPr>
          <w:rFonts w:ascii="Times New Roman" w:hAnsi="Times New Roman" w:cs="B Nazanin"/>
          <w:sz w:val="24"/>
          <w:szCs w:val="28"/>
          <w:u w:val="single"/>
          <w:rtl/>
          <w:rPrChange w:id="5403"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04" w:author="Lenovo" w:date="2026-09-24T08:55:00Z">
            <w:rPr>
              <w:rFonts w:ascii="Times New Roman" w:hAnsi="Times New Roman" w:cs="B Nazanin" w:hint="cs"/>
              <w:sz w:val="24"/>
              <w:szCs w:val="28"/>
              <w:rtl/>
            </w:rPr>
          </w:rPrChange>
        </w:rPr>
        <w:t>نقش</w:t>
      </w:r>
      <w:r w:rsidRPr="00AA3FB8">
        <w:rPr>
          <w:rFonts w:ascii="Times New Roman" w:hAnsi="Times New Roman" w:cs="B Nazanin"/>
          <w:sz w:val="24"/>
          <w:szCs w:val="28"/>
          <w:u w:val="single"/>
          <w:rtl/>
          <w:rPrChange w:id="5405"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06" w:author="Lenovo" w:date="2026-09-24T08:55:00Z">
            <w:rPr>
              <w:rFonts w:ascii="Times New Roman" w:hAnsi="Times New Roman" w:cs="B Nazanin" w:hint="cs"/>
              <w:sz w:val="24"/>
              <w:szCs w:val="28"/>
              <w:rtl/>
            </w:rPr>
          </w:rPrChange>
        </w:rPr>
        <w:t>دارند</w:t>
      </w:r>
      <w:r w:rsidR="00A2596F" w:rsidRPr="00AA3FB8">
        <w:rPr>
          <w:rFonts w:ascii="Times New Roman" w:hAnsi="Times New Roman" w:cs="B Nazanin" w:hint="cs"/>
          <w:sz w:val="24"/>
          <w:szCs w:val="28"/>
          <w:u w:val="single"/>
          <w:rtl/>
          <w:rPrChange w:id="5407" w:author="Lenovo" w:date="2026-09-24T08:55:00Z">
            <w:rPr>
              <w:rFonts w:ascii="Times New Roman" w:hAnsi="Times New Roman" w:cs="B Nazanin" w:hint="cs"/>
              <w:sz w:val="24"/>
              <w:szCs w:val="28"/>
              <w:rtl/>
            </w:rPr>
          </w:rPrChange>
        </w:rPr>
        <w:t xml:space="preserve"> (منابع قید خواهد شد)</w:t>
      </w:r>
    </w:p>
    <w:p w14:paraId="5F7ED193" w14:textId="77777777" w:rsidR="001F056E" w:rsidRPr="00AA3FB8" w:rsidRDefault="001F056E" w:rsidP="00A2596F">
      <w:pPr>
        <w:spacing w:line="360" w:lineRule="auto"/>
        <w:jc w:val="both"/>
        <w:rPr>
          <w:rFonts w:ascii="Times New Roman" w:hAnsi="Times New Roman" w:cs="B Nazanin"/>
          <w:sz w:val="24"/>
          <w:szCs w:val="28"/>
          <w:u w:val="single"/>
          <w:rtl/>
          <w:rPrChange w:id="5408" w:author="Lenovo" w:date="2026-09-24T08:55:00Z">
            <w:rPr>
              <w:rFonts w:ascii="Times New Roman" w:hAnsi="Times New Roman" w:cs="B Nazanin"/>
              <w:sz w:val="24"/>
              <w:szCs w:val="28"/>
              <w:rtl/>
            </w:rPr>
          </w:rPrChange>
        </w:rPr>
      </w:pPr>
      <w:r w:rsidRPr="00AA3FB8">
        <w:rPr>
          <w:rFonts w:ascii="Times New Roman" w:hAnsi="Times New Roman" w:cs="B Nazanin" w:hint="cs"/>
          <w:sz w:val="24"/>
          <w:szCs w:val="28"/>
          <w:u w:val="single"/>
          <w:rtl/>
          <w:rPrChange w:id="5409"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41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11" w:author="Lenovo" w:date="2026-09-24T08:55:00Z">
            <w:rPr>
              <w:rFonts w:ascii="Times New Roman" w:hAnsi="Times New Roman" w:cs="B Nazanin" w:hint="cs"/>
              <w:sz w:val="24"/>
              <w:szCs w:val="28"/>
              <w:rtl/>
            </w:rPr>
          </w:rPrChange>
        </w:rPr>
        <w:t>این</w:t>
      </w:r>
      <w:r w:rsidRPr="00AA3FB8">
        <w:rPr>
          <w:rFonts w:ascii="Times New Roman" w:hAnsi="Times New Roman" w:cs="B Nazanin"/>
          <w:sz w:val="24"/>
          <w:szCs w:val="28"/>
          <w:u w:val="single"/>
          <w:rtl/>
          <w:rPrChange w:id="541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13" w:author="Lenovo" w:date="2026-09-24T08:55:00Z">
            <w:rPr>
              <w:rFonts w:ascii="Times New Roman" w:hAnsi="Times New Roman" w:cs="B Nazanin" w:hint="cs"/>
              <w:sz w:val="24"/>
              <w:szCs w:val="28"/>
              <w:rtl/>
            </w:rPr>
          </w:rPrChange>
        </w:rPr>
        <w:t>مطالعه،</w:t>
      </w:r>
      <w:r w:rsidRPr="00AA3FB8">
        <w:rPr>
          <w:rFonts w:ascii="Times New Roman" w:hAnsi="Times New Roman" w:cs="B Nazanin"/>
          <w:sz w:val="24"/>
          <w:szCs w:val="28"/>
          <w:u w:val="single"/>
          <w:rtl/>
          <w:rPrChange w:id="541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15" w:author="Lenovo" w:date="2026-09-24T08:55:00Z">
            <w:rPr>
              <w:rFonts w:ascii="Times New Roman" w:hAnsi="Times New Roman" w:cs="B Nazanin" w:hint="cs"/>
              <w:sz w:val="24"/>
              <w:szCs w:val="28"/>
              <w:rtl/>
            </w:rPr>
          </w:rPrChange>
        </w:rPr>
        <w:t>افزایش</w:t>
      </w:r>
      <w:r w:rsidRPr="00AA3FB8">
        <w:rPr>
          <w:rFonts w:ascii="Times New Roman" w:hAnsi="Times New Roman" w:cs="B Nazanin"/>
          <w:sz w:val="24"/>
          <w:szCs w:val="28"/>
          <w:u w:val="single"/>
          <w:rtl/>
          <w:rPrChange w:id="541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17" w:author="Lenovo" w:date="2026-09-24T08:55:00Z">
            <w:rPr>
              <w:rFonts w:ascii="Times New Roman" w:hAnsi="Times New Roman" w:cs="B Nazanin" w:hint="cs"/>
              <w:sz w:val="24"/>
              <w:szCs w:val="28"/>
              <w:rtl/>
            </w:rPr>
          </w:rPrChange>
        </w:rPr>
        <w:t>معنی‌دار</w:t>
      </w:r>
      <w:r w:rsidRPr="00AA3FB8">
        <w:rPr>
          <w:rFonts w:ascii="Times New Roman" w:hAnsi="Times New Roman" w:cs="B Nazanin"/>
          <w:sz w:val="24"/>
          <w:szCs w:val="28"/>
          <w:u w:val="single"/>
          <w:rtl/>
          <w:rPrChange w:id="5418"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419" w:author="Lenovo" w:date="2026-09-24T08:55:00Z">
            <w:rPr>
              <w:rFonts w:ascii="Times New Roman" w:hAnsi="Times New Roman" w:cs="B Nazanin"/>
              <w:sz w:val="24"/>
              <w:szCs w:val="28"/>
            </w:rPr>
          </w:rPrChange>
        </w:rPr>
        <w:t>IFN-γ</w:t>
      </w:r>
      <w:r w:rsidRPr="00AA3FB8">
        <w:rPr>
          <w:rFonts w:ascii="Times New Roman" w:hAnsi="Times New Roman" w:cs="B Nazanin"/>
          <w:sz w:val="24"/>
          <w:szCs w:val="28"/>
          <w:u w:val="single"/>
          <w:rtl/>
          <w:rPrChange w:id="542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21"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42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23" w:author="Lenovo" w:date="2026-09-24T08:55:00Z">
            <w:rPr>
              <w:rFonts w:ascii="Times New Roman" w:hAnsi="Times New Roman" w:cs="B Nazanin" w:hint="cs"/>
              <w:sz w:val="24"/>
              <w:szCs w:val="28"/>
              <w:rtl/>
            </w:rPr>
          </w:rPrChange>
        </w:rPr>
        <w:t>گروه‌های</w:t>
      </w:r>
      <w:r w:rsidRPr="00AA3FB8">
        <w:rPr>
          <w:rFonts w:ascii="Times New Roman" w:hAnsi="Times New Roman" w:cs="B Nazanin"/>
          <w:sz w:val="24"/>
          <w:szCs w:val="28"/>
          <w:u w:val="single"/>
          <w:rtl/>
          <w:rPrChange w:id="542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25" w:author="Lenovo" w:date="2026-09-24T08:55:00Z">
            <w:rPr>
              <w:rFonts w:ascii="Times New Roman" w:hAnsi="Times New Roman" w:cs="B Nazanin" w:hint="cs"/>
              <w:sz w:val="24"/>
              <w:szCs w:val="28"/>
              <w:rtl/>
            </w:rPr>
          </w:rPrChange>
        </w:rPr>
        <w:t>تیمارشده،</w:t>
      </w:r>
      <w:r w:rsidRPr="00AA3FB8">
        <w:rPr>
          <w:rFonts w:ascii="Times New Roman" w:hAnsi="Times New Roman" w:cs="B Nazanin"/>
          <w:sz w:val="24"/>
          <w:szCs w:val="28"/>
          <w:u w:val="single"/>
          <w:rtl/>
          <w:rPrChange w:id="542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27" w:author="Lenovo" w:date="2026-09-24T08:55:00Z">
            <w:rPr>
              <w:rFonts w:ascii="Times New Roman" w:hAnsi="Times New Roman" w:cs="B Nazanin" w:hint="cs"/>
              <w:sz w:val="24"/>
              <w:szCs w:val="28"/>
              <w:rtl/>
            </w:rPr>
          </w:rPrChange>
        </w:rPr>
        <w:t>به‌ویژه</w:t>
      </w:r>
      <w:r w:rsidRPr="00AA3FB8">
        <w:rPr>
          <w:rFonts w:ascii="Times New Roman" w:hAnsi="Times New Roman" w:cs="B Nazanin"/>
          <w:sz w:val="24"/>
          <w:szCs w:val="28"/>
          <w:u w:val="single"/>
          <w:rtl/>
          <w:rPrChange w:id="542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29"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43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31" w:author="Lenovo" w:date="2026-09-24T08:55:00Z">
            <w:rPr>
              <w:rFonts w:ascii="Times New Roman" w:hAnsi="Times New Roman" w:cs="B Nazanin" w:hint="cs"/>
              <w:sz w:val="24"/>
              <w:szCs w:val="28"/>
              <w:rtl/>
            </w:rPr>
          </w:rPrChange>
        </w:rPr>
        <w:t>گروه</w:t>
      </w:r>
      <w:r w:rsidRPr="00AA3FB8">
        <w:rPr>
          <w:rFonts w:ascii="Times New Roman" w:hAnsi="Times New Roman" w:cs="B Nazanin"/>
          <w:sz w:val="24"/>
          <w:szCs w:val="28"/>
          <w:u w:val="single"/>
          <w:rtl/>
          <w:rPrChange w:id="543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33" w:author="Lenovo" w:date="2026-09-24T08:55:00Z">
            <w:rPr>
              <w:rFonts w:ascii="Times New Roman" w:hAnsi="Times New Roman" w:cs="B Nazanin" w:hint="cs"/>
              <w:sz w:val="24"/>
              <w:szCs w:val="28"/>
              <w:rtl/>
            </w:rPr>
          </w:rPrChange>
        </w:rPr>
        <w:t>تزریقی،</w:t>
      </w:r>
      <w:r w:rsidRPr="00AA3FB8">
        <w:rPr>
          <w:rFonts w:ascii="Times New Roman" w:hAnsi="Times New Roman" w:cs="B Nazanin"/>
          <w:sz w:val="24"/>
          <w:szCs w:val="28"/>
          <w:u w:val="single"/>
          <w:rtl/>
          <w:rPrChange w:id="543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35" w:author="Lenovo" w:date="2026-09-24T08:55:00Z">
            <w:rPr>
              <w:rFonts w:ascii="Times New Roman" w:hAnsi="Times New Roman" w:cs="B Nazanin" w:hint="cs"/>
              <w:sz w:val="24"/>
              <w:szCs w:val="28"/>
              <w:rtl/>
            </w:rPr>
          </w:rPrChange>
        </w:rPr>
        <w:t>با</w:t>
      </w:r>
      <w:r w:rsidRPr="00AA3FB8">
        <w:rPr>
          <w:rFonts w:ascii="Times New Roman" w:hAnsi="Times New Roman" w:cs="B Nazanin"/>
          <w:sz w:val="24"/>
          <w:szCs w:val="28"/>
          <w:u w:val="single"/>
          <w:rtl/>
          <w:rPrChange w:id="543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37" w:author="Lenovo" w:date="2026-09-24T08:55:00Z">
            <w:rPr>
              <w:rFonts w:ascii="Times New Roman" w:hAnsi="Times New Roman" w:cs="B Nazanin" w:hint="cs"/>
              <w:sz w:val="24"/>
              <w:szCs w:val="28"/>
              <w:rtl/>
            </w:rPr>
          </w:rPrChange>
        </w:rPr>
        <w:t>گزارش‌های</w:t>
      </w:r>
      <w:r w:rsidRPr="00AA3FB8">
        <w:rPr>
          <w:rFonts w:ascii="Times New Roman" w:hAnsi="Times New Roman" w:cs="B Nazanin"/>
          <w:sz w:val="24"/>
          <w:szCs w:val="28"/>
          <w:u w:val="single"/>
          <w:rtl/>
          <w:rPrChange w:id="543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39" w:author="Lenovo" w:date="2026-09-24T08:55:00Z">
            <w:rPr>
              <w:rFonts w:ascii="Times New Roman" w:hAnsi="Times New Roman" w:cs="B Nazanin" w:hint="cs"/>
              <w:sz w:val="24"/>
              <w:szCs w:val="28"/>
              <w:rtl/>
            </w:rPr>
          </w:rPrChange>
        </w:rPr>
        <w:t>پیشین</w:t>
      </w:r>
      <w:r w:rsidRPr="00AA3FB8">
        <w:rPr>
          <w:rFonts w:ascii="Times New Roman" w:hAnsi="Times New Roman" w:cs="B Nazanin"/>
          <w:sz w:val="24"/>
          <w:szCs w:val="28"/>
          <w:u w:val="single"/>
          <w:rtl/>
          <w:rPrChange w:id="544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41"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44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43" w:author="Lenovo" w:date="2026-09-24T08:55:00Z">
            <w:rPr>
              <w:rFonts w:ascii="Times New Roman" w:hAnsi="Times New Roman" w:cs="B Nazanin" w:hint="cs"/>
              <w:sz w:val="24"/>
              <w:szCs w:val="28"/>
              <w:rtl/>
            </w:rPr>
          </w:rPrChange>
        </w:rPr>
        <w:t>مدل‌های</w:t>
      </w:r>
      <w:r w:rsidRPr="00AA3FB8">
        <w:rPr>
          <w:rFonts w:ascii="Times New Roman" w:hAnsi="Times New Roman" w:cs="B Nazanin"/>
          <w:sz w:val="24"/>
          <w:szCs w:val="28"/>
          <w:u w:val="single"/>
          <w:rtl/>
          <w:rPrChange w:id="544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45" w:author="Lenovo" w:date="2026-09-24T08:55:00Z">
            <w:rPr>
              <w:rFonts w:ascii="Times New Roman" w:hAnsi="Times New Roman" w:cs="B Nazanin" w:hint="cs"/>
              <w:sz w:val="24"/>
              <w:szCs w:val="28"/>
              <w:rtl/>
            </w:rPr>
          </w:rPrChange>
        </w:rPr>
        <w:t>حیوانی</w:t>
      </w:r>
      <w:r w:rsidRPr="00AA3FB8">
        <w:rPr>
          <w:rFonts w:ascii="Times New Roman" w:hAnsi="Times New Roman" w:cs="B Nazanin"/>
          <w:sz w:val="24"/>
          <w:szCs w:val="28"/>
          <w:u w:val="single"/>
          <w:rtl/>
          <w:rPrChange w:id="5446"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447" w:author="Lenovo" w:date="2026-09-24T08:55:00Z">
            <w:rPr>
              <w:rFonts w:ascii="Times New Roman" w:hAnsi="Times New Roman" w:cs="B Nazanin"/>
              <w:sz w:val="24"/>
              <w:szCs w:val="28"/>
            </w:rPr>
          </w:rPrChange>
        </w:rPr>
        <w:t>WNV</w:t>
      </w:r>
      <w:r w:rsidRPr="00AA3FB8">
        <w:rPr>
          <w:rFonts w:ascii="Times New Roman" w:hAnsi="Times New Roman" w:cs="B Nazanin"/>
          <w:sz w:val="24"/>
          <w:szCs w:val="28"/>
          <w:u w:val="single"/>
          <w:rtl/>
          <w:rPrChange w:id="544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49" w:author="Lenovo" w:date="2026-09-24T08:55:00Z">
            <w:rPr>
              <w:rFonts w:ascii="Times New Roman" w:hAnsi="Times New Roman" w:cs="B Nazanin" w:hint="cs"/>
              <w:sz w:val="24"/>
              <w:szCs w:val="28"/>
              <w:rtl/>
            </w:rPr>
          </w:rPrChange>
        </w:rPr>
        <w:t>همخوانی</w:t>
      </w:r>
      <w:r w:rsidRPr="00AA3FB8">
        <w:rPr>
          <w:rFonts w:ascii="Times New Roman" w:hAnsi="Times New Roman" w:cs="B Nazanin"/>
          <w:sz w:val="24"/>
          <w:szCs w:val="28"/>
          <w:u w:val="single"/>
          <w:rtl/>
          <w:rPrChange w:id="545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51" w:author="Lenovo" w:date="2026-09-24T08:55:00Z">
            <w:rPr>
              <w:rFonts w:ascii="Times New Roman" w:hAnsi="Times New Roman" w:cs="B Nazanin" w:hint="cs"/>
              <w:sz w:val="24"/>
              <w:szCs w:val="28"/>
              <w:rtl/>
            </w:rPr>
          </w:rPrChange>
        </w:rPr>
        <w:t>دارد</w:t>
      </w:r>
      <w:r w:rsidRPr="00AA3FB8">
        <w:rPr>
          <w:rFonts w:ascii="Times New Roman" w:hAnsi="Times New Roman" w:cs="B Nazanin"/>
          <w:sz w:val="24"/>
          <w:szCs w:val="28"/>
          <w:u w:val="single"/>
          <w:rtl/>
          <w:rPrChange w:id="5452"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453" w:author="Lenovo" w:date="2026-09-24T08:55:00Z">
            <w:rPr>
              <w:rFonts w:ascii="Times New Roman" w:hAnsi="Times New Roman" w:cs="B Nazanin"/>
              <w:sz w:val="24"/>
              <w:szCs w:val="28"/>
            </w:rPr>
          </w:rPrChange>
        </w:rPr>
        <w:t>Shrestha</w:t>
      </w:r>
      <w:r w:rsidRPr="00AA3FB8">
        <w:rPr>
          <w:rFonts w:ascii="Times New Roman" w:hAnsi="Times New Roman" w:cs="B Nazanin"/>
          <w:sz w:val="24"/>
          <w:szCs w:val="28"/>
          <w:u w:val="single"/>
          <w:rtl/>
          <w:rPrChange w:id="545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55"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45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57" w:author="Lenovo" w:date="2026-09-24T08:55:00Z">
            <w:rPr>
              <w:rFonts w:ascii="Times New Roman" w:hAnsi="Times New Roman" w:cs="B Nazanin" w:hint="cs"/>
              <w:sz w:val="24"/>
              <w:szCs w:val="28"/>
              <w:rtl/>
            </w:rPr>
          </w:rPrChange>
        </w:rPr>
        <w:t>همکاران</w:t>
      </w:r>
      <w:r w:rsidRPr="00AA3FB8">
        <w:rPr>
          <w:rFonts w:ascii="Times New Roman" w:hAnsi="Times New Roman" w:cs="B Nazanin"/>
          <w:sz w:val="24"/>
          <w:szCs w:val="28"/>
          <w:u w:val="single"/>
          <w:rtl/>
          <w:rPrChange w:id="5458" w:author="Lenovo" w:date="2026-09-24T08:55:00Z">
            <w:rPr>
              <w:rFonts w:ascii="Times New Roman" w:hAnsi="Times New Roman" w:cs="B Nazanin"/>
              <w:sz w:val="24"/>
              <w:szCs w:val="28"/>
              <w:rtl/>
            </w:rPr>
          </w:rPrChange>
        </w:rPr>
        <w:t xml:space="preserve"> (2004) </w:t>
      </w:r>
      <w:r w:rsidRPr="00AA3FB8">
        <w:rPr>
          <w:rFonts w:ascii="Times New Roman" w:hAnsi="Times New Roman" w:cs="B Nazanin" w:hint="cs"/>
          <w:sz w:val="24"/>
          <w:szCs w:val="28"/>
          <w:u w:val="single"/>
          <w:rtl/>
          <w:rPrChange w:id="5459" w:author="Lenovo" w:date="2026-09-24T08:55:00Z">
            <w:rPr>
              <w:rFonts w:ascii="Times New Roman" w:hAnsi="Times New Roman" w:cs="B Nazanin" w:hint="cs"/>
              <w:sz w:val="24"/>
              <w:szCs w:val="28"/>
              <w:rtl/>
            </w:rPr>
          </w:rPrChange>
        </w:rPr>
        <w:t>نشان</w:t>
      </w:r>
      <w:r w:rsidRPr="00AA3FB8">
        <w:rPr>
          <w:rFonts w:ascii="Times New Roman" w:hAnsi="Times New Roman" w:cs="B Nazanin"/>
          <w:sz w:val="24"/>
          <w:szCs w:val="28"/>
          <w:u w:val="single"/>
          <w:rtl/>
          <w:rPrChange w:id="546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61" w:author="Lenovo" w:date="2026-09-24T08:55:00Z">
            <w:rPr>
              <w:rFonts w:ascii="Times New Roman" w:hAnsi="Times New Roman" w:cs="B Nazanin" w:hint="cs"/>
              <w:sz w:val="24"/>
              <w:szCs w:val="28"/>
              <w:rtl/>
            </w:rPr>
          </w:rPrChange>
        </w:rPr>
        <w:t>دادند</w:t>
      </w:r>
      <w:r w:rsidRPr="00AA3FB8">
        <w:rPr>
          <w:rFonts w:ascii="Times New Roman" w:hAnsi="Times New Roman" w:cs="B Nazanin"/>
          <w:sz w:val="24"/>
          <w:szCs w:val="28"/>
          <w:u w:val="single"/>
          <w:rtl/>
          <w:rPrChange w:id="546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63" w:author="Lenovo" w:date="2026-09-24T08:55:00Z">
            <w:rPr>
              <w:rFonts w:ascii="Times New Roman" w:hAnsi="Times New Roman" w:cs="B Nazanin" w:hint="cs"/>
              <w:sz w:val="24"/>
              <w:szCs w:val="28"/>
              <w:rtl/>
            </w:rPr>
          </w:rPrChange>
        </w:rPr>
        <w:t>که</w:t>
      </w:r>
      <w:r w:rsidRPr="00AA3FB8">
        <w:rPr>
          <w:rFonts w:ascii="Times New Roman" w:hAnsi="Times New Roman" w:cs="B Nazanin"/>
          <w:sz w:val="24"/>
          <w:szCs w:val="28"/>
          <w:u w:val="single"/>
          <w:rtl/>
          <w:rPrChange w:id="5464"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465" w:author="Lenovo" w:date="2026-09-24T08:55:00Z">
            <w:rPr>
              <w:rFonts w:ascii="Times New Roman" w:hAnsi="Times New Roman" w:cs="B Nazanin"/>
              <w:sz w:val="24"/>
              <w:szCs w:val="28"/>
            </w:rPr>
          </w:rPrChange>
        </w:rPr>
        <w:t>IFN-γ</w:t>
      </w:r>
      <w:r w:rsidRPr="00AA3FB8">
        <w:rPr>
          <w:rFonts w:ascii="Times New Roman" w:hAnsi="Times New Roman" w:cs="B Nazanin"/>
          <w:sz w:val="24"/>
          <w:szCs w:val="28"/>
          <w:u w:val="single"/>
          <w:rtl/>
          <w:rPrChange w:id="546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67" w:author="Lenovo" w:date="2026-09-24T08:55:00Z">
            <w:rPr>
              <w:rFonts w:ascii="Times New Roman" w:hAnsi="Times New Roman" w:cs="B Nazanin" w:hint="cs"/>
              <w:sz w:val="24"/>
              <w:szCs w:val="28"/>
              <w:rtl/>
            </w:rPr>
          </w:rPrChange>
        </w:rPr>
        <w:t>نقش</w:t>
      </w:r>
      <w:r w:rsidRPr="00AA3FB8">
        <w:rPr>
          <w:rFonts w:ascii="Times New Roman" w:hAnsi="Times New Roman" w:cs="B Nazanin"/>
          <w:sz w:val="24"/>
          <w:szCs w:val="28"/>
          <w:u w:val="single"/>
          <w:rtl/>
          <w:rPrChange w:id="546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69" w:author="Lenovo" w:date="2026-09-24T08:55:00Z">
            <w:rPr>
              <w:rFonts w:ascii="Times New Roman" w:hAnsi="Times New Roman" w:cs="B Nazanin" w:hint="cs"/>
              <w:sz w:val="24"/>
              <w:szCs w:val="28"/>
              <w:rtl/>
            </w:rPr>
          </w:rPrChange>
        </w:rPr>
        <w:t>حیاتی</w:t>
      </w:r>
      <w:r w:rsidRPr="00AA3FB8">
        <w:rPr>
          <w:rFonts w:ascii="Times New Roman" w:hAnsi="Times New Roman" w:cs="B Nazanin"/>
          <w:sz w:val="24"/>
          <w:szCs w:val="28"/>
          <w:u w:val="single"/>
          <w:rtl/>
          <w:rPrChange w:id="547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71"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47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73" w:author="Lenovo" w:date="2026-09-24T08:55:00Z">
            <w:rPr>
              <w:rFonts w:ascii="Times New Roman" w:hAnsi="Times New Roman" w:cs="B Nazanin" w:hint="cs"/>
              <w:sz w:val="24"/>
              <w:szCs w:val="28"/>
              <w:rtl/>
            </w:rPr>
          </w:rPrChange>
        </w:rPr>
        <w:t>محدودسازی</w:t>
      </w:r>
      <w:r w:rsidRPr="00AA3FB8">
        <w:rPr>
          <w:rFonts w:ascii="Times New Roman" w:hAnsi="Times New Roman" w:cs="B Nazanin"/>
          <w:sz w:val="24"/>
          <w:szCs w:val="28"/>
          <w:u w:val="single"/>
          <w:rtl/>
          <w:rPrChange w:id="547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75" w:author="Lenovo" w:date="2026-09-24T08:55:00Z">
            <w:rPr>
              <w:rFonts w:ascii="Times New Roman" w:hAnsi="Times New Roman" w:cs="B Nazanin" w:hint="cs"/>
              <w:sz w:val="24"/>
              <w:szCs w:val="28"/>
              <w:rtl/>
            </w:rPr>
          </w:rPrChange>
        </w:rPr>
        <w:t>تکثیر</w:t>
      </w:r>
      <w:r w:rsidRPr="00AA3FB8">
        <w:rPr>
          <w:rFonts w:ascii="Times New Roman" w:hAnsi="Times New Roman" w:cs="B Nazanin"/>
          <w:sz w:val="24"/>
          <w:szCs w:val="28"/>
          <w:u w:val="single"/>
          <w:rtl/>
          <w:rPrChange w:id="5476"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477" w:author="Lenovo" w:date="2026-09-24T08:55:00Z">
            <w:rPr>
              <w:rFonts w:ascii="Times New Roman" w:hAnsi="Times New Roman" w:cs="B Nazanin"/>
              <w:sz w:val="24"/>
              <w:szCs w:val="28"/>
            </w:rPr>
          </w:rPrChange>
        </w:rPr>
        <w:t>WNV</w:t>
      </w:r>
      <w:r w:rsidRPr="00AA3FB8">
        <w:rPr>
          <w:rFonts w:ascii="Times New Roman" w:hAnsi="Times New Roman" w:cs="B Nazanin"/>
          <w:sz w:val="24"/>
          <w:szCs w:val="28"/>
          <w:u w:val="single"/>
          <w:rtl/>
          <w:rPrChange w:id="547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79" w:author="Lenovo" w:date="2026-09-24T08:55:00Z">
            <w:rPr>
              <w:rFonts w:ascii="Times New Roman" w:hAnsi="Times New Roman" w:cs="B Nazanin" w:hint="cs"/>
              <w:sz w:val="24"/>
              <w:szCs w:val="28"/>
              <w:rtl/>
            </w:rPr>
          </w:rPrChange>
        </w:rPr>
        <w:t>دارد</w:t>
      </w:r>
      <w:r w:rsidRPr="00AA3FB8">
        <w:rPr>
          <w:rFonts w:ascii="Times New Roman" w:hAnsi="Times New Roman" w:cs="B Nazanin"/>
          <w:sz w:val="24"/>
          <w:szCs w:val="28"/>
          <w:u w:val="single"/>
          <w:rtl/>
          <w:rPrChange w:id="548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81"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48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83" w:author="Lenovo" w:date="2026-09-24T08:55:00Z">
            <w:rPr>
              <w:rFonts w:ascii="Times New Roman" w:hAnsi="Times New Roman" w:cs="B Nazanin" w:hint="cs"/>
              <w:sz w:val="24"/>
              <w:szCs w:val="28"/>
              <w:rtl/>
            </w:rPr>
          </w:rPrChange>
        </w:rPr>
        <w:t>حذف</w:t>
      </w:r>
      <w:r w:rsidRPr="00AA3FB8">
        <w:rPr>
          <w:rFonts w:ascii="Times New Roman" w:hAnsi="Times New Roman" w:cs="B Nazanin"/>
          <w:sz w:val="24"/>
          <w:szCs w:val="28"/>
          <w:u w:val="single"/>
          <w:rtl/>
          <w:rPrChange w:id="548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85" w:author="Lenovo" w:date="2026-09-24T08:55:00Z">
            <w:rPr>
              <w:rFonts w:ascii="Times New Roman" w:hAnsi="Times New Roman" w:cs="B Nazanin" w:hint="cs"/>
              <w:sz w:val="24"/>
              <w:szCs w:val="28"/>
              <w:rtl/>
            </w:rPr>
          </w:rPrChange>
        </w:rPr>
        <w:t>ژنتیکی</w:t>
      </w:r>
      <w:r w:rsidRPr="00AA3FB8">
        <w:rPr>
          <w:rFonts w:ascii="Times New Roman" w:hAnsi="Times New Roman" w:cs="B Nazanin"/>
          <w:sz w:val="24"/>
          <w:szCs w:val="28"/>
          <w:u w:val="single"/>
          <w:rtl/>
          <w:rPrChange w:id="548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87" w:author="Lenovo" w:date="2026-09-24T08:55:00Z">
            <w:rPr>
              <w:rFonts w:ascii="Times New Roman" w:hAnsi="Times New Roman" w:cs="B Nazanin" w:hint="cs"/>
              <w:sz w:val="24"/>
              <w:szCs w:val="28"/>
              <w:rtl/>
            </w:rPr>
          </w:rPrChange>
        </w:rPr>
        <w:t>این</w:t>
      </w:r>
      <w:r w:rsidRPr="00AA3FB8">
        <w:rPr>
          <w:rFonts w:ascii="Times New Roman" w:hAnsi="Times New Roman" w:cs="B Nazanin"/>
          <w:sz w:val="24"/>
          <w:szCs w:val="28"/>
          <w:u w:val="single"/>
          <w:rtl/>
          <w:rPrChange w:id="548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89" w:author="Lenovo" w:date="2026-09-24T08:55:00Z">
            <w:rPr>
              <w:rFonts w:ascii="Times New Roman" w:hAnsi="Times New Roman" w:cs="B Nazanin" w:hint="cs"/>
              <w:sz w:val="24"/>
              <w:szCs w:val="28"/>
              <w:rtl/>
            </w:rPr>
          </w:rPrChange>
        </w:rPr>
        <w:t>سیتوکین</w:t>
      </w:r>
      <w:r w:rsidRPr="00AA3FB8">
        <w:rPr>
          <w:rFonts w:ascii="Times New Roman" w:hAnsi="Times New Roman" w:cs="B Nazanin"/>
          <w:sz w:val="24"/>
          <w:szCs w:val="28"/>
          <w:u w:val="single"/>
          <w:rtl/>
          <w:rPrChange w:id="549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91" w:author="Lenovo" w:date="2026-09-24T08:55:00Z">
            <w:rPr>
              <w:rFonts w:ascii="Times New Roman" w:hAnsi="Times New Roman" w:cs="B Nazanin" w:hint="cs"/>
              <w:sz w:val="24"/>
              <w:szCs w:val="28"/>
              <w:rtl/>
            </w:rPr>
          </w:rPrChange>
        </w:rPr>
        <w:t>منجر</w:t>
      </w:r>
      <w:r w:rsidRPr="00AA3FB8">
        <w:rPr>
          <w:rFonts w:ascii="Times New Roman" w:hAnsi="Times New Roman" w:cs="B Nazanin"/>
          <w:sz w:val="24"/>
          <w:szCs w:val="28"/>
          <w:u w:val="single"/>
          <w:rtl/>
          <w:rPrChange w:id="549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93" w:author="Lenovo" w:date="2026-09-24T08:55:00Z">
            <w:rPr>
              <w:rFonts w:ascii="Times New Roman" w:hAnsi="Times New Roman" w:cs="B Nazanin" w:hint="cs"/>
              <w:sz w:val="24"/>
              <w:szCs w:val="28"/>
              <w:rtl/>
            </w:rPr>
          </w:rPrChange>
        </w:rPr>
        <w:t>به</w:t>
      </w:r>
      <w:r w:rsidRPr="00AA3FB8">
        <w:rPr>
          <w:rFonts w:ascii="Times New Roman" w:hAnsi="Times New Roman" w:cs="B Nazanin"/>
          <w:sz w:val="24"/>
          <w:szCs w:val="28"/>
          <w:u w:val="single"/>
          <w:rtl/>
          <w:rPrChange w:id="549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95" w:author="Lenovo" w:date="2026-09-24T08:55:00Z">
            <w:rPr>
              <w:rFonts w:ascii="Times New Roman" w:hAnsi="Times New Roman" w:cs="B Nazanin" w:hint="cs"/>
              <w:sz w:val="24"/>
              <w:szCs w:val="28"/>
              <w:rtl/>
            </w:rPr>
          </w:rPrChange>
        </w:rPr>
        <w:t>افزایش</w:t>
      </w:r>
      <w:r w:rsidRPr="00AA3FB8">
        <w:rPr>
          <w:rFonts w:ascii="Times New Roman" w:hAnsi="Times New Roman" w:cs="B Nazanin"/>
          <w:sz w:val="24"/>
          <w:szCs w:val="28"/>
          <w:u w:val="single"/>
          <w:rtl/>
          <w:rPrChange w:id="549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97" w:author="Lenovo" w:date="2026-09-24T08:55:00Z">
            <w:rPr>
              <w:rFonts w:ascii="Times New Roman" w:hAnsi="Times New Roman" w:cs="B Nazanin" w:hint="cs"/>
              <w:sz w:val="24"/>
              <w:szCs w:val="28"/>
              <w:rtl/>
            </w:rPr>
          </w:rPrChange>
        </w:rPr>
        <w:t>بار</w:t>
      </w:r>
      <w:r w:rsidRPr="00AA3FB8">
        <w:rPr>
          <w:rFonts w:ascii="Times New Roman" w:hAnsi="Times New Roman" w:cs="B Nazanin"/>
          <w:sz w:val="24"/>
          <w:szCs w:val="28"/>
          <w:u w:val="single"/>
          <w:rtl/>
          <w:rPrChange w:id="549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499" w:author="Lenovo" w:date="2026-09-24T08:55:00Z">
            <w:rPr>
              <w:rFonts w:ascii="Times New Roman" w:hAnsi="Times New Roman" w:cs="B Nazanin" w:hint="cs"/>
              <w:sz w:val="24"/>
              <w:szCs w:val="28"/>
              <w:rtl/>
            </w:rPr>
          </w:rPrChange>
        </w:rPr>
        <w:t>ویروسی</w:t>
      </w:r>
      <w:r w:rsidRPr="00AA3FB8">
        <w:rPr>
          <w:rFonts w:ascii="Times New Roman" w:hAnsi="Times New Roman" w:cs="B Nazanin"/>
          <w:sz w:val="24"/>
          <w:szCs w:val="28"/>
          <w:u w:val="single"/>
          <w:rtl/>
          <w:rPrChange w:id="550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01"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50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03" w:author="Lenovo" w:date="2026-09-24T08:55:00Z">
            <w:rPr>
              <w:rFonts w:ascii="Times New Roman" w:hAnsi="Times New Roman" w:cs="B Nazanin" w:hint="cs"/>
              <w:sz w:val="24"/>
              <w:szCs w:val="28"/>
              <w:rtl/>
            </w:rPr>
          </w:rPrChange>
        </w:rPr>
        <w:t>شدت</w:t>
      </w:r>
      <w:r w:rsidRPr="00AA3FB8">
        <w:rPr>
          <w:rFonts w:ascii="Times New Roman" w:hAnsi="Times New Roman" w:cs="B Nazanin"/>
          <w:sz w:val="24"/>
          <w:szCs w:val="28"/>
          <w:u w:val="single"/>
          <w:rtl/>
          <w:rPrChange w:id="550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05" w:author="Lenovo" w:date="2026-09-24T08:55:00Z">
            <w:rPr>
              <w:rFonts w:ascii="Times New Roman" w:hAnsi="Times New Roman" w:cs="B Nazanin" w:hint="cs"/>
              <w:sz w:val="24"/>
              <w:szCs w:val="28"/>
              <w:rtl/>
            </w:rPr>
          </w:rPrChange>
        </w:rPr>
        <w:t>بیماری</w:t>
      </w:r>
      <w:r w:rsidRPr="00AA3FB8">
        <w:rPr>
          <w:rFonts w:ascii="Times New Roman" w:hAnsi="Times New Roman" w:cs="B Nazanin"/>
          <w:sz w:val="24"/>
          <w:szCs w:val="28"/>
          <w:u w:val="single"/>
          <w:rtl/>
          <w:rPrChange w:id="550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07"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50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09" w:author="Lenovo" w:date="2026-09-24T08:55:00Z">
            <w:rPr>
              <w:rFonts w:ascii="Times New Roman" w:hAnsi="Times New Roman" w:cs="B Nazanin" w:hint="cs"/>
              <w:sz w:val="24"/>
              <w:szCs w:val="28"/>
              <w:rtl/>
            </w:rPr>
          </w:rPrChange>
        </w:rPr>
        <w:t>مدل</w:t>
      </w:r>
      <w:r w:rsidRPr="00AA3FB8">
        <w:rPr>
          <w:rFonts w:ascii="Times New Roman" w:hAnsi="Times New Roman" w:cs="B Nazanin"/>
          <w:sz w:val="24"/>
          <w:szCs w:val="28"/>
          <w:u w:val="single"/>
          <w:rtl/>
          <w:rPrChange w:id="551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11" w:author="Lenovo" w:date="2026-09-24T08:55:00Z">
            <w:rPr>
              <w:rFonts w:ascii="Times New Roman" w:hAnsi="Times New Roman" w:cs="B Nazanin" w:hint="cs"/>
              <w:sz w:val="24"/>
              <w:szCs w:val="28"/>
              <w:rtl/>
            </w:rPr>
          </w:rPrChange>
        </w:rPr>
        <w:t>موشی</w:t>
      </w:r>
      <w:r w:rsidRPr="00AA3FB8">
        <w:rPr>
          <w:rFonts w:ascii="Times New Roman" w:hAnsi="Times New Roman" w:cs="B Nazanin"/>
          <w:sz w:val="24"/>
          <w:szCs w:val="28"/>
          <w:u w:val="single"/>
          <w:rtl/>
          <w:rPrChange w:id="551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13" w:author="Lenovo" w:date="2026-09-24T08:55:00Z">
            <w:rPr>
              <w:rFonts w:ascii="Times New Roman" w:hAnsi="Times New Roman" w:cs="B Nazanin" w:hint="cs"/>
              <w:sz w:val="24"/>
              <w:szCs w:val="28"/>
              <w:rtl/>
            </w:rPr>
          </w:rPrChange>
        </w:rPr>
        <w:t>می‌شود</w:t>
      </w:r>
      <w:r w:rsidRPr="00AA3FB8">
        <w:rPr>
          <w:rFonts w:ascii="Times New Roman" w:hAnsi="Times New Roman" w:cs="B Nazanin"/>
          <w:sz w:val="24"/>
          <w:szCs w:val="28"/>
          <w:u w:val="single"/>
          <w:rtl/>
          <w:rPrChange w:id="551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15" w:author="Lenovo" w:date="2026-09-24T08:55:00Z">
            <w:rPr>
              <w:rFonts w:ascii="Times New Roman" w:hAnsi="Times New Roman" w:cs="B Nazanin" w:hint="cs"/>
              <w:sz w:val="24"/>
              <w:szCs w:val="28"/>
              <w:rtl/>
            </w:rPr>
          </w:rPrChange>
        </w:rPr>
        <w:t>بنابراین،</w:t>
      </w:r>
      <w:r w:rsidRPr="00AA3FB8">
        <w:rPr>
          <w:rFonts w:ascii="Times New Roman" w:hAnsi="Times New Roman" w:cs="B Nazanin"/>
          <w:sz w:val="24"/>
          <w:szCs w:val="28"/>
          <w:u w:val="single"/>
          <w:rtl/>
          <w:rPrChange w:id="551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17" w:author="Lenovo" w:date="2026-09-24T08:55:00Z">
            <w:rPr>
              <w:rFonts w:ascii="Times New Roman" w:hAnsi="Times New Roman" w:cs="B Nazanin" w:hint="cs"/>
              <w:sz w:val="24"/>
              <w:szCs w:val="28"/>
              <w:rtl/>
            </w:rPr>
          </w:rPrChange>
        </w:rPr>
        <w:t>افزایش</w:t>
      </w:r>
      <w:r w:rsidRPr="00AA3FB8">
        <w:rPr>
          <w:rFonts w:ascii="Times New Roman" w:hAnsi="Times New Roman" w:cs="B Nazanin"/>
          <w:sz w:val="24"/>
          <w:szCs w:val="28"/>
          <w:u w:val="single"/>
          <w:rtl/>
          <w:rPrChange w:id="5518"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519" w:author="Lenovo" w:date="2026-09-24T08:55:00Z">
            <w:rPr>
              <w:rFonts w:ascii="Times New Roman" w:hAnsi="Times New Roman" w:cs="B Nazanin"/>
              <w:sz w:val="24"/>
              <w:szCs w:val="28"/>
            </w:rPr>
          </w:rPrChange>
        </w:rPr>
        <w:t>IFN-γ</w:t>
      </w:r>
      <w:r w:rsidRPr="00AA3FB8">
        <w:rPr>
          <w:rFonts w:ascii="Times New Roman" w:hAnsi="Times New Roman" w:cs="B Nazanin"/>
          <w:sz w:val="24"/>
          <w:szCs w:val="28"/>
          <w:u w:val="single"/>
          <w:rtl/>
          <w:rPrChange w:id="552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21" w:author="Lenovo" w:date="2026-09-24T08:55:00Z">
            <w:rPr>
              <w:rFonts w:ascii="Times New Roman" w:hAnsi="Times New Roman" w:cs="B Nazanin" w:hint="cs"/>
              <w:sz w:val="24"/>
              <w:szCs w:val="28"/>
              <w:rtl/>
            </w:rPr>
          </w:rPrChange>
        </w:rPr>
        <w:t>مشاهده‌شده</w:t>
      </w:r>
      <w:r w:rsidRPr="00AA3FB8">
        <w:rPr>
          <w:rFonts w:ascii="Times New Roman" w:hAnsi="Times New Roman" w:cs="B Nazanin"/>
          <w:sz w:val="24"/>
          <w:szCs w:val="28"/>
          <w:u w:val="single"/>
          <w:rtl/>
          <w:rPrChange w:id="552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23"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52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25" w:author="Lenovo" w:date="2026-09-24T08:55:00Z">
            <w:rPr>
              <w:rFonts w:ascii="Times New Roman" w:hAnsi="Times New Roman" w:cs="B Nazanin" w:hint="cs"/>
              <w:sz w:val="24"/>
              <w:szCs w:val="28"/>
              <w:rtl/>
            </w:rPr>
          </w:rPrChange>
        </w:rPr>
        <w:t>این</w:t>
      </w:r>
      <w:r w:rsidRPr="00AA3FB8">
        <w:rPr>
          <w:rFonts w:ascii="Times New Roman" w:hAnsi="Times New Roman" w:cs="B Nazanin"/>
          <w:sz w:val="24"/>
          <w:szCs w:val="28"/>
          <w:u w:val="single"/>
          <w:rtl/>
          <w:rPrChange w:id="552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27" w:author="Lenovo" w:date="2026-09-24T08:55:00Z">
            <w:rPr>
              <w:rFonts w:ascii="Times New Roman" w:hAnsi="Times New Roman" w:cs="B Nazanin" w:hint="cs"/>
              <w:sz w:val="24"/>
              <w:szCs w:val="28"/>
              <w:rtl/>
            </w:rPr>
          </w:rPrChange>
        </w:rPr>
        <w:t>پژوهش</w:t>
      </w:r>
      <w:r w:rsidRPr="00AA3FB8">
        <w:rPr>
          <w:rFonts w:ascii="Times New Roman" w:hAnsi="Times New Roman" w:cs="B Nazanin"/>
          <w:sz w:val="24"/>
          <w:szCs w:val="28"/>
          <w:u w:val="single"/>
          <w:rtl/>
          <w:rPrChange w:id="552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29" w:author="Lenovo" w:date="2026-09-24T08:55:00Z">
            <w:rPr>
              <w:rFonts w:ascii="Times New Roman" w:hAnsi="Times New Roman" w:cs="B Nazanin" w:hint="cs"/>
              <w:sz w:val="24"/>
              <w:szCs w:val="28"/>
              <w:rtl/>
            </w:rPr>
          </w:rPrChange>
        </w:rPr>
        <w:t>می‌تواند</w:t>
      </w:r>
      <w:r w:rsidRPr="00AA3FB8">
        <w:rPr>
          <w:rFonts w:ascii="Times New Roman" w:hAnsi="Times New Roman" w:cs="B Nazanin"/>
          <w:sz w:val="24"/>
          <w:szCs w:val="28"/>
          <w:u w:val="single"/>
          <w:rtl/>
          <w:rPrChange w:id="553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31" w:author="Lenovo" w:date="2026-09-24T08:55:00Z">
            <w:rPr>
              <w:rFonts w:ascii="Times New Roman" w:hAnsi="Times New Roman" w:cs="B Nazanin" w:hint="cs"/>
              <w:sz w:val="24"/>
              <w:szCs w:val="28"/>
              <w:rtl/>
            </w:rPr>
          </w:rPrChange>
        </w:rPr>
        <w:t>به‌عنوان</w:t>
      </w:r>
      <w:r w:rsidRPr="00AA3FB8">
        <w:rPr>
          <w:rFonts w:ascii="Times New Roman" w:hAnsi="Times New Roman" w:cs="B Nazanin"/>
          <w:sz w:val="24"/>
          <w:szCs w:val="28"/>
          <w:u w:val="single"/>
          <w:rtl/>
          <w:rPrChange w:id="553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33" w:author="Lenovo" w:date="2026-09-24T08:55:00Z">
            <w:rPr>
              <w:rFonts w:ascii="Times New Roman" w:hAnsi="Times New Roman" w:cs="B Nazanin" w:hint="cs"/>
              <w:sz w:val="24"/>
              <w:szCs w:val="28"/>
              <w:rtl/>
            </w:rPr>
          </w:rPrChange>
        </w:rPr>
        <w:t>شاخصی</w:t>
      </w:r>
      <w:r w:rsidRPr="00AA3FB8">
        <w:rPr>
          <w:rFonts w:ascii="Times New Roman" w:hAnsi="Times New Roman" w:cs="B Nazanin"/>
          <w:sz w:val="24"/>
          <w:szCs w:val="28"/>
          <w:u w:val="single"/>
          <w:rtl/>
          <w:rPrChange w:id="553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35" w:author="Lenovo" w:date="2026-09-24T08:55:00Z">
            <w:rPr>
              <w:rFonts w:ascii="Times New Roman" w:hAnsi="Times New Roman" w:cs="B Nazanin" w:hint="cs"/>
              <w:sz w:val="24"/>
              <w:szCs w:val="28"/>
              <w:rtl/>
            </w:rPr>
          </w:rPrChange>
        </w:rPr>
        <w:t>از</w:t>
      </w:r>
      <w:r w:rsidRPr="00AA3FB8">
        <w:rPr>
          <w:rFonts w:ascii="Times New Roman" w:hAnsi="Times New Roman" w:cs="B Nazanin"/>
          <w:sz w:val="24"/>
          <w:szCs w:val="28"/>
          <w:u w:val="single"/>
          <w:rtl/>
          <w:rPrChange w:id="553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37" w:author="Lenovo" w:date="2026-09-24T08:55:00Z">
            <w:rPr>
              <w:rFonts w:ascii="Times New Roman" w:hAnsi="Times New Roman" w:cs="B Nazanin" w:hint="cs"/>
              <w:sz w:val="24"/>
              <w:szCs w:val="28"/>
              <w:rtl/>
            </w:rPr>
          </w:rPrChange>
        </w:rPr>
        <w:t>فعال‌سازی</w:t>
      </w:r>
      <w:r w:rsidRPr="00AA3FB8">
        <w:rPr>
          <w:rFonts w:ascii="Times New Roman" w:hAnsi="Times New Roman" w:cs="B Nazanin"/>
          <w:sz w:val="24"/>
          <w:szCs w:val="28"/>
          <w:u w:val="single"/>
          <w:rtl/>
          <w:rPrChange w:id="553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39" w:author="Lenovo" w:date="2026-09-24T08:55:00Z">
            <w:rPr>
              <w:rFonts w:ascii="Times New Roman" w:hAnsi="Times New Roman" w:cs="B Nazanin" w:hint="cs"/>
              <w:sz w:val="24"/>
              <w:szCs w:val="28"/>
              <w:rtl/>
            </w:rPr>
          </w:rPrChange>
        </w:rPr>
        <w:t>پاسخ‌های</w:t>
      </w:r>
      <w:r w:rsidRPr="00AA3FB8">
        <w:rPr>
          <w:rFonts w:ascii="Times New Roman" w:hAnsi="Times New Roman" w:cs="B Nazanin"/>
          <w:sz w:val="24"/>
          <w:szCs w:val="28"/>
          <w:u w:val="single"/>
          <w:rtl/>
          <w:rPrChange w:id="554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41" w:author="Lenovo" w:date="2026-09-24T08:55:00Z">
            <w:rPr>
              <w:rFonts w:ascii="Times New Roman" w:hAnsi="Times New Roman" w:cs="B Nazanin" w:hint="cs"/>
              <w:sz w:val="24"/>
              <w:szCs w:val="28"/>
              <w:rtl/>
            </w:rPr>
          </w:rPrChange>
        </w:rPr>
        <w:t>سلولی</w:t>
      </w:r>
      <w:r w:rsidRPr="00AA3FB8">
        <w:rPr>
          <w:rFonts w:ascii="Times New Roman" w:hAnsi="Times New Roman" w:cs="B Nazanin"/>
          <w:sz w:val="24"/>
          <w:szCs w:val="28"/>
          <w:u w:val="single"/>
          <w:rtl/>
          <w:rPrChange w:id="554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43" w:author="Lenovo" w:date="2026-09-24T08:55:00Z">
            <w:rPr>
              <w:rFonts w:ascii="Times New Roman" w:hAnsi="Times New Roman" w:cs="B Nazanin" w:hint="cs"/>
              <w:sz w:val="24"/>
              <w:szCs w:val="28"/>
              <w:rtl/>
            </w:rPr>
          </w:rPrChange>
        </w:rPr>
        <w:t>مؤثر</w:t>
      </w:r>
      <w:r w:rsidRPr="00AA3FB8">
        <w:rPr>
          <w:rFonts w:ascii="Times New Roman" w:hAnsi="Times New Roman" w:cs="B Nazanin"/>
          <w:sz w:val="24"/>
          <w:szCs w:val="28"/>
          <w:u w:val="single"/>
          <w:rtl/>
          <w:rPrChange w:id="554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45" w:author="Lenovo" w:date="2026-09-24T08:55:00Z">
            <w:rPr>
              <w:rFonts w:ascii="Times New Roman" w:hAnsi="Times New Roman" w:cs="B Nazanin" w:hint="cs"/>
              <w:sz w:val="24"/>
              <w:szCs w:val="28"/>
              <w:rtl/>
            </w:rPr>
          </w:rPrChange>
        </w:rPr>
        <w:t>علیه</w:t>
      </w:r>
      <w:r w:rsidRPr="00AA3FB8">
        <w:rPr>
          <w:rFonts w:ascii="Times New Roman" w:hAnsi="Times New Roman" w:cs="B Nazanin"/>
          <w:sz w:val="24"/>
          <w:szCs w:val="28"/>
          <w:u w:val="single"/>
          <w:rtl/>
          <w:rPrChange w:id="5546"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547" w:author="Lenovo" w:date="2026-09-24T08:55:00Z">
            <w:rPr>
              <w:rFonts w:ascii="Times New Roman" w:hAnsi="Times New Roman" w:cs="B Nazanin"/>
              <w:sz w:val="24"/>
              <w:szCs w:val="28"/>
            </w:rPr>
          </w:rPrChange>
        </w:rPr>
        <w:t>WNV</w:t>
      </w:r>
      <w:r w:rsidRPr="00AA3FB8">
        <w:rPr>
          <w:rFonts w:ascii="Times New Roman" w:hAnsi="Times New Roman" w:cs="B Nazanin"/>
          <w:sz w:val="24"/>
          <w:szCs w:val="28"/>
          <w:u w:val="single"/>
          <w:rtl/>
          <w:rPrChange w:id="554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49" w:author="Lenovo" w:date="2026-09-24T08:55:00Z">
            <w:rPr>
              <w:rFonts w:ascii="Times New Roman" w:hAnsi="Times New Roman" w:cs="B Nazanin" w:hint="cs"/>
              <w:sz w:val="24"/>
              <w:szCs w:val="28"/>
              <w:rtl/>
            </w:rPr>
          </w:rPrChange>
        </w:rPr>
        <w:t>تفسیر</w:t>
      </w:r>
      <w:r w:rsidRPr="00AA3FB8">
        <w:rPr>
          <w:rFonts w:ascii="Times New Roman" w:hAnsi="Times New Roman" w:cs="B Nazanin"/>
          <w:sz w:val="24"/>
          <w:szCs w:val="28"/>
          <w:u w:val="single"/>
          <w:rtl/>
          <w:rPrChange w:id="555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51" w:author="Lenovo" w:date="2026-09-24T08:55:00Z">
            <w:rPr>
              <w:rFonts w:ascii="Times New Roman" w:hAnsi="Times New Roman" w:cs="B Nazanin" w:hint="cs"/>
              <w:sz w:val="24"/>
              <w:szCs w:val="28"/>
              <w:rtl/>
            </w:rPr>
          </w:rPrChange>
        </w:rPr>
        <w:t>شود،</w:t>
      </w:r>
      <w:r w:rsidRPr="00AA3FB8">
        <w:rPr>
          <w:rFonts w:ascii="Times New Roman" w:hAnsi="Times New Roman" w:cs="B Nazanin"/>
          <w:sz w:val="24"/>
          <w:szCs w:val="28"/>
          <w:u w:val="single"/>
          <w:rtl/>
          <w:rPrChange w:id="555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53" w:author="Lenovo" w:date="2026-09-24T08:55:00Z">
            <w:rPr>
              <w:rFonts w:ascii="Times New Roman" w:hAnsi="Times New Roman" w:cs="B Nazanin" w:hint="cs"/>
              <w:sz w:val="24"/>
              <w:szCs w:val="28"/>
              <w:rtl/>
            </w:rPr>
          </w:rPrChange>
        </w:rPr>
        <w:t>هرچند</w:t>
      </w:r>
      <w:r w:rsidRPr="00AA3FB8">
        <w:rPr>
          <w:rFonts w:ascii="Times New Roman" w:hAnsi="Times New Roman" w:cs="B Nazanin"/>
          <w:sz w:val="24"/>
          <w:szCs w:val="28"/>
          <w:u w:val="single"/>
          <w:rtl/>
          <w:rPrChange w:id="555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55" w:author="Lenovo" w:date="2026-09-24T08:55:00Z">
            <w:rPr>
              <w:rFonts w:ascii="Times New Roman" w:hAnsi="Times New Roman" w:cs="B Nazanin" w:hint="cs"/>
              <w:sz w:val="24"/>
              <w:szCs w:val="28"/>
              <w:rtl/>
            </w:rPr>
          </w:rPrChange>
        </w:rPr>
        <w:t>ارزیابی</w:t>
      </w:r>
      <w:r w:rsidRPr="00AA3FB8">
        <w:rPr>
          <w:rFonts w:ascii="Times New Roman" w:hAnsi="Times New Roman" w:cs="B Nazanin"/>
          <w:sz w:val="24"/>
          <w:szCs w:val="28"/>
          <w:u w:val="single"/>
          <w:rtl/>
          <w:rPrChange w:id="555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57" w:author="Lenovo" w:date="2026-09-24T08:55:00Z">
            <w:rPr>
              <w:rFonts w:ascii="Times New Roman" w:hAnsi="Times New Roman" w:cs="B Nazanin" w:hint="cs"/>
              <w:sz w:val="24"/>
              <w:szCs w:val="28"/>
              <w:rtl/>
            </w:rPr>
          </w:rPrChange>
        </w:rPr>
        <w:t>مستقیم</w:t>
      </w:r>
      <w:r w:rsidRPr="00AA3FB8">
        <w:rPr>
          <w:rFonts w:ascii="Times New Roman" w:hAnsi="Times New Roman" w:cs="B Nazanin"/>
          <w:sz w:val="24"/>
          <w:szCs w:val="28"/>
          <w:u w:val="single"/>
          <w:rtl/>
          <w:rPrChange w:id="555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59" w:author="Lenovo" w:date="2026-09-24T08:55:00Z">
            <w:rPr>
              <w:rFonts w:ascii="Times New Roman" w:hAnsi="Times New Roman" w:cs="B Nazanin" w:hint="cs"/>
              <w:sz w:val="24"/>
              <w:szCs w:val="28"/>
              <w:rtl/>
            </w:rPr>
          </w:rPrChange>
        </w:rPr>
        <w:t>حفاظت</w:t>
      </w:r>
      <w:r w:rsidRPr="00AA3FB8">
        <w:rPr>
          <w:rFonts w:ascii="Times New Roman" w:hAnsi="Times New Roman" w:cs="B Nazanin"/>
          <w:sz w:val="24"/>
          <w:szCs w:val="28"/>
          <w:u w:val="single"/>
          <w:rtl/>
          <w:rPrChange w:id="556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61" w:author="Lenovo" w:date="2026-09-24T08:55:00Z">
            <w:rPr>
              <w:rFonts w:ascii="Times New Roman" w:hAnsi="Times New Roman" w:cs="B Nazanin" w:hint="cs"/>
              <w:sz w:val="24"/>
              <w:szCs w:val="28"/>
              <w:rtl/>
            </w:rPr>
          </w:rPrChange>
        </w:rPr>
        <w:t>نیازمند</w:t>
      </w:r>
      <w:r w:rsidRPr="00AA3FB8">
        <w:rPr>
          <w:rFonts w:ascii="Times New Roman" w:hAnsi="Times New Roman" w:cs="B Nazanin"/>
          <w:sz w:val="24"/>
          <w:szCs w:val="28"/>
          <w:u w:val="single"/>
          <w:rtl/>
          <w:rPrChange w:id="556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63" w:author="Lenovo" w:date="2026-09-24T08:55:00Z">
            <w:rPr>
              <w:rFonts w:ascii="Times New Roman" w:hAnsi="Times New Roman" w:cs="B Nazanin" w:hint="cs"/>
              <w:sz w:val="24"/>
              <w:szCs w:val="28"/>
              <w:rtl/>
            </w:rPr>
          </w:rPrChange>
        </w:rPr>
        <w:t>آزمون</w:t>
      </w:r>
      <w:r w:rsidRPr="00AA3FB8">
        <w:rPr>
          <w:rFonts w:ascii="Times New Roman" w:hAnsi="Times New Roman" w:cs="B Nazanin"/>
          <w:sz w:val="24"/>
          <w:szCs w:val="28"/>
          <w:u w:val="single"/>
          <w:rtl/>
          <w:rPrChange w:id="556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65" w:author="Lenovo" w:date="2026-09-24T08:55:00Z">
            <w:rPr>
              <w:rFonts w:ascii="Times New Roman" w:hAnsi="Times New Roman" w:cs="B Nazanin" w:hint="cs"/>
              <w:sz w:val="24"/>
              <w:szCs w:val="28"/>
              <w:rtl/>
            </w:rPr>
          </w:rPrChange>
        </w:rPr>
        <w:t>چالش</w:t>
      </w:r>
      <w:r w:rsidRPr="00AA3FB8">
        <w:rPr>
          <w:rFonts w:ascii="Times New Roman" w:hAnsi="Times New Roman" w:cs="B Nazanin"/>
          <w:sz w:val="24"/>
          <w:szCs w:val="28"/>
          <w:u w:val="single"/>
          <w:rtl/>
          <w:rPrChange w:id="556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67" w:author="Lenovo" w:date="2026-09-24T08:55:00Z">
            <w:rPr>
              <w:rFonts w:ascii="Times New Roman" w:hAnsi="Times New Roman" w:cs="B Nazanin" w:hint="cs"/>
              <w:sz w:val="24"/>
              <w:szCs w:val="28"/>
              <w:rtl/>
            </w:rPr>
          </w:rPrChange>
        </w:rPr>
        <w:t>ویروسی</w:t>
      </w:r>
      <w:r w:rsidRPr="00AA3FB8">
        <w:rPr>
          <w:rFonts w:ascii="Times New Roman" w:hAnsi="Times New Roman" w:cs="B Nazanin"/>
          <w:sz w:val="24"/>
          <w:szCs w:val="28"/>
          <w:u w:val="single"/>
          <w:rtl/>
          <w:rPrChange w:id="556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569" w:author="Lenovo" w:date="2026-09-24T08:55:00Z">
            <w:rPr>
              <w:rFonts w:ascii="Times New Roman" w:hAnsi="Times New Roman" w:cs="B Nazanin" w:hint="cs"/>
              <w:sz w:val="24"/>
              <w:szCs w:val="28"/>
              <w:rtl/>
            </w:rPr>
          </w:rPrChange>
        </w:rPr>
        <w:t>است</w:t>
      </w:r>
      <w:r w:rsidRPr="00AA3FB8">
        <w:rPr>
          <w:rFonts w:ascii="Times New Roman" w:hAnsi="Times New Roman" w:cs="B Nazanin"/>
          <w:sz w:val="24"/>
          <w:szCs w:val="28"/>
          <w:u w:val="single"/>
          <w:rtl/>
          <w:rPrChange w:id="5570" w:author="Lenovo" w:date="2026-09-24T08:55:00Z">
            <w:rPr>
              <w:rFonts w:ascii="Times New Roman" w:hAnsi="Times New Roman" w:cs="B Nazanin"/>
              <w:sz w:val="24"/>
              <w:szCs w:val="28"/>
              <w:rtl/>
            </w:rPr>
          </w:rPrChange>
        </w:rPr>
        <w:t>.</w:t>
      </w:r>
    </w:p>
    <w:p w14:paraId="5F7ED194" w14:textId="77777777" w:rsidR="001F056E" w:rsidRPr="00AA3FB8" w:rsidRDefault="001F056E" w:rsidP="00A2596F">
      <w:pPr>
        <w:spacing w:line="360" w:lineRule="auto"/>
        <w:jc w:val="both"/>
        <w:rPr>
          <w:rFonts w:ascii="Times New Roman" w:hAnsi="Times New Roman" w:cs="B Nazanin"/>
          <w:color w:val="000000" w:themeColor="text1"/>
          <w:sz w:val="24"/>
          <w:szCs w:val="28"/>
          <w:u w:val="single"/>
          <w:rtl/>
          <w:rPrChange w:id="5571" w:author="Lenovo" w:date="2026-09-24T08:55:00Z">
            <w:rPr>
              <w:rFonts w:ascii="Times New Roman" w:hAnsi="Times New Roman" w:cs="B Nazanin"/>
              <w:color w:val="000000" w:themeColor="text1"/>
              <w:sz w:val="24"/>
              <w:szCs w:val="28"/>
              <w:rtl/>
            </w:rPr>
          </w:rPrChange>
        </w:rPr>
      </w:pPr>
      <w:r w:rsidRPr="00AA3FB8">
        <w:rPr>
          <w:rFonts w:ascii="Times New Roman" w:hAnsi="Times New Roman" w:cs="B Nazanin" w:hint="cs"/>
          <w:color w:val="000000" w:themeColor="text1"/>
          <w:sz w:val="24"/>
          <w:szCs w:val="28"/>
          <w:u w:val="single"/>
          <w:rtl/>
          <w:rPrChange w:id="5572" w:author="Lenovo" w:date="2026-09-24T08:55:00Z">
            <w:rPr>
              <w:rFonts w:ascii="Times New Roman" w:hAnsi="Times New Roman" w:cs="B Nazanin" w:hint="cs"/>
              <w:color w:val="000000" w:themeColor="text1"/>
              <w:sz w:val="24"/>
              <w:szCs w:val="28"/>
              <w:rtl/>
            </w:rPr>
          </w:rPrChange>
        </w:rPr>
        <w:t>از</w:t>
      </w:r>
      <w:r w:rsidRPr="00AA3FB8">
        <w:rPr>
          <w:rFonts w:ascii="Times New Roman" w:hAnsi="Times New Roman" w:cs="B Nazanin"/>
          <w:color w:val="000000" w:themeColor="text1"/>
          <w:sz w:val="24"/>
          <w:szCs w:val="28"/>
          <w:u w:val="single"/>
          <w:rtl/>
          <w:rPrChange w:id="5573"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74" w:author="Lenovo" w:date="2026-09-24T08:55:00Z">
            <w:rPr>
              <w:rFonts w:ascii="Times New Roman" w:hAnsi="Times New Roman" w:cs="B Nazanin" w:hint="cs"/>
              <w:color w:val="000000" w:themeColor="text1"/>
              <w:sz w:val="24"/>
              <w:szCs w:val="28"/>
              <w:rtl/>
            </w:rPr>
          </w:rPrChange>
        </w:rPr>
        <w:t>سوی</w:t>
      </w:r>
      <w:r w:rsidRPr="00AA3FB8">
        <w:rPr>
          <w:rFonts w:ascii="Times New Roman" w:hAnsi="Times New Roman" w:cs="B Nazanin"/>
          <w:color w:val="000000" w:themeColor="text1"/>
          <w:sz w:val="24"/>
          <w:szCs w:val="28"/>
          <w:u w:val="single"/>
          <w:rtl/>
          <w:rPrChange w:id="5575"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76" w:author="Lenovo" w:date="2026-09-24T08:55:00Z">
            <w:rPr>
              <w:rFonts w:ascii="Times New Roman" w:hAnsi="Times New Roman" w:cs="B Nazanin" w:hint="cs"/>
              <w:color w:val="000000" w:themeColor="text1"/>
              <w:sz w:val="24"/>
              <w:szCs w:val="28"/>
              <w:rtl/>
            </w:rPr>
          </w:rPrChange>
        </w:rPr>
        <w:t>دیگر،</w:t>
      </w:r>
      <w:r w:rsidRPr="00AA3FB8">
        <w:rPr>
          <w:rFonts w:ascii="Times New Roman" w:hAnsi="Times New Roman" w:cs="B Nazanin"/>
          <w:color w:val="000000" w:themeColor="text1"/>
          <w:sz w:val="24"/>
          <w:szCs w:val="28"/>
          <w:u w:val="single"/>
          <w:rtl/>
          <w:rPrChange w:id="5577"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78" w:author="Lenovo" w:date="2026-09-24T08:55:00Z">
            <w:rPr>
              <w:rFonts w:ascii="Times New Roman" w:hAnsi="Times New Roman" w:cs="B Nazanin" w:hint="cs"/>
              <w:color w:val="000000" w:themeColor="text1"/>
              <w:sz w:val="24"/>
              <w:szCs w:val="28"/>
              <w:rtl/>
            </w:rPr>
          </w:rPrChange>
        </w:rPr>
        <w:t>افزایش</w:t>
      </w:r>
      <w:r w:rsidRPr="00AA3FB8">
        <w:rPr>
          <w:rFonts w:ascii="Times New Roman" w:hAnsi="Times New Roman" w:cs="B Nazanin"/>
          <w:color w:val="000000" w:themeColor="text1"/>
          <w:sz w:val="24"/>
          <w:szCs w:val="28"/>
          <w:u w:val="single"/>
          <w:rtl/>
          <w:rPrChange w:id="5579"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80" w:author="Lenovo" w:date="2026-09-24T08:55:00Z">
            <w:rPr>
              <w:rFonts w:ascii="Times New Roman" w:hAnsi="Times New Roman" w:cs="B Nazanin" w:hint="cs"/>
              <w:color w:val="000000" w:themeColor="text1"/>
              <w:sz w:val="24"/>
              <w:szCs w:val="28"/>
              <w:rtl/>
            </w:rPr>
          </w:rPrChange>
        </w:rPr>
        <w:t>ترشح</w:t>
      </w:r>
      <w:r w:rsidRPr="00AA3FB8">
        <w:rPr>
          <w:rFonts w:ascii="Times New Roman" w:hAnsi="Times New Roman" w:cs="B Nazanin"/>
          <w:color w:val="000000" w:themeColor="text1"/>
          <w:sz w:val="24"/>
          <w:szCs w:val="28"/>
          <w:u w:val="single"/>
          <w:rtl/>
          <w:rPrChange w:id="5581"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color w:val="000000" w:themeColor="text1"/>
          <w:sz w:val="24"/>
          <w:szCs w:val="28"/>
          <w:u w:val="single"/>
          <w:rPrChange w:id="5582" w:author="Lenovo" w:date="2026-09-24T08:55:00Z">
            <w:rPr>
              <w:rFonts w:ascii="Times New Roman" w:hAnsi="Times New Roman" w:cs="B Nazanin"/>
              <w:color w:val="000000" w:themeColor="text1"/>
              <w:sz w:val="24"/>
              <w:szCs w:val="28"/>
            </w:rPr>
          </w:rPrChange>
        </w:rPr>
        <w:t>IL-5</w:t>
      </w:r>
      <w:r w:rsidRPr="00AA3FB8">
        <w:rPr>
          <w:rFonts w:ascii="Times New Roman" w:hAnsi="Times New Roman" w:cs="B Nazanin"/>
          <w:color w:val="000000" w:themeColor="text1"/>
          <w:sz w:val="24"/>
          <w:szCs w:val="28"/>
          <w:u w:val="single"/>
          <w:rtl/>
          <w:rPrChange w:id="5583"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84" w:author="Lenovo" w:date="2026-09-24T08:55:00Z">
            <w:rPr>
              <w:rFonts w:ascii="Times New Roman" w:hAnsi="Times New Roman" w:cs="B Nazanin" w:hint="cs"/>
              <w:color w:val="000000" w:themeColor="text1"/>
              <w:sz w:val="24"/>
              <w:szCs w:val="28"/>
              <w:rtl/>
            </w:rPr>
          </w:rPrChange>
        </w:rPr>
        <w:t>در</w:t>
      </w:r>
      <w:r w:rsidRPr="00AA3FB8">
        <w:rPr>
          <w:rFonts w:ascii="Times New Roman" w:hAnsi="Times New Roman" w:cs="B Nazanin"/>
          <w:color w:val="000000" w:themeColor="text1"/>
          <w:sz w:val="24"/>
          <w:szCs w:val="28"/>
          <w:u w:val="single"/>
          <w:rtl/>
          <w:rPrChange w:id="5585"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86" w:author="Lenovo" w:date="2026-09-24T08:55:00Z">
            <w:rPr>
              <w:rFonts w:ascii="Times New Roman" w:hAnsi="Times New Roman" w:cs="B Nazanin" w:hint="cs"/>
              <w:color w:val="000000" w:themeColor="text1"/>
              <w:sz w:val="24"/>
              <w:szCs w:val="28"/>
              <w:rtl/>
            </w:rPr>
          </w:rPrChange>
        </w:rPr>
        <w:t>گروه‌های</w:t>
      </w:r>
      <w:r w:rsidRPr="00AA3FB8">
        <w:rPr>
          <w:rFonts w:ascii="Times New Roman" w:hAnsi="Times New Roman" w:cs="B Nazanin"/>
          <w:color w:val="000000" w:themeColor="text1"/>
          <w:sz w:val="24"/>
          <w:szCs w:val="28"/>
          <w:u w:val="single"/>
          <w:rtl/>
          <w:rPrChange w:id="5587"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88" w:author="Lenovo" w:date="2026-09-24T08:55:00Z">
            <w:rPr>
              <w:rFonts w:ascii="Times New Roman" w:hAnsi="Times New Roman" w:cs="B Nazanin" w:hint="cs"/>
              <w:color w:val="000000" w:themeColor="text1"/>
              <w:sz w:val="24"/>
              <w:szCs w:val="28"/>
              <w:rtl/>
            </w:rPr>
          </w:rPrChange>
        </w:rPr>
        <w:t>تزریقی</w:t>
      </w:r>
      <w:r w:rsidRPr="00AA3FB8">
        <w:rPr>
          <w:rFonts w:ascii="Times New Roman" w:hAnsi="Times New Roman" w:cs="B Nazanin"/>
          <w:color w:val="000000" w:themeColor="text1"/>
          <w:sz w:val="24"/>
          <w:szCs w:val="28"/>
          <w:u w:val="single"/>
          <w:rtl/>
          <w:rPrChange w:id="5589"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90" w:author="Lenovo" w:date="2026-09-24T08:55:00Z">
            <w:rPr>
              <w:rFonts w:ascii="Times New Roman" w:hAnsi="Times New Roman" w:cs="B Nazanin" w:hint="cs"/>
              <w:color w:val="000000" w:themeColor="text1"/>
              <w:sz w:val="24"/>
              <w:szCs w:val="28"/>
              <w:rtl/>
            </w:rPr>
          </w:rPrChange>
        </w:rPr>
        <w:t>و</w:t>
      </w:r>
      <w:r w:rsidRPr="00AA3FB8">
        <w:rPr>
          <w:rFonts w:ascii="Times New Roman" w:hAnsi="Times New Roman" w:cs="B Nazanin"/>
          <w:color w:val="000000" w:themeColor="text1"/>
          <w:sz w:val="24"/>
          <w:szCs w:val="28"/>
          <w:u w:val="single"/>
          <w:rtl/>
          <w:rPrChange w:id="5591"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92" w:author="Lenovo" w:date="2026-09-24T08:55:00Z">
            <w:rPr>
              <w:rFonts w:ascii="Times New Roman" w:hAnsi="Times New Roman" w:cs="B Nazanin" w:hint="cs"/>
              <w:color w:val="000000" w:themeColor="text1"/>
              <w:sz w:val="24"/>
              <w:szCs w:val="28"/>
              <w:rtl/>
            </w:rPr>
          </w:rPrChange>
        </w:rPr>
        <w:t>خوراکی</w:t>
      </w:r>
      <w:r w:rsidRPr="00AA3FB8">
        <w:rPr>
          <w:rFonts w:ascii="Times New Roman" w:hAnsi="Times New Roman" w:cs="Times New Roman" w:hint="eastAsia"/>
          <w:color w:val="000000" w:themeColor="text1"/>
          <w:sz w:val="24"/>
          <w:szCs w:val="28"/>
          <w:u w:val="single"/>
          <w:rtl/>
          <w:rPrChange w:id="5593" w:author="Lenovo" w:date="2026-09-24T08:55:00Z">
            <w:rPr>
              <w:rFonts w:ascii="Times New Roman" w:hAnsi="Times New Roman" w:cs="Times New Roman" w:hint="eastAsia"/>
              <w:color w:val="000000" w:themeColor="text1"/>
              <w:sz w:val="24"/>
              <w:szCs w:val="28"/>
              <w:rtl/>
            </w:rPr>
          </w:rPrChange>
        </w:rPr>
        <w:t>–</w:t>
      </w:r>
      <w:r w:rsidRPr="00AA3FB8">
        <w:rPr>
          <w:rFonts w:ascii="Times New Roman" w:hAnsi="Times New Roman" w:cs="B Nazanin" w:hint="cs"/>
          <w:color w:val="000000" w:themeColor="text1"/>
          <w:sz w:val="24"/>
          <w:szCs w:val="28"/>
          <w:u w:val="single"/>
          <w:rtl/>
          <w:rPrChange w:id="5594" w:author="Lenovo" w:date="2026-09-24T08:55:00Z">
            <w:rPr>
              <w:rFonts w:ascii="Times New Roman" w:hAnsi="Times New Roman" w:cs="B Nazanin" w:hint="cs"/>
              <w:color w:val="000000" w:themeColor="text1"/>
              <w:sz w:val="24"/>
              <w:szCs w:val="28"/>
              <w:rtl/>
            </w:rPr>
          </w:rPrChange>
        </w:rPr>
        <w:t>تزریقی</w:t>
      </w:r>
      <w:r w:rsidRPr="00AA3FB8">
        <w:rPr>
          <w:rFonts w:ascii="Times New Roman" w:hAnsi="Times New Roman" w:cs="B Nazanin"/>
          <w:color w:val="000000" w:themeColor="text1"/>
          <w:sz w:val="24"/>
          <w:szCs w:val="28"/>
          <w:u w:val="single"/>
          <w:rtl/>
          <w:rPrChange w:id="5595"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96" w:author="Lenovo" w:date="2026-09-24T08:55:00Z">
            <w:rPr>
              <w:rFonts w:ascii="Times New Roman" w:hAnsi="Times New Roman" w:cs="B Nazanin" w:hint="cs"/>
              <w:color w:val="000000" w:themeColor="text1"/>
              <w:sz w:val="24"/>
              <w:szCs w:val="28"/>
              <w:rtl/>
            </w:rPr>
          </w:rPrChange>
        </w:rPr>
        <w:t>نشان‌دهنده</w:t>
      </w:r>
      <w:r w:rsidRPr="00AA3FB8">
        <w:rPr>
          <w:rFonts w:ascii="Times New Roman" w:hAnsi="Times New Roman" w:cs="B Nazanin"/>
          <w:color w:val="000000" w:themeColor="text1"/>
          <w:sz w:val="24"/>
          <w:szCs w:val="28"/>
          <w:u w:val="single"/>
          <w:rtl/>
          <w:rPrChange w:id="5597"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598" w:author="Lenovo" w:date="2026-09-24T08:55:00Z">
            <w:rPr>
              <w:rFonts w:ascii="Times New Roman" w:hAnsi="Times New Roman" w:cs="B Nazanin" w:hint="cs"/>
              <w:color w:val="000000" w:themeColor="text1"/>
              <w:sz w:val="24"/>
              <w:szCs w:val="28"/>
              <w:rtl/>
            </w:rPr>
          </w:rPrChange>
        </w:rPr>
        <w:t>فعال‌سازی</w:t>
      </w:r>
      <w:r w:rsidRPr="00AA3FB8">
        <w:rPr>
          <w:rFonts w:ascii="Times New Roman" w:hAnsi="Times New Roman" w:cs="B Nazanin"/>
          <w:color w:val="000000" w:themeColor="text1"/>
          <w:sz w:val="24"/>
          <w:szCs w:val="28"/>
          <w:u w:val="single"/>
          <w:rtl/>
          <w:rPrChange w:id="5599"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00" w:author="Lenovo" w:date="2026-09-24T08:55:00Z">
            <w:rPr>
              <w:rFonts w:ascii="Times New Roman" w:hAnsi="Times New Roman" w:cs="B Nazanin" w:hint="cs"/>
              <w:color w:val="000000" w:themeColor="text1"/>
              <w:sz w:val="24"/>
              <w:szCs w:val="28"/>
              <w:rtl/>
            </w:rPr>
          </w:rPrChange>
        </w:rPr>
        <w:t>پاسخ‌های</w:t>
      </w:r>
      <w:r w:rsidRPr="00AA3FB8">
        <w:rPr>
          <w:rFonts w:ascii="Times New Roman" w:hAnsi="Times New Roman" w:cs="B Nazanin"/>
          <w:color w:val="000000" w:themeColor="text1"/>
          <w:sz w:val="24"/>
          <w:szCs w:val="28"/>
          <w:u w:val="single"/>
          <w:rtl/>
          <w:rPrChange w:id="5601"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02" w:author="Lenovo" w:date="2026-09-24T08:55:00Z">
            <w:rPr>
              <w:rFonts w:ascii="Times New Roman" w:hAnsi="Times New Roman" w:cs="B Nazanin" w:hint="cs"/>
              <w:color w:val="000000" w:themeColor="text1"/>
              <w:sz w:val="24"/>
              <w:szCs w:val="28"/>
              <w:rtl/>
            </w:rPr>
          </w:rPrChange>
        </w:rPr>
        <w:t>وابسته</w:t>
      </w:r>
      <w:r w:rsidRPr="00AA3FB8">
        <w:rPr>
          <w:rFonts w:ascii="Times New Roman" w:hAnsi="Times New Roman" w:cs="B Nazanin"/>
          <w:color w:val="000000" w:themeColor="text1"/>
          <w:sz w:val="24"/>
          <w:szCs w:val="28"/>
          <w:u w:val="single"/>
          <w:rtl/>
          <w:rPrChange w:id="5603"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04" w:author="Lenovo" w:date="2026-09-24T08:55:00Z">
            <w:rPr>
              <w:rFonts w:ascii="Times New Roman" w:hAnsi="Times New Roman" w:cs="B Nazanin" w:hint="cs"/>
              <w:color w:val="000000" w:themeColor="text1"/>
              <w:sz w:val="24"/>
              <w:szCs w:val="28"/>
              <w:rtl/>
            </w:rPr>
          </w:rPrChange>
        </w:rPr>
        <w:t>به</w:t>
      </w:r>
      <w:r w:rsidRPr="00AA3FB8">
        <w:rPr>
          <w:rFonts w:ascii="Times New Roman" w:hAnsi="Times New Roman" w:cs="B Nazanin"/>
          <w:color w:val="000000" w:themeColor="text1"/>
          <w:sz w:val="24"/>
          <w:szCs w:val="28"/>
          <w:u w:val="single"/>
          <w:rtl/>
          <w:rPrChange w:id="5605"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color w:val="000000" w:themeColor="text1"/>
          <w:sz w:val="24"/>
          <w:szCs w:val="28"/>
          <w:u w:val="single"/>
          <w:rPrChange w:id="5606" w:author="Lenovo" w:date="2026-09-24T08:55:00Z">
            <w:rPr>
              <w:rFonts w:ascii="Times New Roman" w:hAnsi="Times New Roman" w:cs="B Nazanin"/>
              <w:color w:val="000000" w:themeColor="text1"/>
              <w:sz w:val="24"/>
              <w:szCs w:val="28"/>
            </w:rPr>
          </w:rPrChange>
        </w:rPr>
        <w:t>Th2</w:t>
      </w:r>
      <w:r w:rsidRPr="00AA3FB8">
        <w:rPr>
          <w:rFonts w:ascii="Times New Roman" w:hAnsi="Times New Roman" w:cs="B Nazanin"/>
          <w:color w:val="000000" w:themeColor="text1"/>
          <w:sz w:val="24"/>
          <w:szCs w:val="28"/>
          <w:u w:val="single"/>
          <w:rtl/>
          <w:rPrChange w:id="5607"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08" w:author="Lenovo" w:date="2026-09-24T08:55:00Z">
            <w:rPr>
              <w:rFonts w:ascii="Times New Roman" w:hAnsi="Times New Roman" w:cs="B Nazanin" w:hint="cs"/>
              <w:color w:val="000000" w:themeColor="text1"/>
              <w:sz w:val="24"/>
              <w:szCs w:val="28"/>
              <w:rtl/>
            </w:rPr>
          </w:rPrChange>
        </w:rPr>
        <w:t>و</w:t>
      </w:r>
      <w:r w:rsidRPr="00AA3FB8">
        <w:rPr>
          <w:rFonts w:ascii="Times New Roman" w:hAnsi="Times New Roman" w:cs="B Nazanin"/>
          <w:color w:val="000000" w:themeColor="text1"/>
          <w:sz w:val="24"/>
          <w:szCs w:val="28"/>
          <w:u w:val="single"/>
          <w:rtl/>
          <w:rPrChange w:id="5609"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10" w:author="Lenovo" w:date="2026-09-24T08:55:00Z">
            <w:rPr>
              <w:rFonts w:ascii="Times New Roman" w:hAnsi="Times New Roman" w:cs="B Nazanin" w:hint="cs"/>
              <w:color w:val="000000" w:themeColor="text1"/>
              <w:sz w:val="24"/>
              <w:szCs w:val="28"/>
              <w:rtl/>
            </w:rPr>
          </w:rPrChange>
        </w:rPr>
        <w:t>حمایت</w:t>
      </w:r>
      <w:r w:rsidRPr="00AA3FB8">
        <w:rPr>
          <w:rFonts w:ascii="Times New Roman" w:hAnsi="Times New Roman" w:cs="B Nazanin"/>
          <w:color w:val="000000" w:themeColor="text1"/>
          <w:sz w:val="24"/>
          <w:szCs w:val="28"/>
          <w:u w:val="single"/>
          <w:rtl/>
          <w:rPrChange w:id="5611"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12" w:author="Lenovo" w:date="2026-09-24T08:55:00Z">
            <w:rPr>
              <w:rFonts w:ascii="Times New Roman" w:hAnsi="Times New Roman" w:cs="B Nazanin" w:hint="cs"/>
              <w:color w:val="000000" w:themeColor="text1"/>
              <w:sz w:val="24"/>
              <w:szCs w:val="28"/>
              <w:rtl/>
            </w:rPr>
          </w:rPrChange>
        </w:rPr>
        <w:t>از</w:t>
      </w:r>
      <w:r w:rsidRPr="00AA3FB8">
        <w:rPr>
          <w:rFonts w:ascii="Times New Roman" w:hAnsi="Times New Roman" w:cs="B Nazanin"/>
          <w:color w:val="000000" w:themeColor="text1"/>
          <w:sz w:val="24"/>
          <w:szCs w:val="28"/>
          <w:u w:val="single"/>
          <w:rtl/>
          <w:rPrChange w:id="5613"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14" w:author="Lenovo" w:date="2026-09-24T08:55:00Z">
            <w:rPr>
              <w:rFonts w:ascii="Times New Roman" w:hAnsi="Times New Roman" w:cs="B Nazanin" w:hint="cs"/>
              <w:color w:val="000000" w:themeColor="text1"/>
              <w:sz w:val="24"/>
              <w:szCs w:val="28"/>
              <w:rtl/>
            </w:rPr>
          </w:rPrChange>
        </w:rPr>
        <w:t>تولید</w:t>
      </w:r>
      <w:r w:rsidRPr="00AA3FB8">
        <w:rPr>
          <w:rFonts w:ascii="Times New Roman" w:hAnsi="Times New Roman" w:cs="B Nazanin"/>
          <w:color w:val="000000" w:themeColor="text1"/>
          <w:sz w:val="24"/>
          <w:szCs w:val="28"/>
          <w:u w:val="single"/>
          <w:rtl/>
          <w:rPrChange w:id="5615"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16" w:author="Lenovo" w:date="2026-09-24T08:55:00Z">
            <w:rPr>
              <w:rFonts w:ascii="Times New Roman" w:hAnsi="Times New Roman" w:cs="B Nazanin" w:hint="cs"/>
              <w:color w:val="000000" w:themeColor="text1"/>
              <w:sz w:val="24"/>
              <w:szCs w:val="28"/>
              <w:rtl/>
            </w:rPr>
          </w:rPrChange>
        </w:rPr>
        <w:t>آنتی‌بادی</w:t>
      </w:r>
      <w:r w:rsidRPr="00AA3FB8">
        <w:rPr>
          <w:rFonts w:ascii="Times New Roman" w:hAnsi="Times New Roman" w:cs="B Nazanin"/>
          <w:color w:val="000000" w:themeColor="text1"/>
          <w:sz w:val="24"/>
          <w:szCs w:val="28"/>
          <w:u w:val="single"/>
          <w:rtl/>
          <w:rPrChange w:id="5617"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18" w:author="Lenovo" w:date="2026-09-24T08:55:00Z">
            <w:rPr>
              <w:rFonts w:ascii="Times New Roman" w:hAnsi="Times New Roman" w:cs="B Nazanin" w:hint="cs"/>
              <w:color w:val="000000" w:themeColor="text1"/>
              <w:sz w:val="24"/>
              <w:szCs w:val="28"/>
              <w:rtl/>
            </w:rPr>
          </w:rPrChange>
        </w:rPr>
        <w:t>است</w:t>
      </w:r>
      <w:r w:rsidRPr="00AA3FB8">
        <w:rPr>
          <w:rFonts w:ascii="Times New Roman" w:hAnsi="Times New Roman" w:cs="B Nazanin"/>
          <w:color w:val="000000" w:themeColor="text1"/>
          <w:sz w:val="24"/>
          <w:szCs w:val="28"/>
          <w:u w:val="single"/>
          <w:rtl/>
          <w:rPrChange w:id="5619"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20" w:author="Lenovo" w:date="2026-09-24T08:55:00Z">
            <w:rPr>
              <w:rFonts w:ascii="Times New Roman" w:hAnsi="Times New Roman" w:cs="B Nazanin" w:hint="cs"/>
              <w:color w:val="000000" w:themeColor="text1"/>
              <w:sz w:val="24"/>
              <w:szCs w:val="28"/>
              <w:rtl/>
            </w:rPr>
          </w:rPrChange>
        </w:rPr>
        <w:t>نقش</w:t>
      </w:r>
      <w:r w:rsidRPr="00AA3FB8">
        <w:rPr>
          <w:rFonts w:ascii="Times New Roman" w:hAnsi="Times New Roman" w:cs="B Nazanin"/>
          <w:color w:val="000000" w:themeColor="text1"/>
          <w:sz w:val="24"/>
          <w:szCs w:val="28"/>
          <w:u w:val="single"/>
          <w:rtl/>
          <w:rPrChange w:id="5621"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22" w:author="Lenovo" w:date="2026-09-24T08:55:00Z">
            <w:rPr>
              <w:rFonts w:ascii="Times New Roman" w:hAnsi="Times New Roman" w:cs="B Nazanin" w:hint="cs"/>
              <w:color w:val="000000" w:themeColor="text1"/>
              <w:sz w:val="24"/>
              <w:szCs w:val="28"/>
              <w:rtl/>
            </w:rPr>
          </w:rPrChange>
        </w:rPr>
        <w:t>پاسخ‌های</w:t>
      </w:r>
      <w:r w:rsidRPr="00AA3FB8">
        <w:rPr>
          <w:rFonts w:ascii="Times New Roman" w:hAnsi="Times New Roman" w:cs="B Nazanin"/>
          <w:color w:val="000000" w:themeColor="text1"/>
          <w:sz w:val="24"/>
          <w:szCs w:val="28"/>
          <w:u w:val="single"/>
          <w:rtl/>
          <w:rPrChange w:id="5623"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24" w:author="Lenovo" w:date="2026-09-24T08:55:00Z">
            <w:rPr>
              <w:rFonts w:ascii="Times New Roman" w:hAnsi="Times New Roman" w:cs="B Nazanin" w:hint="cs"/>
              <w:color w:val="000000" w:themeColor="text1"/>
              <w:sz w:val="24"/>
              <w:szCs w:val="28"/>
              <w:rtl/>
            </w:rPr>
          </w:rPrChange>
        </w:rPr>
        <w:t>هومورال،</w:t>
      </w:r>
      <w:r w:rsidRPr="00AA3FB8">
        <w:rPr>
          <w:rFonts w:ascii="Times New Roman" w:hAnsi="Times New Roman" w:cs="B Nazanin"/>
          <w:color w:val="000000" w:themeColor="text1"/>
          <w:sz w:val="24"/>
          <w:szCs w:val="28"/>
          <w:u w:val="single"/>
          <w:rtl/>
          <w:rPrChange w:id="5625"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26" w:author="Lenovo" w:date="2026-09-24T08:55:00Z">
            <w:rPr>
              <w:rFonts w:ascii="Times New Roman" w:hAnsi="Times New Roman" w:cs="B Nazanin" w:hint="cs"/>
              <w:color w:val="000000" w:themeColor="text1"/>
              <w:sz w:val="24"/>
              <w:szCs w:val="28"/>
              <w:rtl/>
            </w:rPr>
          </w:rPrChange>
        </w:rPr>
        <w:t>به‌ویژه</w:t>
      </w:r>
      <w:r w:rsidRPr="00AA3FB8">
        <w:rPr>
          <w:rFonts w:ascii="Times New Roman" w:hAnsi="Times New Roman" w:cs="B Nazanin"/>
          <w:color w:val="000000" w:themeColor="text1"/>
          <w:sz w:val="24"/>
          <w:szCs w:val="28"/>
          <w:u w:val="single"/>
          <w:rtl/>
          <w:rPrChange w:id="5627"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28" w:author="Lenovo" w:date="2026-09-24T08:55:00Z">
            <w:rPr>
              <w:rFonts w:ascii="Times New Roman" w:hAnsi="Times New Roman" w:cs="B Nazanin" w:hint="cs"/>
              <w:color w:val="000000" w:themeColor="text1"/>
              <w:sz w:val="24"/>
              <w:szCs w:val="28"/>
              <w:rtl/>
            </w:rPr>
          </w:rPrChange>
        </w:rPr>
        <w:t>آنتی‌بادی‌های</w:t>
      </w:r>
      <w:r w:rsidRPr="00AA3FB8">
        <w:rPr>
          <w:rFonts w:ascii="Times New Roman" w:hAnsi="Times New Roman" w:cs="B Nazanin"/>
          <w:color w:val="000000" w:themeColor="text1"/>
          <w:sz w:val="24"/>
          <w:szCs w:val="28"/>
          <w:u w:val="single"/>
          <w:rtl/>
          <w:rPrChange w:id="5629"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color w:val="000000" w:themeColor="text1"/>
          <w:sz w:val="24"/>
          <w:szCs w:val="28"/>
          <w:u w:val="single"/>
          <w:rPrChange w:id="5630" w:author="Lenovo" w:date="2026-09-24T08:55:00Z">
            <w:rPr>
              <w:rFonts w:ascii="Times New Roman" w:hAnsi="Times New Roman" w:cs="B Nazanin"/>
              <w:color w:val="000000" w:themeColor="text1"/>
              <w:sz w:val="24"/>
              <w:szCs w:val="28"/>
            </w:rPr>
          </w:rPrChange>
        </w:rPr>
        <w:t>IgG</w:t>
      </w:r>
      <w:r w:rsidRPr="00AA3FB8">
        <w:rPr>
          <w:rFonts w:ascii="Times New Roman" w:hAnsi="Times New Roman" w:cs="B Nazanin" w:hint="cs"/>
          <w:color w:val="000000" w:themeColor="text1"/>
          <w:sz w:val="24"/>
          <w:szCs w:val="28"/>
          <w:u w:val="single"/>
          <w:rtl/>
          <w:rPrChange w:id="5631" w:author="Lenovo" w:date="2026-09-24T08:55:00Z">
            <w:rPr>
              <w:rFonts w:ascii="Times New Roman" w:hAnsi="Times New Roman" w:cs="B Nazanin" w:hint="cs"/>
              <w:color w:val="000000" w:themeColor="text1"/>
              <w:sz w:val="24"/>
              <w:szCs w:val="28"/>
              <w:rtl/>
            </w:rPr>
          </w:rPrChange>
        </w:rPr>
        <w:t>،</w:t>
      </w:r>
      <w:r w:rsidRPr="00AA3FB8">
        <w:rPr>
          <w:rFonts w:ascii="Times New Roman" w:hAnsi="Times New Roman" w:cs="B Nazanin"/>
          <w:color w:val="000000" w:themeColor="text1"/>
          <w:sz w:val="24"/>
          <w:szCs w:val="28"/>
          <w:u w:val="single"/>
          <w:rtl/>
          <w:rPrChange w:id="563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33" w:author="Lenovo" w:date="2026-09-24T08:55:00Z">
            <w:rPr>
              <w:rFonts w:ascii="Times New Roman" w:hAnsi="Times New Roman" w:cs="B Nazanin" w:hint="cs"/>
              <w:color w:val="000000" w:themeColor="text1"/>
              <w:sz w:val="24"/>
              <w:szCs w:val="28"/>
              <w:rtl/>
            </w:rPr>
          </w:rPrChange>
        </w:rPr>
        <w:t>در</w:t>
      </w:r>
      <w:r w:rsidRPr="00AA3FB8">
        <w:rPr>
          <w:rFonts w:ascii="Times New Roman" w:hAnsi="Times New Roman" w:cs="B Nazanin"/>
          <w:color w:val="000000" w:themeColor="text1"/>
          <w:sz w:val="24"/>
          <w:szCs w:val="28"/>
          <w:u w:val="single"/>
          <w:rtl/>
          <w:rPrChange w:id="563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35" w:author="Lenovo" w:date="2026-09-24T08:55:00Z">
            <w:rPr>
              <w:rFonts w:ascii="Times New Roman" w:hAnsi="Times New Roman" w:cs="B Nazanin" w:hint="cs"/>
              <w:color w:val="000000" w:themeColor="text1"/>
              <w:sz w:val="24"/>
              <w:szCs w:val="28"/>
              <w:rtl/>
            </w:rPr>
          </w:rPrChange>
        </w:rPr>
        <w:t>خنثی‌سازی</w:t>
      </w:r>
      <w:r w:rsidRPr="00AA3FB8">
        <w:rPr>
          <w:rFonts w:ascii="Times New Roman" w:hAnsi="Times New Roman" w:cs="B Nazanin"/>
          <w:color w:val="000000" w:themeColor="text1"/>
          <w:sz w:val="24"/>
          <w:szCs w:val="28"/>
          <w:u w:val="single"/>
          <w:rtl/>
          <w:rPrChange w:id="563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color w:val="000000" w:themeColor="text1"/>
          <w:sz w:val="24"/>
          <w:szCs w:val="28"/>
          <w:u w:val="single"/>
          <w:rPrChange w:id="5637" w:author="Lenovo" w:date="2026-09-24T08:55:00Z">
            <w:rPr>
              <w:rFonts w:ascii="Times New Roman" w:hAnsi="Times New Roman" w:cs="B Nazanin"/>
              <w:color w:val="000000" w:themeColor="text1"/>
              <w:sz w:val="24"/>
              <w:szCs w:val="28"/>
            </w:rPr>
          </w:rPrChange>
        </w:rPr>
        <w:t>WNV</w:t>
      </w:r>
      <w:r w:rsidRPr="00AA3FB8">
        <w:rPr>
          <w:rFonts w:ascii="Times New Roman" w:hAnsi="Times New Roman" w:cs="B Nazanin"/>
          <w:color w:val="000000" w:themeColor="text1"/>
          <w:sz w:val="24"/>
          <w:szCs w:val="28"/>
          <w:u w:val="single"/>
          <w:rtl/>
          <w:rPrChange w:id="563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39" w:author="Lenovo" w:date="2026-09-24T08:55:00Z">
            <w:rPr>
              <w:rFonts w:ascii="Times New Roman" w:hAnsi="Times New Roman" w:cs="B Nazanin" w:hint="cs"/>
              <w:color w:val="000000" w:themeColor="text1"/>
              <w:sz w:val="24"/>
              <w:szCs w:val="28"/>
              <w:rtl/>
            </w:rPr>
          </w:rPrChange>
        </w:rPr>
        <w:t>به‌طور</w:t>
      </w:r>
      <w:r w:rsidRPr="00AA3FB8">
        <w:rPr>
          <w:rFonts w:ascii="Times New Roman" w:hAnsi="Times New Roman" w:cs="B Nazanin"/>
          <w:color w:val="000000" w:themeColor="text1"/>
          <w:sz w:val="24"/>
          <w:szCs w:val="28"/>
          <w:u w:val="single"/>
          <w:rtl/>
          <w:rPrChange w:id="564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41" w:author="Lenovo" w:date="2026-09-24T08:55:00Z">
            <w:rPr>
              <w:rFonts w:ascii="Times New Roman" w:hAnsi="Times New Roman" w:cs="B Nazanin" w:hint="cs"/>
              <w:color w:val="000000" w:themeColor="text1"/>
              <w:sz w:val="24"/>
              <w:szCs w:val="28"/>
              <w:rtl/>
            </w:rPr>
          </w:rPrChange>
        </w:rPr>
        <w:t>گسترده</w:t>
      </w:r>
      <w:r w:rsidRPr="00AA3FB8">
        <w:rPr>
          <w:rFonts w:ascii="Times New Roman" w:hAnsi="Times New Roman" w:cs="B Nazanin"/>
          <w:color w:val="000000" w:themeColor="text1"/>
          <w:sz w:val="24"/>
          <w:szCs w:val="28"/>
          <w:u w:val="single"/>
          <w:rtl/>
          <w:rPrChange w:id="564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43" w:author="Lenovo" w:date="2026-09-24T08:55:00Z">
            <w:rPr>
              <w:rFonts w:ascii="Times New Roman" w:hAnsi="Times New Roman" w:cs="B Nazanin" w:hint="cs"/>
              <w:color w:val="000000" w:themeColor="text1"/>
              <w:sz w:val="24"/>
              <w:szCs w:val="28"/>
              <w:rtl/>
            </w:rPr>
          </w:rPrChange>
        </w:rPr>
        <w:t>گزارش</w:t>
      </w:r>
      <w:r w:rsidRPr="00AA3FB8">
        <w:rPr>
          <w:rFonts w:ascii="Times New Roman" w:hAnsi="Times New Roman" w:cs="B Nazanin"/>
          <w:color w:val="000000" w:themeColor="text1"/>
          <w:sz w:val="24"/>
          <w:szCs w:val="28"/>
          <w:u w:val="single"/>
          <w:rtl/>
          <w:rPrChange w:id="564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45" w:author="Lenovo" w:date="2026-09-24T08:55:00Z">
            <w:rPr>
              <w:rFonts w:ascii="Times New Roman" w:hAnsi="Times New Roman" w:cs="B Nazanin" w:hint="cs"/>
              <w:color w:val="000000" w:themeColor="text1"/>
              <w:sz w:val="24"/>
              <w:szCs w:val="28"/>
              <w:rtl/>
            </w:rPr>
          </w:rPrChange>
        </w:rPr>
        <w:t>شده</w:t>
      </w:r>
      <w:r w:rsidRPr="00AA3FB8">
        <w:rPr>
          <w:rFonts w:ascii="Times New Roman" w:hAnsi="Times New Roman" w:cs="B Nazanin"/>
          <w:color w:val="000000" w:themeColor="text1"/>
          <w:sz w:val="24"/>
          <w:szCs w:val="28"/>
          <w:u w:val="single"/>
          <w:rtl/>
          <w:rPrChange w:id="564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47" w:author="Lenovo" w:date="2026-09-24T08:55:00Z">
            <w:rPr>
              <w:rFonts w:ascii="Times New Roman" w:hAnsi="Times New Roman" w:cs="B Nazanin" w:hint="cs"/>
              <w:color w:val="000000" w:themeColor="text1"/>
              <w:sz w:val="24"/>
              <w:szCs w:val="28"/>
              <w:rtl/>
            </w:rPr>
          </w:rPrChange>
        </w:rPr>
        <w:t>است</w:t>
      </w:r>
      <w:r w:rsidRPr="00AA3FB8">
        <w:rPr>
          <w:rFonts w:ascii="Times New Roman" w:hAnsi="Times New Roman" w:cs="B Nazanin"/>
          <w:color w:val="000000" w:themeColor="text1"/>
          <w:sz w:val="24"/>
          <w:szCs w:val="28"/>
          <w:u w:val="single"/>
          <w:rtl/>
          <w:rPrChange w:id="564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color w:val="000000" w:themeColor="text1"/>
          <w:sz w:val="24"/>
          <w:szCs w:val="28"/>
          <w:u w:val="single"/>
          <w:rPrChange w:id="5649" w:author="Lenovo" w:date="2026-09-24T08:55:00Z">
            <w:rPr>
              <w:rFonts w:ascii="Times New Roman" w:hAnsi="Times New Roman" w:cs="B Nazanin"/>
              <w:color w:val="000000" w:themeColor="text1"/>
              <w:sz w:val="24"/>
              <w:szCs w:val="28"/>
            </w:rPr>
          </w:rPrChange>
        </w:rPr>
        <w:t>Diamond</w:t>
      </w:r>
      <w:r w:rsidRPr="00AA3FB8">
        <w:rPr>
          <w:rFonts w:ascii="Times New Roman" w:hAnsi="Times New Roman" w:cs="B Nazanin"/>
          <w:color w:val="000000" w:themeColor="text1"/>
          <w:sz w:val="24"/>
          <w:szCs w:val="28"/>
          <w:u w:val="single"/>
          <w:rtl/>
          <w:rPrChange w:id="565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51" w:author="Lenovo" w:date="2026-09-24T08:55:00Z">
            <w:rPr>
              <w:rFonts w:ascii="Times New Roman" w:hAnsi="Times New Roman" w:cs="B Nazanin" w:hint="cs"/>
              <w:color w:val="000000" w:themeColor="text1"/>
              <w:sz w:val="24"/>
              <w:szCs w:val="28"/>
              <w:rtl/>
            </w:rPr>
          </w:rPrChange>
        </w:rPr>
        <w:t>و</w:t>
      </w:r>
      <w:r w:rsidRPr="00AA3FB8">
        <w:rPr>
          <w:rFonts w:ascii="Times New Roman" w:hAnsi="Times New Roman" w:cs="B Nazanin"/>
          <w:color w:val="000000" w:themeColor="text1"/>
          <w:sz w:val="24"/>
          <w:szCs w:val="28"/>
          <w:u w:val="single"/>
          <w:rtl/>
          <w:rPrChange w:id="565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53" w:author="Lenovo" w:date="2026-09-24T08:55:00Z">
            <w:rPr>
              <w:rFonts w:ascii="Times New Roman" w:hAnsi="Times New Roman" w:cs="B Nazanin" w:hint="cs"/>
              <w:color w:val="000000" w:themeColor="text1"/>
              <w:sz w:val="24"/>
              <w:szCs w:val="28"/>
              <w:rtl/>
            </w:rPr>
          </w:rPrChange>
        </w:rPr>
        <w:t>همکاران</w:t>
      </w:r>
      <w:r w:rsidRPr="00AA3FB8">
        <w:rPr>
          <w:rFonts w:ascii="Times New Roman" w:hAnsi="Times New Roman" w:cs="B Nazanin"/>
          <w:color w:val="000000" w:themeColor="text1"/>
          <w:sz w:val="24"/>
          <w:szCs w:val="28"/>
          <w:u w:val="single"/>
          <w:rtl/>
          <w:rPrChange w:id="5654" w:author="Lenovo" w:date="2026-09-24T08:55:00Z">
            <w:rPr>
              <w:rFonts w:ascii="Times New Roman" w:hAnsi="Times New Roman" w:cs="B Nazanin"/>
              <w:color w:val="000000" w:themeColor="text1"/>
              <w:sz w:val="24"/>
              <w:szCs w:val="28"/>
              <w:rtl/>
            </w:rPr>
          </w:rPrChange>
        </w:rPr>
        <w:t xml:space="preserve"> (2003) </w:t>
      </w:r>
      <w:r w:rsidRPr="00AA3FB8">
        <w:rPr>
          <w:rFonts w:ascii="Times New Roman" w:hAnsi="Times New Roman" w:cs="B Nazanin" w:hint="cs"/>
          <w:color w:val="000000" w:themeColor="text1"/>
          <w:sz w:val="24"/>
          <w:szCs w:val="28"/>
          <w:u w:val="single"/>
          <w:rtl/>
          <w:rPrChange w:id="5655" w:author="Lenovo" w:date="2026-09-24T08:55:00Z">
            <w:rPr>
              <w:rFonts w:ascii="Times New Roman" w:hAnsi="Times New Roman" w:cs="B Nazanin" w:hint="cs"/>
              <w:color w:val="000000" w:themeColor="text1"/>
              <w:sz w:val="24"/>
              <w:szCs w:val="28"/>
              <w:rtl/>
            </w:rPr>
          </w:rPrChange>
        </w:rPr>
        <w:t>نشان</w:t>
      </w:r>
      <w:r w:rsidRPr="00AA3FB8">
        <w:rPr>
          <w:rFonts w:ascii="Times New Roman" w:hAnsi="Times New Roman" w:cs="B Nazanin"/>
          <w:color w:val="000000" w:themeColor="text1"/>
          <w:sz w:val="24"/>
          <w:szCs w:val="28"/>
          <w:u w:val="single"/>
          <w:rtl/>
          <w:rPrChange w:id="565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57" w:author="Lenovo" w:date="2026-09-24T08:55:00Z">
            <w:rPr>
              <w:rFonts w:ascii="Times New Roman" w:hAnsi="Times New Roman" w:cs="B Nazanin" w:hint="cs"/>
              <w:color w:val="000000" w:themeColor="text1"/>
              <w:sz w:val="24"/>
              <w:szCs w:val="28"/>
              <w:rtl/>
            </w:rPr>
          </w:rPrChange>
        </w:rPr>
        <w:t>دادند</w:t>
      </w:r>
      <w:r w:rsidRPr="00AA3FB8">
        <w:rPr>
          <w:rFonts w:ascii="Times New Roman" w:hAnsi="Times New Roman" w:cs="B Nazanin"/>
          <w:color w:val="000000" w:themeColor="text1"/>
          <w:sz w:val="24"/>
          <w:szCs w:val="28"/>
          <w:u w:val="single"/>
          <w:rtl/>
          <w:rPrChange w:id="565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59" w:author="Lenovo" w:date="2026-09-24T08:55:00Z">
            <w:rPr>
              <w:rFonts w:ascii="Times New Roman" w:hAnsi="Times New Roman" w:cs="B Nazanin" w:hint="cs"/>
              <w:color w:val="000000" w:themeColor="text1"/>
              <w:sz w:val="24"/>
              <w:szCs w:val="28"/>
              <w:rtl/>
            </w:rPr>
          </w:rPrChange>
        </w:rPr>
        <w:t>که</w:t>
      </w:r>
      <w:r w:rsidRPr="00AA3FB8">
        <w:rPr>
          <w:rFonts w:ascii="Times New Roman" w:hAnsi="Times New Roman" w:cs="B Nazanin"/>
          <w:color w:val="000000" w:themeColor="text1"/>
          <w:sz w:val="24"/>
          <w:szCs w:val="28"/>
          <w:u w:val="single"/>
          <w:rtl/>
          <w:rPrChange w:id="566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61" w:author="Lenovo" w:date="2026-09-24T08:55:00Z">
            <w:rPr>
              <w:rFonts w:ascii="Times New Roman" w:hAnsi="Times New Roman" w:cs="B Nazanin" w:hint="cs"/>
              <w:color w:val="000000" w:themeColor="text1"/>
              <w:sz w:val="24"/>
              <w:szCs w:val="28"/>
              <w:rtl/>
            </w:rPr>
          </w:rPrChange>
        </w:rPr>
        <w:lastRenderedPageBreak/>
        <w:t>آنتی‌بادی‌های</w:t>
      </w:r>
      <w:r w:rsidRPr="00AA3FB8">
        <w:rPr>
          <w:rFonts w:ascii="Times New Roman" w:hAnsi="Times New Roman" w:cs="B Nazanin"/>
          <w:color w:val="000000" w:themeColor="text1"/>
          <w:sz w:val="24"/>
          <w:szCs w:val="28"/>
          <w:u w:val="single"/>
          <w:rtl/>
          <w:rPrChange w:id="566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63" w:author="Lenovo" w:date="2026-09-24T08:55:00Z">
            <w:rPr>
              <w:rFonts w:ascii="Times New Roman" w:hAnsi="Times New Roman" w:cs="B Nazanin" w:hint="cs"/>
              <w:color w:val="000000" w:themeColor="text1"/>
              <w:sz w:val="24"/>
              <w:szCs w:val="28"/>
              <w:rtl/>
            </w:rPr>
          </w:rPrChange>
        </w:rPr>
        <w:t>اختصاصی</w:t>
      </w:r>
      <w:r w:rsidRPr="00AA3FB8">
        <w:rPr>
          <w:rFonts w:ascii="Times New Roman" w:hAnsi="Times New Roman" w:cs="B Nazanin"/>
          <w:color w:val="000000" w:themeColor="text1"/>
          <w:sz w:val="24"/>
          <w:szCs w:val="28"/>
          <w:u w:val="single"/>
          <w:rtl/>
          <w:rPrChange w:id="566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65" w:author="Lenovo" w:date="2026-09-24T08:55:00Z">
            <w:rPr>
              <w:rFonts w:ascii="Times New Roman" w:hAnsi="Times New Roman" w:cs="B Nazanin" w:hint="cs"/>
              <w:color w:val="000000" w:themeColor="text1"/>
              <w:sz w:val="24"/>
              <w:szCs w:val="28"/>
              <w:rtl/>
            </w:rPr>
          </w:rPrChange>
        </w:rPr>
        <w:t>علیه</w:t>
      </w:r>
      <w:r w:rsidRPr="00AA3FB8">
        <w:rPr>
          <w:rFonts w:ascii="Times New Roman" w:hAnsi="Times New Roman" w:cs="B Nazanin"/>
          <w:color w:val="000000" w:themeColor="text1"/>
          <w:sz w:val="24"/>
          <w:szCs w:val="28"/>
          <w:u w:val="single"/>
          <w:rtl/>
          <w:rPrChange w:id="566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67" w:author="Lenovo" w:date="2026-09-24T08:55:00Z">
            <w:rPr>
              <w:rFonts w:ascii="Times New Roman" w:hAnsi="Times New Roman" w:cs="B Nazanin" w:hint="cs"/>
              <w:color w:val="000000" w:themeColor="text1"/>
              <w:sz w:val="24"/>
              <w:szCs w:val="28"/>
              <w:rtl/>
            </w:rPr>
          </w:rPrChange>
        </w:rPr>
        <w:t>پروتئین‌های</w:t>
      </w:r>
      <w:r w:rsidRPr="00AA3FB8">
        <w:rPr>
          <w:rFonts w:ascii="Times New Roman" w:hAnsi="Times New Roman" w:cs="B Nazanin"/>
          <w:color w:val="000000" w:themeColor="text1"/>
          <w:sz w:val="24"/>
          <w:szCs w:val="28"/>
          <w:u w:val="single"/>
          <w:rtl/>
          <w:rPrChange w:id="566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69" w:author="Lenovo" w:date="2026-09-24T08:55:00Z">
            <w:rPr>
              <w:rFonts w:ascii="Times New Roman" w:hAnsi="Times New Roman" w:cs="B Nazanin" w:hint="cs"/>
              <w:color w:val="000000" w:themeColor="text1"/>
              <w:sz w:val="24"/>
              <w:szCs w:val="28"/>
              <w:rtl/>
            </w:rPr>
          </w:rPrChange>
        </w:rPr>
        <w:t>ساختاری</w:t>
      </w:r>
      <w:r w:rsidRPr="00AA3FB8">
        <w:rPr>
          <w:rFonts w:ascii="Times New Roman" w:hAnsi="Times New Roman" w:cs="B Nazanin"/>
          <w:color w:val="000000" w:themeColor="text1"/>
          <w:sz w:val="24"/>
          <w:szCs w:val="28"/>
          <w:u w:val="single"/>
          <w:rtl/>
          <w:rPrChange w:id="567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color w:val="000000" w:themeColor="text1"/>
          <w:sz w:val="24"/>
          <w:szCs w:val="28"/>
          <w:u w:val="single"/>
          <w:rPrChange w:id="5671" w:author="Lenovo" w:date="2026-09-24T08:55:00Z">
            <w:rPr>
              <w:rFonts w:ascii="Times New Roman" w:hAnsi="Times New Roman" w:cs="B Nazanin"/>
              <w:color w:val="000000" w:themeColor="text1"/>
              <w:sz w:val="24"/>
              <w:szCs w:val="28"/>
            </w:rPr>
          </w:rPrChange>
        </w:rPr>
        <w:t>WNV</w:t>
      </w:r>
      <w:r w:rsidRPr="00AA3FB8">
        <w:rPr>
          <w:rFonts w:ascii="Times New Roman" w:hAnsi="Times New Roman" w:cs="B Nazanin"/>
          <w:color w:val="000000" w:themeColor="text1"/>
          <w:sz w:val="24"/>
          <w:szCs w:val="28"/>
          <w:u w:val="single"/>
          <w:rtl/>
          <w:rPrChange w:id="567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73" w:author="Lenovo" w:date="2026-09-24T08:55:00Z">
            <w:rPr>
              <w:rFonts w:ascii="Times New Roman" w:hAnsi="Times New Roman" w:cs="B Nazanin" w:hint="cs"/>
              <w:color w:val="000000" w:themeColor="text1"/>
              <w:sz w:val="24"/>
              <w:szCs w:val="28"/>
              <w:rtl/>
            </w:rPr>
          </w:rPrChange>
        </w:rPr>
        <w:t>نقش</w:t>
      </w:r>
      <w:r w:rsidRPr="00AA3FB8">
        <w:rPr>
          <w:rFonts w:ascii="Times New Roman" w:hAnsi="Times New Roman" w:cs="B Nazanin"/>
          <w:color w:val="000000" w:themeColor="text1"/>
          <w:sz w:val="24"/>
          <w:szCs w:val="28"/>
          <w:u w:val="single"/>
          <w:rtl/>
          <w:rPrChange w:id="567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75" w:author="Lenovo" w:date="2026-09-24T08:55:00Z">
            <w:rPr>
              <w:rFonts w:ascii="Times New Roman" w:hAnsi="Times New Roman" w:cs="B Nazanin" w:hint="cs"/>
              <w:color w:val="000000" w:themeColor="text1"/>
              <w:sz w:val="24"/>
              <w:szCs w:val="28"/>
              <w:rtl/>
            </w:rPr>
          </w:rPrChange>
        </w:rPr>
        <w:t>کلیدی</w:t>
      </w:r>
      <w:r w:rsidRPr="00AA3FB8">
        <w:rPr>
          <w:rFonts w:ascii="Times New Roman" w:hAnsi="Times New Roman" w:cs="B Nazanin"/>
          <w:color w:val="000000" w:themeColor="text1"/>
          <w:sz w:val="24"/>
          <w:szCs w:val="28"/>
          <w:u w:val="single"/>
          <w:rtl/>
          <w:rPrChange w:id="567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77" w:author="Lenovo" w:date="2026-09-24T08:55:00Z">
            <w:rPr>
              <w:rFonts w:ascii="Times New Roman" w:hAnsi="Times New Roman" w:cs="B Nazanin" w:hint="cs"/>
              <w:color w:val="000000" w:themeColor="text1"/>
              <w:sz w:val="24"/>
              <w:szCs w:val="28"/>
              <w:rtl/>
            </w:rPr>
          </w:rPrChange>
        </w:rPr>
        <w:t>در</w:t>
      </w:r>
      <w:r w:rsidRPr="00AA3FB8">
        <w:rPr>
          <w:rFonts w:ascii="Times New Roman" w:hAnsi="Times New Roman" w:cs="B Nazanin"/>
          <w:color w:val="000000" w:themeColor="text1"/>
          <w:sz w:val="24"/>
          <w:szCs w:val="28"/>
          <w:u w:val="single"/>
          <w:rtl/>
          <w:rPrChange w:id="567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79" w:author="Lenovo" w:date="2026-09-24T08:55:00Z">
            <w:rPr>
              <w:rFonts w:ascii="Times New Roman" w:hAnsi="Times New Roman" w:cs="B Nazanin" w:hint="cs"/>
              <w:color w:val="000000" w:themeColor="text1"/>
              <w:sz w:val="24"/>
              <w:szCs w:val="28"/>
              <w:rtl/>
            </w:rPr>
          </w:rPrChange>
        </w:rPr>
        <w:t>کنترل</w:t>
      </w:r>
      <w:r w:rsidRPr="00AA3FB8">
        <w:rPr>
          <w:rFonts w:ascii="Times New Roman" w:hAnsi="Times New Roman" w:cs="B Nazanin"/>
          <w:color w:val="000000" w:themeColor="text1"/>
          <w:sz w:val="24"/>
          <w:szCs w:val="28"/>
          <w:u w:val="single"/>
          <w:rtl/>
          <w:rPrChange w:id="568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81" w:author="Lenovo" w:date="2026-09-24T08:55:00Z">
            <w:rPr>
              <w:rFonts w:ascii="Times New Roman" w:hAnsi="Times New Roman" w:cs="B Nazanin" w:hint="cs"/>
              <w:color w:val="000000" w:themeColor="text1"/>
              <w:sz w:val="24"/>
              <w:szCs w:val="28"/>
              <w:rtl/>
            </w:rPr>
          </w:rPrChange>
        </w:rPr>
        <w:t>عفونت</w:t>
      </w:r>
      <w:r w:rsidRPr="00AA3FB8">
        <w:rPr>
          <w:rFonts w:ascii="Times New Roman" w:hAnsi="Times New Roman" w:cs="B Nazanin"/>
          <w:color w:val="000000" w:themeColor="text1"/>
          <w:sz w:val="24"/>
          <w:szCs w:val="28"/>
          <w:u w:val="single"/>
          <w:rtl/>
          <w:rPrChange w:id="568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83" w:author="Lenovo" w:date="2026-09-24T08:55:00Z">
            <w:rPr>
              <w:rFonts w:ascii="Times New Roman" w:hAnsi="Times New Roman" w:cs="B Nazanin" w:hint="cs"/>
              <w:color w:val="000000" w:themeColor="text1"/>
              <w:sz w:val="24"/>
              <w:szCs w:val="28"/>
              <w:rtl/>
            </w:rPr>
          </w:rPrChange>
        </w:rPr>
        <w:t>و</w:t>
      </w:r>
      <w:r w:rsidRPr="00AA3FB8">
        <w:rPr>
          <w:rFonts w:ascii="Times New Roman" w:hAnsi="Times New Roman" w:cs="B Nazanin"/>
          <w:color w:val="000000" w:themeColor="text1"/>
          <w:sz w:val="24"/>
          <w:szCs w:val="28"/>
          <w:u w:val="single"/>
          <w:rtl/>
          <w:rPrChange w:id="568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85" w:author="Lenovo" w:date="2026-09-24T08:55:00Z">
            <w:rPr>
              <w:rFonts w:ascii="Times New Roman" w:hAnsi="Times New Roman" w:cs="B Nazanin" w:hint="cs"/>
              <w:color w:val="000000" w:themeColor="text1"/>
              <w:sz w:val="24"/>
              <w:szCs w:val="28"/>
              <w:rtl/>
            </w:rPr>
          </w:rPrChange>
        </w:rPr>
        <w:t>محافظت</w:t>
      </w:r>
      <w:r w:rsidRPr="00AA3FB8">
        <w:rPr>
          <w:rFonts w:ascii="Times New Roman" w:hAnsi="Times New Roman" w:cs="B Nazanin"/>
          <w:color w:val="000000" w:themeColor="text1"/>
          <w:sz w:val="24"/>
          <w:szCs w:val="28"/>
          <w:u w:val="single"/>
          <w:rtl/>
          <w:rPrChange w:id="568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87" w:author="Lenovo" w:date="2026-09-24T08:55:00Z">
            <w:rPr>
              <w:rFonts w:ascii="Times New Roman" w:hAnsi="Times New Roman" w:cs="B Nazanin" w:hint="cs"/>
              <w:color w:val="000000" w:themeColor="text1"/>
              <w:sz w:val="24"/>
              <w:szCs w:val="28"/>
              <w:rtl/>
            </w:rPr>
          </w:rPrChange>
        </w:rPr>
        <w:t>میزبان</w:t>
      </w:r>
      <w:r w:rsidRPr="00AA3FB8">
        <w:rPr>
          <w:rFonts w:ascii="Times New Roman" w:hAnsi="Times New Roman" w:cs="B Nazanin"/>
          <w:color w:val="000000" w:themeColor="text1"/>
          <w:sz w:val="24"/>
          <w:szCs w:val="28"/>
          <w:u w:val="single"/>
          <w:rtl/>
          <w:rPrChange w:id="568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89" w:author="Lenovo" w:date="2026-09-24T08:55:00Z">
            <w:rPr>
              <w:rFonts w:ascii="Times New Roman" w:hAnsi="Times New Roman" w:cs="B Nazanin" w:hint="cs"/>
              <w:color w:val="000000" w:themeColor="text1"/>
              <w:sz w:val="24"/>
              <w:szCs w:val="28"/>
              <w:rtl/>
            </w:rPr>
          </w:rPrChange>
        </w:rPr>
        <w:t>ایفا</w:t>
      </w:r>
      <w:r w:rsidRPr="00AA3FB8">
        <w:rPr>
          <w:rFonts w:ascii="Times New Roman" w:hAnsi="Times New Roman" w:cs="B Nazanin"/>
          <w:color w:val="000000" w:themeColor="text1"/>
          <w:sz w:val="24"/>
          <w:szCs w:val="28"/>
          <w:u w:val="single"/>
          <w:rtl/>
          <w:rPrChange w:id="569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91" w:author="Lenovo" w:date="2026-09-24T08:55:00Z">
            <w:rPr>
              <w:rFonts w:ascii="Times New Roman" w:hAnsi="Times New Roman" w:cs="B Nazanin" w:hint="cs"/>
              <w:color w:val="000000" w:themeColor="text1"/>
              <w:sz w:val="24"/>
              <w:szCs w:val="28"/>
              <w:rtl/>
            </w:rPr>
          </w:rPrChange>
        </w:rPr>
        <w:t>می‌کنند</w:t>
      </w:r>
      <w:r w:rsidRPr="00AA3FB8">
        <w:rPr>
          <w:rFonts w:ascii="Times New Roman" w:hAnsi="Times New Roman" w:cs="B Nazanin"/>
          <w:color w:val="000000" w:themeColor="text1"/>
          <w:sz w:val="24"/>
          <w:szCs w:val="28"/>
          <w:u w:val="single"/>
          <w:rtl/>
          <w:rPrChange w:id="569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93" w:author="Lenovo" w:date="2026-09-24T08:55:00Z">
            <w:rPr>
              <w:rFonts w:ascii="Times New Roman" w:hAnsi="Times New Roman" w:cs="B Nazanin" w:hint="cs"/>
              <w:color w:val="000000" w:themeColor="text1"/>
              <w:sz w:val="24"/>
              <w:szCs w:val="28"/>
              <w:rtl/>
            </w:rPr>
          </w:rPrChange>
        </w:rPr>
        <w:t>مشاهده</w:t>
      </w:r>
      <w:r w:rsidRPr="00AA3FB8">
        <w:rPr>
          <w:rFonts w:ascii="Times New Roman" w:hAnsi="Times New Roman" w:cs="B Nazanin"/>
          <w:color w:val="000000" w:themeColor="text1"/>
          <w:sz w:val="24"/>
          <w:szCs w:val="28"/>
          <w:u w:val="single"/>
          <w:rtl/>
          <w:rPrChange w:id="569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95" w:author="Lenovo" w:date="2026-09-24T08:55:00Z">
            <w:rPr>
              <w:rFonts w:ascii="Times New Roman" w:hAnsi="Times New Roman" w:cs="B Nazanin" w:hint="cs"/>
              <w:color w:val="000000" w:themeColor="text1"/>
              <w:sz w:val="24"/>
              <w:szCs w:val="28"/>
              <w:rtl/>
            </w:rPr>
          </w:rPrChange>
        </w:rPr>
        <w:t>افزایش</w:t>
      </w:r>
      <w:r w:rsidRPr="00AA3FB8">
        <w:rPr>
          <w:rFonts w:ascii="Times New Roman" w:hAnsi="Times New Roman" w:cs="B Nazanin"/>
          <w:color w:val="000000" w:themeColor="text1"/>
          <w:sz w:val="24"/>
          <w:szCs w:val="28"/>
          <w:u w:val="single"/>
          <w:rtl/>
          <w:rPrChange w:id="569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color w:val="000000" w:themeColor="text1"/>
          <w:sz w:val="24"/>
          <w:szCs w:val="28"/>
          <w:u w:val="single"/>
          <w:rPrChange w:id="5697" w:author="Lenovo" w:date="2026-09-24T08:55:00Z">
            <w:rPr>
              <w:rFonts w:ascii="Times New Roman" w:hAnsi="Times New Roman" w:cs="B Nazanin"/>
              <w:color w:val="000000" w:themeColor="text1"/>
              <w:sz w:val="24"/>
              <w:szCs w:val="28"/>
            </w:rPr>
          </w:rPrChange>
        </w:rPr>
        <w:t>IgG</w:t>
      </w:r>
      <w:r w:rsidRPr="00AA3FB8">
        <w:rPr>
          <w:rFonts w:ascii="Times New Roman" w:hAnsi="Times New Roman" w:cs="B Nazanin"/>
          <w:color w:val="000000" w:themeColor="text1"/>
          <w:sz w:val="24"/>
          <w:szCs w:val="28"/>
          <w:u w:val="single"/>
          <w:rtl/>
          <w:rPrChange w:id="569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699" w:author="Lenovo" w:date="2026-09-24T08:55:00Z">
            <w:rPr>
              <w:rFonts w:ascii="Times New Roman" w:hAnsi="Times New Roman" w:cs="B Nazanin" w:hint="cs"/>
              <w:color w:val="000000" w:themeColor="text1"/>
              <w:sz w:val="24"/>
              <w:szCs w:val="28"/>
              <w:rtl/>
            </w:rPr>
          </w:rPrChange>
        </w:rPr>
        <w:t>سرمی</w:t>
      </w:r>
      <w:r w:rsidRPr="00AA3FB8">
        <w:rPr>
          <w:rFonts w:ascii="Times New Roman" w:hAnsi="Times New Roman" w:cs="B Nazanin"/>
          <w:color w:val="000000" w:themeColor="text1"/>
          <w:sz w:val="24"/>
          <w:szCs w:val="28"/>
          <w:u w:val="single"/>
          <w:rtl/>
          <w:rPrChange w:id="570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01" w:author="Lenovo" w:date="2026-09-24T08:55:00Z">
            <w:rPr>
              <w:rFonts w:ascii="Times New Roman" w:hAnsi="Times New Roman" w:cs="B Nazanin" w:hint="cs"/>
              <w:color w:val="000000" w:themeColor="text1"/>
              <w:sz w:val="24"/>
              <w:szCs w:val="28"/>
              <w:rtl/>
            </w:rPr>
          </w:rPrChange>
        </w:rPr>
        <w:t>در</w:t>
      </w:r>
      <w:r w:rsidRPr="00AA3FB8">
        <w:rPr>
          <w:rFonts w:ascii="Times New Roman" w:hAnsi="Times New Roman" w:cs="B Nazanin"/>
          <w:color w:val="000000" w:themeColor="text1"/>
          <w:sz w:val="24"/>
          <w:szCs w:val="28"/>
          <w:u w:val="single"/>
          <w:rtl/>
          <w:rPrChange w:id="570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03" w:author="Lenovo" w:date="2026-09-24T08:55:00Z">
            <w:rPr>
              <w:rFonts w:ascii="Times New Roman" w:hAnsi="Times New Roman" w:cs="B Nazanin" w:hint="cs"/>
              <w:color w:val="000000" w:themeColor="text1"/>
              <w:sz w:val="24"/>
              <w:szCs w:val="28"/>
              <w:rtl/>
            </w:rPr>
          </w:rPrChange>
        </w:rPr>
        <w:t>گروه‌های</w:t>
      </w:r>
      <w:r w:rsidRPr="00AA3FB8">
        <w:rPr>
          <w:rFonts w:ascii="Times New Roman" w:hAnsi="Times New Roman" w:cs="B Nazanin"/>
          <w:color w:val="000000" w:themeColor="text1"/>
          <w:sz w:val="24"/>
          <w:szCs w:val="28"/>
          <w:u w:val="single"/>
          <w:rtl/>
          <w:rPrChange w:id="570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05" w:author="Lenovo" w:date="2026-09-24T08:55:00Z">
            <w:rPr>
              <w:rFonts w:ascii="Times New Roman" w:hAnsi="Times New Roman" w:cs="B Nazanin" w:hint="cs"/>
              <w:color w:val="000000" w:themeColor="text1"/>
              <w:sz w:val="24"/>
              <w:szCs w:val="28"/>
              <w:rtl/>
            </w:rPr>
          </w:rPrChange>
        </w:rPr>
        <w:t>خوراکی</w:t>
      </w:r>
      <w:r w:rsidRPr="00AA3FB8">
        <w:rPr>
          <w:rFonts w:ascii="Times New Roman" w:hAnsi="Times New Roman" w:cs="B Nazanin"/>
          <w:color w:val="000000" w:themeColor="text1"/>
          <w:sz w:val="24"/>
          <w:szCs w:val="28"/>
          <w:u w:val="single"/>
          <w:rtl/>
          <w:rPrChange w:id="570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07" w:author="Lenovo" w:date="2026-09-24T08:55:00Z">
            <w:rPr>
              <w:rFonts w:ascii="Times New Roman" w:hAnsi="Times New Roman" w:cs="B Nazanin" w:hint="cs"/>
              <w:color w:val="000000" w:themeColor="text1"/>
              <w:sz w:val="24"/>
              <w:szCs w:val="28"/>
              <w:rtl/>
            </w:rPr>
          </w:rPrChange>
        </w:rPr>
        <w:t>و</w:t>
      </w:r>
      <w:r w:rsidRPr="00AA3FB8">
        <w:rPr>
          <w:rFonts w:ascii="Times New Roman" w:hAnsi="Times New Roman" w:cs="B Nazanin"/>
          <w:color w:val="000000" w:themeColor="text1"/>
          <w:sz w:val="24"/>
          <w:szCs w:val="28"/>
          <w:u w:val="single"/>
          <w:rtl/>
          <w:rPrChange w:id="570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09" w:author="Lenovo" w:date="2026-09-24T08:55:00Z">
            <w:rPr>
              <w:rFonts w:ascii="Times New Roman" w:hAnsi="Times New Roman" w:cs="B Nazanin" w:hint="cs"/>
              <w:color w:val="000000" w:themeColor="text1"/>
              <w:sz w:val="24"/>
              <w:szCs w:val="28"/>
              <w:rtl/>
            </w:rPr>
          </w:rPrChange>
        </w:rPr>
        <w:t>به‌ویژه</w:t>
      </w:r>
      <w:r w:rsidRPr="00AA3FB8">
        <w:rPr>
          <w:rFonts w:ascii="Times New Roman" w:hAnsi="Times New Roman" w:cs="B Nazanin"/>
          <w:color w:val="000000" w:themeColor="text1"/>
          <w:sz w:val="24"/>
          <w:szCs w:val="28"/>
          <w:u w:val="single"/>
          <w:rtl/>
          <w:rPrChange w:id="571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11" w:author="Lenovo" w:date="2026-09-24T08:55:00Z">
            <w:rPr>
              <w:rFonts w:ascii="Times New Roman" w:hAnsi="Times New Roman" w:cs="B Nazanin" w:hint="cs"/>
              <w:color w:val="000000" w:themeColor="text1"/>
              <w:sz w:val="24"/>
              <w:szCs w:val="28"/>
              <w:rtl/>
            </w:rPr>
          </w:rPrChange>
        </w:rPr>
        <w:t>خوراکی</w:t>
      </w:r>
      <w:r w:rsidRPr="00AA3FB8">
        <w:rPr>
          <w:rFonts w:ascii="Times New Roman" w:hAnsi="Times New Roman" w:cs="Times New Roman" w:hint="eastAsia"/>
          <w:color w:val="000000" w:themeColor="text1"/>
          <w:sz w:val="24"/>
          <w:szCs w:val="28"/>
          <w:u w:val="single"/>
          <w:rtl/>
          <w:rPrChange w:id="5712" w:author="Lenovo" w:date="2026-09-24T08:55:00Z">
            <w:rPr>
              <w:rFonts w:ascii="Times New Roman" w:hAnsi="Times New Roman" w:cs="Times New Roman" w:hint="eastAsia"/>
              <w:color w:val="000000" w:themeColor="text1"/>
              <w:sz w:val="24"/>
              <w:szCs w:val="28"/>
              <w:rtl/>
            </w:rPr>
          </w:rPrChange>
        </w:rPr>
        <w:t>–</w:t>
      </w:r>
      <w:r w:rsidRPr="00AA3FB8">
        <w:rPr>
          <w:rFonts w:ascii="Times New Roman" w:hAnsi="Times New Roman" w:cs="B Nazanin" w:hint="cs"/>
          <w:color w:val="000000" w:themeColor="text1"/>
          <w:sz w:val="24"/>
          <w:szCs w:val="28"/>
          <w:u w:val="single"/>
          <w:rtl/>
          <w:rPrChange w:id="5713" w:author="Lenovo" w:date="2026-09-24T08:55:00Z">
            <w:rPr>
              <w:rFonts w:ascii="Times New Roman" w:hAnsi="Times New Roman" w:cs="B Nazanin" w:hint="cs"/>
              <w:color w:val="000000" w:themeColor="text1"/>
              <w:sz w:val="24"/>
              <w:szCs w:val="28"/>
              <w:rtl/>
            </w:rPr>
          </w:rPrChange>
        </w:rPr>
        <w:t>تزریقی</w:t>
      </w:r>
      <w:r w:rsidRPr="00AA3FB8">
        <w:rPr>
          <w:rFonts w:ascii="Times New Roman" w:hAnsi="Times New Roman" w:cs="B Nazanin"/>
          <w:color w:val="000000" w:themeColor="text1"/>
          <w:sz w:val="24"/>
          <w:szCs w:val="28"/>
          <w:u w:val="single"/>
          <w:rtl/>
          <w:rPrChange w:id="571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15" w:author="Lenovo" w:date="2026-09-24T08:55:00Z">
            <w:rPr>
              <w:rFonts w:ascii="Times New Roman" w:hAnsi="Times New Roman" w:cs="B Nazanin" w:hint="cs"/>
              <w:color w:val="000000" w:themeColor="text1"/>
              <w:sz w:val="24"/>
              <w:szCs w:val="28"/>
              <w:rtl/>
            </w:rPr>
          </w:rPrChange>
        </w:rPr>
        <w:t>در</w:t>
      </w:r>
      <w:r w:rsidRPr="00AA3FB8">
        <w:rPr>
          <w:rFonts w:ascii="Times New Roman" w:hAnsi="Times New Roman" w:cs="B Nazanin"/>
          <w:color w:val="000000" w:themeColor="text1"/>
          <w:sz w:val="24"/>
          <w:szCs w:val="28"/>
          <w:u w:val="single"/>
          <w:rtl/>
          <w:rPrChange w:id="571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17" w:author="Lenovo" w:date="2026-09-24T08:55:00Z">
            <w:rPr>
              <w:rFonts w:ascii="Times New Roman" w:hAnsi="Times New Roman" w:cs="B Nazanin" w:hint="cs"/>
              <w:color w:val="000000" w:themeColor="text1"/>
              <w:sz w:val="24"/>
              <w:szCs w:val="28"/>
              <w:rtl/>
            </w:rPr>
          </w:rPrChange>
        </w:rPr>
        <w:t>این</w:t>
      </w:r>
      <w:r w:rsidRPr="00AA3FB8">
        <w:rPr>
          <w:rFonts w:ascii="Times New Roman" w:hAnsi="Times New Roman" w:cs="B Nazanin"/>
          <w:color w:val="000000" w:themeColor="text1"/>
          <w:sz w:val="24"/>
          <w:szCs w:val="28"/>
          <w:u w:val="single"/>
          <w:rtl/>
          <w:rPrChange w:id="571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19" w:author="Lenovo" w:date="2026-09-24T08:55:00Z">
            <w:rPr>
              <w:rFonts w:ascii="Times New Roman" w:hAnsi="Times New Roman" w:cs="B Nazanin" w:hint="cs"/>
              <w:color w:val="000000" w:themeColor="text1"/>
              <w:sz w:val="24"/>
              <w:szCs w:val="28"/>
              <w:rtl/>
            </w:rPr>
          </w:rPrChange>
        </w:rPr>
        <w:t>مطالعه،</w:t>
      </w:r>
      <w:r w:rsidRPr="00AA3FB8">
        <w:rPr>
          <w:rFonts w:ascii="Times New Roman" w:hAnsi="Times New Roman" w:cs="B Nazanin"/>
          <w:color w:val="000000" w:themeColor="text1"/>
          <w:sz w:val="24"/>
          <w:szCs w:val="28"/>
          <w:u w:val="single"/>
          <w:rtl/>
          <w:rPrChange w:id="572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21" w:author="Lenovo" w:date="2026-09-24T08:55:00Z">
            <w:rPr>
              <w:rFonts w:ascii="Times New Roman" w:hAnsi="Times New Roman" w:cs="B Nazanin" w:hint="cs"/>
              <w:color w:val="000000" w:themeColor="text1"/>
              <w:sz w:val="24"/>
              <w:szCs w:val="28"/>
              <w:rtl/>
            </w:rPr>
          </w:rPrChange>
        </w:rPr>
        <w:t>در</w:t>
      </w:r>
      <w:r w:rsidRPr="00AA3FB8">
        <w:rPr>
          <w:rFonts w:ascii="Times New Roman" w:hAnsi="Times New Roman" w:cs="B Nazanin"/>
          <w:color w:val="000000" w:themeColor="text1"/>
          <w:sz w:val="24"/>
          <w:szCs w:val="28"/>
          <w:u w:val="single"/>
          <w:rtl/>
          <w:rPrChange w:id="572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23" w:author="Lenovo" w:date="2026-09-24T08:55:00Z">
            <w:rPr>
              <w:rFonts w:ascii="Times New Roman" w:hAnsi="Times New Roman" w:cs="B Nazanin" w:hint="cs"/>
              <w:color w:val="000000" w:themeColor="text1"/>
              <w:sz w:val="24"/>
              <w:szCs w:val="28"/>
              <w:rtl/>
            </w:rPr>
          </w:rPrChange>
        </w:rPr>
        <w:t>چارچوب</w:t>
      </w:r>
      <w:r w:rsidRPr="00AA3FB8">
        <w:rPr>
          <w:rFonts w:ascii="Times New Roman" w:hAnsi="Times New Roman" w:cs="B Nazanin"/>
          <w:color w:val="000000" w:themeColor="text1"/>
          <w:sz w:val="24"/>
          <w:szCs w:val="28"/>
          <w:u w:val="single"/>
          <w:rtl/>
          <w:rPrChange w:id="5724"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25" w:author="Lenovo" w:date="2026-09-24T08:55:00Z">
            <w:rPr>
              <w:rFonts w:ascii="Times New Roman" w:hAnsi="Times New Roman" w:cs="B Nazanin" w:hint="cs"/>
              <w:color w:val="000000" w:themeColor="text1"/>
              <w:sz w:val="24"/>
              <w:szCs w:val="28"/>
              <w:rtl/>
            </w:rPr>
          </w:rPrChange>
        </w:rPr>
        <w:t>این</w:t>
      </w:r>
      <w:r w:rsidRPr="00AA3FB8">
        <w:rPr>
          <w:rFonts w:ascii="Times New Roman" w:hAnsi="Times New Roman" w:cs="B Nazanin"/>
          <w:color w:val="000000" w:themeColor="text1"/>
          <w:sz w:val="24"/>
          <w:szCs w:val="28"/>
          <w:u w:val="single"/>
          <w:rtl/>
          <w:rPrChange w:id="5726"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27" w:author="Lenovo" w:date="2026-09-24T08:55:00Z">
            <w:rPr>
              <w:rFonts w:ascii="Times New Roman" w:hAnsi="Times New Roman" w:cs="B Nazanin" w:hint="cs"/>
              <w:color w:val="000000" w:themeColor="text1"/>
              <w:sz w:val="24"/>
              <w:szCs w:val="28"/>
              <w:rtl/>
            </w:rPr>
          </w:rPrChange>
        </w:rPr>
        <w:t>یافته‌ها</w:t>
      </w:r>
      <w:r w:rsidRPr="00AA3FB8">
        <w:rPr>
          <w:rFonts w:ascii="Times New Roman" w:hAnsi="Times New Roman" w:cs="B Nazanin"/>
          <w:color w:val="000000" w:themeColor="text1"/>
          <w:sz w:val="24"/>
          <w:szCs w:val="28"/>
          <w:u w:val="single"/>
          <w:rtl/>
          <w:rPrChange w:id="5728"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29" w:author="Lenovo" w:date="2026-09-24T08:55:00Z">
            <w:rPr>
              <w:rFonts w:ascii="Times New Roman" w:hAnsi="Times New Roman" w:cs="B Nazanin" w:hint="cs"/>
              <w:color w:val="000000" w:themeColor="text1"/>
              <w:sz w:val="24"/>
              <w:szCs w:val="28"/>
              <w:rtl/>
            </w:rPr>
          </w:rPrChange>
        </w:rPr>
        <w:t>قابل</w:t>
      </w:r>
      <w:r w:rsidRPr="00AA3FB8">
        <w:rPr>
          <w:rFonts w:ascii="Times New Roman" w:hAnsi="Times New Roman" w:cs="B Nazanin"/>
          <w:color w:val="000000" w:themeColor="text1"/>
          <w:sz w:val="24"/>
          <w:szCs w:val="28"/>
          <w:u w:val="single"/>
          <w:rtl/>
          <w:rPrChange w:id="5730"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31" w:author="Lenovo" w:date="2026-09-24T08:55:00Z">
            <w:rPr>
              <w:rFonts w:ascii="Times New Roman" w:hAnsi="Times New Roman" w:cs="B Nazanin" w:hint="cs"/>
              <w:color w:val="000000" w:themeColor="text1"/>
              <w:sz w:val="24"/>
              <w:szCs w:val="28"/>
              <w:rtl/>
            </w:rPr>
          </w:rPrChange>
        </w:rPr>
        <w:t>تفسیر</w:t>
      </w:r>
      <w:r w:rsidRPr="00AA3FB8">
        <w:rPr>
          <w:rFonts w:ascii="Times New Roman" w:hAnsi="Times New Roman" w:cs="B Nazanin"/>
          <w:color w:val="000000" w:themeColor="text1"/>
          <w:sz w:val="24"/>
          <w:szCs w:val="28"/>
          <w:u w:val="single"/>
          <w:rtl/>
          <w:rPrChange w:id="5732" w:author="Lenovo" w:date="2026-09-24T08:55:00Z">
            <w:rPr>
              <w:rFonts w:ascii="Times New Roman" w:hAnsi="Times New Roman" w:cs="B Nazanin"/>
              <w:color w:val="000000" w:themeColor="text1"/>
              <w:sz w:val="24"/>
              <w:szCs w:val="28"/>
              <w:rtl/>
            </w:rPr>
          </w:rPrChange>
        </w:rPr>
        <w:t xml:space="preserve"> </w:t>
      </w:r>
      <w:r w:rsidRPr="00AA3FB8">
        <w:rPr>
          <w:rFonts w:ascii="Times New Roman" w:hAnsi="Times New Roman" w:cs="B Nazanin" w:hint="cs"/>
          <w:color w:val="000000" w:themeColor="text1"/>
          <w:sz w:val="24"/>
          <w:szCs w:val="28"/>
          <w:u w:val="single"/>
          <w:rtl/>
          <w:rPrChange w:id="5733" w:author="Lenovo" w:date="2026-09-24T08:55:00Z">
            <w:rPr>
              <w:rFonts w:ascii="Times New Roman" w:hAnsi="Times New Roman" w:cs="B Nazanin" w:hint="cs"/>
              <w:color w:val="000000" w:themeColor="text1"/>
              <w:sz w:val="24"/>
              <w:szCs w:val="28"/>
              <w:rtl/>
            </w:rPr>
          </w:rPrChange>
        </w:rPr>
        <w:t>است</w:t>
      </w:r>
      <w:r w:rsidRPr="00AA3FB8">
        <w:rPr>
          <w:rFonts w:ascii="Times New Roman" w:hAnsi="Times New Roman" w:cs="B Nazanin"/>
          <w:color w:val="000000" w:themeColor="text1"/>
          <w:sz w:val="24"/>
          <w:szCs w:val="28"/>
          <w:u w:val="single"/>
          <w:rtl/>
          <w:rPrChange w:id="5734" w:author="Lenovo" w:date="2026-09-24T08:55:00Z">
            <w:rPr>
              <w:rFonts w:ascii="Times New Roman" w:hAnsi="Times New Roman" w:cs="B Nazanin"/>
              <w:color w:val="000000" w:themeColor="text1"/>
              <w:sz w:val="24"/>
              <w:szCs w:val="28"/>
              <w:rtl/>
            </w:rPr>
          </w:rPrChange>
        </w:rPr>
        <w:t>.</w:t>
      </w:r>
      <w:r w:rsidR="00A2596F" w:rsidRPr="00AA3FB8">
        <w:rPr>
          <w:rFonts w:ascii="Times New Roman" w:hAnsi="Times New Roman" w:cs="B Nazanin" w:hint="cs"/>
          <w:color w:val="000000" w:themeColor="text1"/>
          <w:sz w:val="24"/>
          <w:szCs w:val="28"/>
          <w:u w:val="single"/>
          <w:rtl/>
          <w:rPrChange w:id="5735" w:author="Lenovo" w:date="2026-09-24T08:55:00Z">
            <w:rPr>
              <w:rFonts w:ascii="Times New Roman" w:hAnsi="Times New Roman" w:cs="B Nazanin" w:hint="cs"/>
              <w:color w:val="000000" w:themeColor="text1"/>
              <w:sz w:val="24"/>
              <w:szCs w:val="28"/>
              <w:rtl/>
            </w:rPr>
          </w:rPrChange>
        </w:rPr>
        <w:t>(منبع قید خواهد شد)</w:t>
      </w:r>
    </w:p>
    <w:p w14:paraId="5F7ED195" w14:textId="1735DCA1" w:rsidR="001F056E" w:rsidRPr="00AA3FB8" w:rsidRDefault="001F056E" w:rsidP="00A2596F">
      <w:pPr>
        <w:spacing w:line="360" w:lineRule="auto"/>
        <w:jc w:val="both"/>
        <w:rPr>
          <w:rFonts w:ascii="Times New Roman" w:hAnsi="Times New Roman" w:cs="B Nazanin"/>
          <w:sz w:val="24"/>
          <w:szCs w:val="28"/>
          <w:u w:val="single"/>
          <w:rtl/>
          <w:rPrChange w:id="5736" w:author="Lenovo" w:date="2026-09-24T08:55:00Z">
            <w:rPr>
              <w:rFonts w:ascii="Times New Roman" w:hAnsi="Times New Roman" w:cs="B Nazanin"/>
              <w:sz w:val="24"/>
              <w:szCs w:val="28"/>
              <w:rtl/>
            </w:rPr>
          </w:rPrChange>
        </w:rPr>
      </w:pPr>
      <w:r w:rsidRPr="00AA3FB8">
        <w:rPr>
          <w:rFonts w:ascii="Times New Roman" w:hAnsi="Times New Roman" w:cs="B Nazanin" w:hint="cs"/>
          <w:sz w:val="24"/>
          <w:szCs w:val="28"/>
          <w:u w:val="single"/>
          <w:rtl/>
          <w:rPrChange w:id="5737"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73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39" w:author="Lenovo" w:date="2026-09-24T08:55:00Z">
            <w:rPr>
              <w:rFonts w:ascii="Times New Roman" w:hAnsi="Times New Roman" w:cs="B Nazanin" w:hint="cs"/>
              <w:sz w:val="24"/>
              <w:szCs w:val="28"/>
              <w:rtl/>
            </w:rPr>
          </w:rPrChange>
        </w:rPr>
        <w:t>خصوص</w:t>
      </w:r>
      <w:r w:rsidRPr="00AA3FB8">
        <w:rPr>
          <w:rFonts w:ascii="Times New Roman" w:hAnsi="Times New Roman" w:cs="B Nazanin"/>
          <w:sz w:val="24"/>
          <w:szCs w:val="28"/>
          <w:u w:val="single"/>
          <w:rtl/>
          <w:rPrChange w:id="574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41" w:author="Lenovo" w:date="2026-09-24T08:55:00Z">
            <w:rPr>
              <w:rFonts w:ascii="Times New Roman" w:hAnsi="Times New Roman" w:cs="B Nazanin" w:hint="cs"/>
              <w:sz w:val="24"/>
              <w:szCs w:val="28"/>
              <w:rtl/>
            </w:rPr>
          </w:rPrChange>
        </w:rPr>
        <w:t>پاسخ‌های</w:t>
      </w:r>
      <w:r w:rsidRPr="00AA3FB8">
        <w:rPr>
          <w:rFonts w:ascii="Times New Roman" w:hAnsi="Times New Roman" w:cs="B Nazanin"/>
          <w:sz w:val="24"/>
          <w:szCs w:val="28"/>
          <w:u w:val="single"/>
          <w:rtl/>
          <w:rPrChange w:id="574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43" w:author="Lenovo" w:date="2026-09-24T08:55:00Z">
            <w:rPr>
              <w:rFonts w:ascii="Times New Roman" w:hAnsi="Times New Roman" w:cs="B Nazanin" w:hint="cs"/>
              <w:sz w:val="24"/>
              <w:szCs w:val="28"/>
              <w:rtl/>
            </w:rPr>
          </w:rPrChange>
        </w:rPr>
        <w:t>مخاطی،</w:t>
      </w:r>
      <w:r w:rsidRPr="00AA3FB8">
        <w:rPr>
          <w:rFonts w:ascii="Times New Roman" w:hAnsi="Times New Roman" w:cs="B Nazanin"/>
          <w:sz w:val="24"/>
          <w:szCs w:val="28"/>
          <w:u w:val="single"/>
          <w:rtl/>
          <w:rPrChange w:id="574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45" w:author="Lenovo" w:date="2026-09-24T08:55:00Z">
            <w:rPr>
              <w:rFonts w:ascii="Times New Roman" w:hAnsi="Times New Roman" w:cs="B Nazanin" w:hint="cs"/>
              <w:sz w:val="24"/>
              <w:szCs w:val="28"/>
              <w:rtl/>
            </w:rPr>
          </w:rPrChange>
        </w:rPr>
        <w:t>اگرچه</w:t>
      </w:r>
      <w:r w:rsidRPr="00AA3FB8">
        <w:rPr>
          <w:rFonts w:ascii="Times New Roman" w:hAnsi="Times New Roman" w:cs="B Nazanin"/>
          <w:sz w:val="24"/>
          <w:szCs w:val="28"/>
          <w:u w:val="single"/>
          <w:rtl/>
          <w:rPrChange w:id="574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47" w:author="Lenovo" w:date="2026-09-24T08:55:00Z">
            <w:rPr>
              <w:rFonts w:ascii="Times New Roman" w:hAnsi="Times New Roman" w:cs="B Nazanin" w:hint="cs"/>
              <w:sz w:val="24"/>
              <w:szCs w:val="28"/>
              <w:rtl/>
            </w:rPr>
          </w:rPrChange>
        </w:rPr>
        <w:t>مطالعات</w:t>
      </w:r>
      <w:r w:rsidRPr="00AA3FB8">
        <w:rPr>
          <w:rFonts w:ascii="Times New Roman" w:hAnsi="Times New Roman" w:cs="B Nazanin"/>
          <w:sz w:val="24"/>
          <w:szCs w:val="28"/>
          <w:u w:val="single"/>
          <w:rtl/>
          <w:rPrChange w:id="574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49" w:author="Lenovo" w:date="2026-09-24T08:55:00Z">
            <w:rPr>
              <w:rFonts w:ascii="Times New Roman" w:hAnsi="Times New Roman" w:cs="B Nazanin" w:hint="cs"/>
              <w:sz w:val="24"/>
              <w:szCs w:val="28"/>
              <w:rtl/>
            </w:rPr>
          </w:rPrChange>
        </w:rPr>
        <w:t>محدودی</w:t>
      </w:r>
      <w:r w:rsidRPr="00AA3FB8">
        <w:rPr>
          <w:rFonts w:ascii="Times New Roman" w:hAnsi="Times New Roman" w:cs="B Nazanin"/>
          <w:sz w:val="24"/>
          <w:szCs w:val="28"/>
          <w:u w:val="single"/>
          <w:rtl/>
          <w:rPrChange w:id="575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51" w:author="Lenovo" w:date="2026-09-24T08:55:00Z">
            <w:rPr>
              <w:rFonts w:ascii="Times New Roman" w:hAnsi="Times New Roman" w:cs="B Nazanin" w:hint="cs"/>
              <w:sz w:val="24"/>
              <w:szCs w:val="28"/>
              <w:rtl/>
            </w:rPr>
          </w:rPrChange>
        </w:rPr>
        <w:t>به‌طور</w:t>
      </w:r>
      <w:r w:rsidRPr="00AA3FB8">
        <w:rPr>
          <w:rFonts w:ascii="Times New Roman" w:hAnsi="Times New Roman" w:cs="B Nazanin"/>
          <w:sz w:val="24"/>
          <w:szCs w:val="28"/>
          <w:u w:val="single"/>
          <w:rtl/>
          <w:rPrChange w:id="575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53" w:author="Lenovo" w:date="2026-09-24T08:55:00Z">
            <w:rPr>
              <w:rFonts w:ascii="Times New Roman" w:hAnsi="Times New Roman" w:cs="B Nazanin" w:hint="cs"/>
              <w:sz w:val="24"/>
              <w:szCs w:val="28"/>
              <w:rtl/>
            </w:rPr>
          </w:rPrChange>
        </w:rPr>
        <w:t>مستقیم</w:t>
      </w:r>
      <w:r w:rsidRPr="00AA3FB8">
        <w:rPr>
          <w:rFonts w:ascii="Times New Roman" w:hAnsi="Times New Roman" w:cs="B Nazanin"/>
          <w:sz w:val="24"/>
          <w:szCs w:val="28"/>
          <w:u w:val="single"/>
          <w:rtl/>
          <w:rPrChange w:id="575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55" w:author="Lenovo" w:date="2026-09-24T08:55:00Z">
            <w:rPr>
              <w:rFonts w:ascii="Times New Roman" w:hAnsi="Times New Roman" w:cs="B Nazanin" w:hint="cs"/>
              <w:sz w:val="24"/>
              <w:szCs w:val="28"/>
              <w:rtl/>
            </w:rPr>
          </w:rPrChange>
        </w:rPr>
        <w:t>به</w:t>
      </w:r>
      <w:r w:rsidRPr="00AA3FB8">
        <w:rPr>
          <w:rFonts w:ascii="Times New Roman" w:hAnsi="Times New Roman" w:cs="B Nazanin"/>
          <w:sz w:val="24"/>
          <w:szCs w:val="28"/>
          <w:u w:val="single"/>
          <w:rtl/>
          <w:rPrChange w:id="575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57" w:author="Lenovo" w:date="2026-09-24T08:55:00Z">
            <w:rPr>
              <w:rFonts w:ascii="Times New Roman" w:hAnsi="Times New Roman" w:cs="B Nazanin" w:hint="cs"/>
              <w:sz w:val="24"/>
              <w:szCs w:val="28"/>
              <w:rtl/>
            </w:rPr>
          </w:rPrChange>
        </w:rPr>
        <w:t>ایمن‌سازی</w:t>
      </w:r>
      <w:r w:rsidRPr="00AA3FB8">
        <w:rPr>
          <w:rFonts w:ascii="Times New Roman" w:hAnsi="Times New Roman" w:cs="B Nazanin"/>
          <w:sz w:val="24"/>
          <w:szCs w:val="28"/>
          <w:u w:val="single"/>
          <w:rtl/>
          <w:rPrChange w:id="575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59" w:author="Lenovo" w:date="2026-09-24T08:55:00Z">
            <w:rPr>
              <w:rFonts w:ascii="Times New Roman" w:hAnsi="Times New Roman" w:cs="B Nazanin" w:hint="cs"/>
              <w:sz w:val="24"/>
              <w:szCs w:val="28"/>
              <w:rtl/>
            </w:rPr>
          </w:rPrChange>
        </w:rPr>
        <w:t>خوراکی</w:t>
      </w:r>
      <w:r w:rsidRPr="00AA3FB8">
        <w:rPr>
          <w:rFonts w:ascii="Times New Roman" w:hAnsi="Times New Roman" w:cs="B Nazanin"/>
          <w:sz w:val="24"/>
          <w:szCs w:val="28"/>
          <w:u w:val="single"/>
          <w:rtl/>
          <w:rPrChange w:id="576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61" w:author="Lenovo" w:date="2026-09-24T08:55:00Z">
            <w:rPr>
              <w:rFonts w:ascii="Times New Roman" w:hAnsi="Times New Roman" w:cs="B Nazanin" w:hint="cs"/>
              <w:sz w:val="24"/>
              <w:szCs w:val="28"/>
              <w:rtl/>
            </w:rPr>
          </w:rPrChange>
        </w:rPr>
        <w:t>علیه</w:t>
      </w:r>
      <w:r w:rsidRPr="00AA3FB8">
        <w:rPr>
          <w:rFonts w:ascii="Times New Roman" w:hAnsi="Times New Roman" w:cs="B Nazanin"/>
          <w:sz w:val="24"/>
          <w:szCs w:val="28"/>
          <w:u w:val="single"/>
          <w:rtl/>
          <w:rPrChange w:id="5762"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763" w:author="Lenovo" w:date="2026-09-24T08:55:00Z">
            <w:rPr>
              <w:rFonts w:ascii="Times New Roman" w:hAnsi="Times New Roman" w:cs="B Nazanin"/>
              <w:sz w:val="24"/>
              <w:szCs w:val="28"/>
            </w:rPr>
          </w:rPrChange>
        </w:rPr>
        <w:t>WNV</w:t>
      </w:r>
      <w:r w:rsidRPr="00AA3FB8">
        <w:rPr>
          <w:rFonts w:ascii="Times New Roman" w:hAnsi="Times New Roman" w:cs="B Nazanin"/>
          <w:sz w:val="24"/>
          <w:szCs w:val="28"/>
          <w:u w:val="single"/>
          <w:rtl/>
          <w:rPrChange w:id="576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65" w:author="Lenovo" w:date="2026-09-24T08:55:00Z">
            <w:rPr>
              <w:rFonts w:ascii="Times New Roman" w:hAnsi="Times New Roman" w:cs="B Nazanin" w:hint="cs"/>
              <w:sz w:val="24"/>
              <w:szCs w:val="28"/>
              <w:rtl/>
            </w:rPr>
          </w:rPrChange>
        </w:rPr>
        <w:t>پرداخته‌اند،</w:t>
      </w:r>
      <w:r w:rsidRPr="00AA3FB8">
        <w:rPr>
          <w:rFonts w:ascii="Times New Roman" w:hAnsi="Times New Roman" w:cs="B Nazanin"/>
          <w:sz w:val="24"/>
          <w:szCs w:val="28"/>
          <w:u w:val="single"/>
          <w:rtl/>
          <w:rPrChange w:id="576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67" w:author="Lenovo" w:date="2026-09-24T08:55:00Z">
            <w:rPr>
              <w:rFonts w:ascii="Times New Roman" w:hAnsi="Times New Roman" w:cs="B Nazanin" w:hint="cs"/>
              <w:sz w:val="24"/>
              <w:szCs w:val="28"/>
              <w:rtl/>
            </w:rPr>
          </w:rPrChange>
        </w:rPr>
        <w:t>اما</w:t>
      </w:r>
      <w:r w:rsidRPr="00AA3FB8">
        <w:rPr>
          <w:rFonts w:ascii="Times New Roman" w:hAnsi="Times New Roman" w:cs="B Nazanin"/>
          <w:sz w:val="24"/>
          <w:szCs w:val="28"/>
          <w:u w:val="single"/>
          <w:rtl/>
          <w:rPrChange w:id="576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69" w:author="Lenovo" w:date="2026-09-24T08:55:00Z">
            <w:rPr>
              <w:rFonts w:ascii="Times New Roman" w:hAnsi="Times New Roman" w:cs="B Nazanin" w:hint="cs"/>
              <w:sz w:val="24"/>
              <w:szCs w:val="28"/>
              <w:rtl/>
            </w:rPr>
          </w:rPrChange>
        </w:rPr>
        <w:t>اصول</w:t>
      </w:r>
      <w:r w:rsidRPr="00AA3FB8">
        <w:rPr>
          <w:rFonts w:ascii="Times New Roman" w:hAnsi="Times New Roman" w:cs="B Nazanin"/>
          <w:sz w:val="24"/>
          <w:szCs w:val="28"/>
          <w:u w:val="single"/>
          <w:rtl/>
          <w:rPrChange w:id="577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71" w:author="Lenovo" w:date="2026-09-24T08:55:00Z">
            <w:rPr>
              <w:rFonts w:ascii="Times New Roman" w:hAnsi="Times New Roman" w:cs="B Nazanin" w:hint="cs"/>
              <w:sz w:val="24"/>
              <w:szCs w:val="28"/>
              <w:rtl/>
            </w:rPr>
          </w:rPrChange>
        </w:rPr>
        <w:t>ایمنی‌شناسی</w:t>
      </w:r>
      <w:r w:rsidRPr="00AA3FB8">
        <w:rPr>
          <w:rFonts w:ascii="Times New Roman" w:hAnsi="Times New Roman" w:cs="B Nazanin"/>
          <w:sz w:val="24"/>
          <w:szCs w:val="28"/>
          <w:u w:val="single"/>
          <w:rtl/>
          <w:rPrChange w:id="577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73" w:author="Lenovo" w:date="2026-09-24T08:55:00Z">
            <w:rPr>
              <w:rFonts w:ascii="Times New Roman" w:hAnsi="Times New Roman" w:cs="B Nazanin" w:hint="cs"/>
              <w:sz w:val="24"/>
              <w:szCs w:val="28"/>
              <w:rtl/>
            </w:rPr>
          </w:rPrChange>
        </w:rPr>
        <w:t>مخاطی</w:t>
      </w:r>
      <w:r w:rsidRPr="00AA3FB8">
        <w:rPr>
          <w:rFonts w:ascii="Times New Roman" w:hAnsi="Times New Roman" w:cs="B Nazanin"/>
          <w:sz w:val="24"/>
          <w:szCs w:val="28"/>
          <w:u w:val="single"/>
          <w:rtl/>
          <w:rPrChange w:id="577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75" w:author="Lenovo" w:date="2026-09-24T08:55:00Z">
            <w:rPr>
              <w:rFonts w:ascii="Times New Roman" w:hAnsi="Times New Roman" w:cs="B Nazanin" w:hint="cs"/>
              <w:sz w:val="24"/>
              <w:szCs w:val="28"/>
              <w:rtl/>
            </w:rPr>
          </w:rPrChange>
        </w:rPr>
        <w:t>نشان</w:t>
      </w:r>
      <w:r w:rsidRPr="00AA3FB8">
        <w:rPr>
          <w:rFonts w:ascii="Times New Roman" w:hAnsi="Times New Roman" w:cs="B Nazanin"/>
          <w:sz w:val="24"/>
          <w:szCs w:val="28"/>
          <w:u w:val="single"/>
          <w:rtl/>
          <w:rPrChange w:id="577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77" w:author="Lenovo" w:date="2026-09-24T08:55:00Z">
            <w:rPr>
              <w:rFonts w:ascii="Times New Roman" w:hAnsi="Times New Roman" w:cs="B Nazanin" w:hint="cs"/>
              <w:sz w:val="24"/>
              <w:szCs w:val="28"/>
              <w:rtl/>
            </w:rPr>
          </w:rPrChange>
        </w:rPr>
        <w:t>می‌دهد</w:t>
      </w:r>
      <w:r w:rsidRPr="00AA3FB8">
        <w:rPr>
          <w:rFonts w:ascii="Times New Roman" w:hAnsi="Times New Roman" w:cs="B Nazanin"/>
          <w:sz w:val="24"/>
          <w:szCs w:val="28"/>
          <w:u w:val="single"/>
          <w:rtl/>
          <w:rPrChange w:id="577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79" w:author="Lenovo" w:date="2026-09-24T08:55:00Z">
            <w:rPr>
              <w:rFonts w:ascii="Times New Roman" w:hAnsi="Times New Roman" w:cs="B Nazanin" w:hint="cs"/>
              <w:sz w:val="24"/>
              <w:szCs w:val="28"/>
              <w:rtl/>
            </w:rPr>
          </w:rPrChange>
        </w:rPr>
        <w:t>که</w:t>
      </w:r>
      <w:r w:rsidRPr="00AA3FB8">
        <w:rPr>
          <w:rFonts w:ascii="Times New Roman" w:hAnsi="Times New Roman" w:cs="B Nazanin"/>
          <w:sz w:val="24"/>
          <w:szCs w:val="28"/>
          <w:u w:val="single"/>
          <w:rtl/>
          <w:rPrChange w:id="578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81" w:author="Lenovo" w:date="2026-09-24T08:55:00Z">
            <w:rPr>
              <w:rFonts w:ascii="Times New Roman" w:hAnsi="Times New Roman" w:cs="B Nazanin" w:hint="cs"/>
              <w:sz w:val="24"/>
              <w:szCs w:val="28"/>
              <w:rtl/>
            </w:rPr>
          </w:rPrChange>
        </w:rPr>
        <w:t>تجویز</w:t>
      </w:r>
      <w:r w:rsidRPr="00AA3FB8">
        <w:rPr>
          <w:rFonts w:ascii="Times New Roman" w:hAnsi="Times New Roman" w:cs="B Nazanin"/>
          <w:sz w:val="24"/>
          <w:szCs w:val="28"/>
          <w:u w:val="single"/>
          <w:rtl/>
          <w:rPrChange w:id="578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83" w:author="Lenovo" w:date="2026-09-24T08:55:00Z">
            <w:rPr>
              <w:rFonts w:ascii="Times New Roman" w:hAnsi="Times New Roman" w:cs="B Nazanin" w:hint="cs"/>
              <w:sz w:val="24"/>
              <w:szCs w:val="28"/>
              <w:rtl/>
            </w:rPr>
          </w:rPrChange>
        </w:rPr>
        <w:t>خوراکی</w:t>
      </w:r>
      <w:r w:rsidRPr="00AA3FB8">
        <w:rPr>
          <w:rFonts w:ascii="Times New Roman" w:hAnsi="Times New Roman" w:cs="B Nazanin"/>
          <w:sz w:val="24"/>
          <w:szCs w:val="28"/>
          <w:u w:val="single"/>
          <w:rtl/>
          <w:rPrChange w:id="578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85" w:author="Lenovo" w:date="2026-09-24T08:55:00Z">
            <w:rPr>
              <w:rFonts w:ascii="Times New Roman" w:hAnsi="Times New Roman" w:cs="B Nazanin" w:hint="cs"/>
              <w:sz w:val="24"/>
              <w:szCs w:val="28"/>
              <w:rtl/>
            </w:rPr>
          </w:rPrChange>
        </w:rPr>
        <w:t>آنتی‌ژن</w:t>
      </w:r>
      <w:r w:rsidRPr="00AA3FB8">
        <w:rPr>
          <w:rFonts w:ascii="Times New Roman" w:hAnsi="Times New Roman" w:cs="B Nazanin"/>
          <w:sz w:val="24"/>
          <w:szCs w:val="28"/>
          <w:u w:val="single"/>
          <w:rtl/>
          <w:rPrChange w:id="578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87" w:author="Lenovo" w:date="2026-09-24T08:55:00Z">
            <w:rPr>
              <w:rFonts w:ascii="Times New Roman" w:hAnsi="Times New Roman" w:cs="B Nazanin" w:hint="cs"/>
              <w:sz w:val="24"/>
              <w:szCs w:val="28"/>
              <w:rtl/>
            </w:rPr>
          </w:rPrChange>
        </w:rPr>
        <w:t>می‌تواند</w:t>
      </w:r>
      <w:r w:rsidRPr="00AA3FB8">
        <w:rPr>
          <w:rFonts w:ascii="Times New Roman" w:hAnsi="Times New Roman" w:cs="B Nazanin"/>
          <w:sz w:val="24"/>
          <w:szCs w:val="28"/>
          <w:u w:val="single"/>
          <w:rtl/>
          <w:rPrChange w:id="578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89" w:author="Lenovo" w:date="2026-09-24T08:55:00Z">
            <w:rPr>
              <w:rFonts w:ascii="Times New Roman" w:hAnsi="Times New Roman" w:cs="B Nazanin" w:hint="cs"/>
              <w:sz w:val="24"/>
              <w:szCs w:val="28"/>
              <w:rtl/>
            </w:rPr>
          </w:rPrChange>
        </w:rPr>
        <w:t>منجر</w:t>
      </w:r>
      <w:r w:rsidRPr="00AA3FB8">
        <w:rPr>
          <w:rFonts w:ascii="Times New Roman" w:hAnsi="Times New Roman" w:cs="B Nazanin"/>
          <w:sz w:val="24"/>
          <w:szCs w:val="28"/>
          <w:u w:val="single"/>
          <w:rtl/>
          <w:rPrChange w:id="579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91" w:author="Lenovo" w:date="2026-09-24T08:55:00Z">
            <w:rPr>
              <w:rFonts w:ascii="Times New Roman" w:hAnsi="Times New Roman" w:cs="B Nazanin" w:hint="cs"/>
              <w:sz w:val="24"/>
              <w:szCs w:val="28"/>
              <w:rtl/>
            </w:rPr>
          </w:rPrChange>
        </w:rPr>
        <w:t>به</w:t>
      </w:r>
      <w:r w:rsidRPr="00AA3FB8">
        <w:rPr>
          <w:rFonts w:ascii="Times New Roman" w:hAnsi="Times New Roman" w:cs="B Nazanin"/>
          <w:sz w:val="24"/>
          <w:szCs w:val="28"/>
          <w:u w:val="single"/>
          <w:rtl/>
          <w:rPrChange w:id="579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93" w:author="Lenovo" w:date="2026-09-24T08:55:00Z">
            <w:rPr>
              <w:rFonts w:ascii="Times New Roman" w:hAnsi="Times New Roman" w:cs="B Nazanin" w:hint="cs"/>
              <w:sz w:val="24"/>
              <w:szCs w:val="28"/>
              <w:rtl/>
            </w:rPr>
          </w:rPrChange>
        </w:rPr>
        <w:t>تحریک</w:t>
      </w:r>
      <w:r w:rsidRPr="00AA3FB8">
        <w:rPr>
          <w:rFonts w:ascii="Times New Roman" w:hAnsi="Times New Roman" w:cs="B Nazanin"/>
          <w:sz w:val="24"/>
          <w:szCs w:val="28"/>
          <w:u w:val="single"/>
          <w:rtl/>
          <w:rPrChange w:id="579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95" w:author="Lenovo" w:date="2026-09-24T08:55:00Z">
            <w:rPr>
              <w:rFonts w:ascii="Times New Roman" w:hAnsi="Times New Roman" w:cs="B Nazanin" w:hint="cs"/>
              <w:sz w:val="24"/>
              <w:szCs w:val="28"/>
              <w:rtl/>
            </w:rPr>
          </w:rPrChange>
        </w:rPr>
        <w:t>سیستم</w:t>
      </w:r>
      <w:r w:rsidRPr="00AA3FB8">
        <w:rPr>
          <w:rFonts w:ascii="Times New Roman" w:hAnsi="Times New Roman" w:cs="B Nazanin"/>
          <w:sz w:val="24"/>
          <w:szCs w:val="28"/>
          <w:u w:val="single"/>
          <w:rtl/>
          <w:rPrChange w:id="579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97" w:author="Lenovo" w:date="2026-09-24T08:55:00Z">
            <w:rPr>
              <w:rFonts w:ascii="Times New Roman" w:hAnsi="Times New Roman" w:cs="B Nazanin" w:hint="cs"/>
              <w:sz w:val="24"/>
              <w:szCs w:val="28"/>
              <w:rtl/>
            </w:rPr>
          </w:rPrChange>
        </w:rPr>
        <w:t>ایمنی</w:t>
      </w:r>
      <w:r w:rsidRPr="00AA3FB8">
        <w:rPr>
          <w:rFonts w:ascii="Times New Roman" w:hAnsi="Times New Roman" w:cs="B Nazanin"/>
          <w:sz w:val="24"/>
          <w:szCs w:val="28"/>
          <w:u w:val="single"/>
          <w:rtl/>
          <w:rPrChange w:id="579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799" w:author="Lenovo" w:date="2026-09-24T08:55:00Z">
            <w:rPr>
              <w:rFonts w:ascii="Times New Roman" w:hAnsi="Times New Roman" w:cs="B Nazanin" w:hint="cs"/>
              <w:sz w:val="24"/>
              <w:szCs w:val="28"/>
              <w:rtl/>
            </w:rPr>
          </w:rPrChange>
        </w:rPr>
        <w:t>وابسته</w:t>
      </w:r>
      <w:r w:rsidRPr="00AA3FB8">
        <w:rPr>
          <w:rFonts w:ascii="Times New Roman" w:hAnsi="Times New Roman" w:cs="B Nazanin"/>
          <w:sz w:val="24"/>
          <w:szCs w:val="28"/>
          <w:u w:val="single"/>
          <w:rtl/>
          <w:rPrChange w:id="580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01" w:author="Lenovo" w:date="2026-09-24T08:55:00Z">
            <w:rPr>
              <w:rFonts w:ascii="Times New Roman" w:hAnsi="Times New Roman" w:cs="B Nazanin" w:hint="cs"/>
              <w:sz w:val="24"/>
              <w:szCs w:val="28"/>
              <w:rtl/>
            </w:rPr>
          </w:rPrChange>
        </w:rPr>
        <w:t>به</w:t>
      </w:r>
      <w:r w:rsidRPr="00AA3FB8">
        <w:rPr>
          <w:rFonts w:ascii="Times New Roman" w:hAnsi="Times New Roman" w:cs="B Nazanin"/>
          <w:sz w:val="24"/>
          <w:szCs w:val="28"/>
          <w:u w:val="single"/>
          <w:rtl/>
          <w:rPrChange w:id="580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03" w:author="Lenovo" w:date="2026-09-24T08:55:00Z">
            <w:rPr>
              <w:rFonts w:ascii="Times New Roman" w:hAnsi="Times New Roman" w:cs="B Nazanin" w:hint="cs"/>
              <w:sz w:val="24"/>
              <w:szCs w:val="28"/>
              <w:rtl/>
            </w:rPr>
          </w:rPrChange>
        </w:rPr>
        <w:t>مخاط</w:t>
      </w:r>
      <w:r w:rsidRPr="00AA3FB8">
        <w:rPr>
          <w:rFonts w:ascii="Times New Roman" w:hAnsi="Times New Roman" w:cs="B Nazanin"/>
          <w:sz w:val="24"/>
          <w:szCs w:val="28"/>
          <w:u w:val="single"/>
          <w:rtl/>
          <w:rPrChange w:id="580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05" w:author="Lenovo" w:date="2026-09-24T08:55:00Z">
            <w:rPr>
              <w:rFonts w:ascii="Times New Roman" w:hAnsi="Times New Roman" w:cs="B Nazanin" w:hint="cs"/>
              <w:sz w:val="24"/>
              <w:szCs w:val="28"/>
              <w:rtl/>
            </w:rPr>
          </w:rPrChange>
        </w:rPr>
        <w:t>روده</w:t>
      </w:r>
      <w:r w:rsidRPr="00AA3FB8">
        <w:rPr>
          <w:rFonts w:ascii="Times New Roman" w:hAnsi="Times New Roman" w:cs="B Nazanin"/>
          <w:sz w:val="24"/>
          <w:szCs w:val="28"/>
          <w:u w:val="single"/>
          <w:rtl/>
          <w:rPrChange w:id="580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07"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80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09" w:author="Lenovo" w:date="2026-09-24T08:55:00Z">
            <w:rPr>
              <w:rFonts w:ascii="Times New Roman" w:hAnsi="Times New Roman" w:cs="B Nazanin" w:hint="cs"/>
              <w:sz w:val="24"/>
              <w:szCs w:val="28"/>
              <w:rtl/>
            </w:rPr>
          </w:rPrChange>
        </w:rPr>
        <w:t>تولید</w:t>
      </w:r>
      <w:r w:rsidRPr="00AA3FB8">
        <w:rPr>
          <w:rFonts w:ascii="Times New Roman" w:hAnsi="Times New Roman" w:cs="B Nazanin"/>
          <w:sz w:val="24"/>
          <w:szCs w:val="28"/>
          <w:u w:val="single"/>
          <w:rtl/>
          <w:rPrChange w:id="5810"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811" w:author="Lenovo" w:date="2026-09-24T08:55:00Z">
            <w:rPr>
              <w:rFonts w:ascii="Times New Roman" w:hAnsi="Times New Roman" w:cs="B Nazanin"/>
              <w:sz w:val="24"/>
              <w:szCs w:val="28"/>
            </w:rPr>
          </w:rPrChange>
        </w:rPr>
        <w:t>IgA</w:t>
      </w:r>
      <w:r w:rsidRPr="00AA3FB8">
        <w:rPr>
          <w:rFonts w:ascii="Times New Roman" w:hAnsi="Times New Roman" w:cs="B Nazanin"/>
          <w:sz w:val="24"/>
          <w:szCs w:val="28"/>
          <w:u w:val="single"/>
          <w:rtl/>
          <w:rPrChange w:id="581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13" w:author="Lenovo" w:date="2026-09-24T08:55:00Z">
            <w:rPr>
              <w:rFonts w:ascii="Times New Roman" w:hAnsi="Times New Roman" w:cs="B Nazanin" w:hint="cs"/>
              <w:sz w:val="24"/>
              <w:szCs w:val="28"/>
              <w:rtl/>
            </w:rPr>
          </w:rPrChange>
        </w:rPr>
        <w:t>ترشحی</w:t>
      </w:r>
      <w:r w:rsidRPr="00AA3FB8">
        <w:rPr>
          <w:rFonts w:ascii="Times New Roman" w:hAnsi="Times New Roman" w:cs="B Nazanin"/>
          <w:sz w:val="24"/>
          <w:szCs w:val="28"/>
          <w:u w:val="single"/>
          <w:rtl/>
          <w:rPrChange w:id="581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15" w:author="Lenovo" w:date="2026-09-24T08:55:00Z">
            <w:rPr>
              <w:rFonts w:ascii="Times New Roman" w:hAnsi="Times New Roman" w:cs="B Nazanin" w:hint="cs"/>
              <w:sz w:val="24"/>
              <w:szCs w:val="28"/>
              <w:rtl/>
            </w:rPr>
          </w:rPrChange>
        </w:rPr>
        <w:t>شود</w:t>
      </w:r>
      <w:r w:rsidRPr="00AA3FB8">
        <w:rPr>
          <w:rFonts w:ascii="Times New Roman" w:hAnsi="Times New Roman" w:cs="B Nazanin"/>
          <w:sz w:val="24"/>
          <w:szCs w:val="28"/>
          <w:u w:val="single"/>
          <w:rtl/>
          <w:rPrChange w:id="581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17" w:author="Lenovo" w:date="2026-09-24T08:55:00Z">
            <w:rPr>
              <w:rFonts w:ascii="Times New Roman" w:hAnsi="Times New Roman" w:cs="B Nazanin" w:hint="cs"/>
              <w:sz w:val="24"/>
              <w:szCs w:val="28"/>
              <w:rtl/>
            </w:rPr>
          </w:rPrChange>
        </w:rPr>
        <w:t>غالب</w:t>
      </w:r>
      <w:r w:rsidRPr="00AA3FB8">
        <w:rPr>
          <w:rFonts w:ascii="Times New Roman" w:hAnsi="Times New Roman" w:cs="B Nazanin"/>
          <w:sz w:val="24"/>
          <w:szCs w:val="28"/>
          <w:u w:val="single"/>
          <w:rtl/>
          <w:rPrChange w:id="581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19" w:author="Lenovo" w:date="2026-09-24T08:55:00Z">
            <w:rPr>
              <w:rFonts w:ascii="Times New Roman" w:hAnsi="Times New Roman" w:cs="B Nazanin" w:hint="cs"/>
              <w:sz w:val="24"/>
              <w:szCs w:val="28"/>
              <w:rtl/>
            </w:rPr>
          </w:rPrChange>
        </w:rPr>
        <w:t>بودن</w:t>
      </w:r>
      <w:r w:rsidRPr="00AA3FB8">
        <w:rPr>
          <w:rFonts w:ascii="Times New Roman" w:hAnsi="Times New Roman" w:cs="B Nazanin"/>
          <w:sz w:val="24"/>
          <w:szCs w:val="28"/>
          <w:u w:val="single"/>
          <w:rtl/>
          <w:rPrChange w:id="5820"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821" w:author="Lenovo" w:date="2026-09-24T08:55:00Z">
            <w:rPr>
              <w:rFonts w:ascii="Times New Roman" w:hAnsi="Times New Roman" w:cs="B Nazanin"/>
              <w:sz w:val="24"/>
              <w:szCs w:val="28"/>
            </w:rPr>
          </w:rPrChange>
        </w:rPr>
        <w:t>IgA</w:t>
      </w:r>
      <w:r w:rsidRPr="00AA3FB8">
        <w:rPr>
          <w:rFonts w:ascii="Times New Roman" w:hAnsi="Times New Roman" w:cs="B Nazanin"/>
          <w:sz w:val="24"/>
          <w:szCs w:val="28"/>
          <w:u w:val="single"/>
          <w:rtl/>
          <w:rPrChange w:id="582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23"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82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25" w:author="Lenovo" w:date="2026-09-24T08:55:00Z">
            <w:rPr>
              <w:rFonts w:ascii="Times New Roman" w:hAnsi="Times New Roman" w:cs="B Nazanin" w:hint="cs"/>
              <w:sz w:val="24"/>
              <w:szCs w:val="28"/>
              <w:rtl/>
            </w:rPr>
          </w:rPrChange>
        </w:rPr>
        <w:t>ترشحات</w:t>
      </w:r>
      <w:r w:rsidRPr="00AA3FB8">
        <w:rPr>
          <w:rFonts w:ascii="Times New Roman" w:hAnsi="Times New Roman" w:cs="B Nazanin"/>
          <w:sz w:val="24"/>
          <w:szCs w:val="28"/>
          <w:u w:val="single"/>
          <w:rtl/>
          <w:rPrChange w:id="582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27" w:author="Lenovo" w:date="2026-09-24T08:55:00Z">
            <w:rPr>
              <w:rFonts w:ascii="Times New Roman" w:hAnsi="Times New Roman" w:cs="B Nazanin" w:hint="cs"/>
              <w:sz w:val="24"/>
              <w:szCs w:val="28"/>
              <w:rtl/>
            </w:rPr>
          </w:rPrChange>
        </w:rPr>
        <w:t>روده‌ای</w:t>
      </w:r>
      <w:r w:rsidRPr="00AA3FB8">
        <w:rPr>
          <w:rFonts w:ascii="Times New Roman" w:hAnsi="Times New Roman" w:cs="B Nazanin"/>
          <w:sz w:val="24"/>
          <w:szCs w:val="28"/>
          <w:u w:val="single"/>
          <w:rtl/>
          <w:rPrChange w:id="582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29" w:author="Lenovo" w:date="2026-09-24T08:55:00Z">
            <w:rPr>
              <w:rFonts w:ascii="Times New Roman" w:hAnsi="Times New Roman" w:cs="B Nazanin" w:hint="cs"/>
              <w:sz w:val="24"/>
              <w:szCs w:val="28"/>
              <w:rtl/>
            </w:rPr>
          </w:rPrChange>
        </w:rPr>
        <w:t>نسبت</w:t>
      </w:r>
      <w:r w:rsidRPr="00AA3FB8">
        <w:rPr>
          <w:rFonts w:ascii="Times New Roman" w:hAnsi="Times New Roman" w:cs="B Nazanin"/>
          <w:sz w:val="24"/>
          <w:szCs w:val="28"/>
          <w:u w:val="single"/>
          <w:rtl/>
          <w:rPrChange w:id="583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31" w:author="Lenovo" w:date="2026-09-24T08:55:00Z">
            <w:rPr>
              <w:rFonts w:ascii="Times New Roman" w:hAnsi="Times New Roman" w:cs="B Nazanin" w:hint="cs"/>
              <w:sz w:val="24"/>
              <w:szCs w:val="28"/>
              <w:rtl/>
            </w:rPr>
          </w:rPrChange>
        </w:rPr>
        <w:t>به</w:t>
      </w:r>
      <w:r w:rsidRPr="00AA3FB8">
        <w:rPr>
          <w:rFonts w:ascii="Times New Roman" w:hAnsi="Times New Roman" w:cs="B Nazanin"/>
          <w:sz w:val="24"/>
          <w:szCs w:val="28"/>
          <w:u w:val="single"/>
          <w:rtl/>
          <w:rPrChange w:id="5832" w:author="Lenovo" w:date="2026-09-24T08:55:00Z">
            <w:rPr>
              <w:rFonts w:ascii="Times New Roman" w:hAnsi="Times New Roman" w:cs="B Nazanin"/>
              <w:sz w:val="24"/>
              <w:szCs w:val="28"/>
              <w:rtl/>
            </w:rPr>
          </w:rPrChange>
        </w:rPr>
        <w:t xml:space="preserve"> </w:t>
      </w:r>
      <w:r w:rsidRPr="00AA3FB8">
        <w:rPr>
          <w:rFonts w:ascii="Times New Roman" w:hAnsi="Times New Roman" w:cs="B Nazanin"/>
          <w:sz w:val="24"/>
          <w:szCs w:val="28"/>
          <w:u w:val="single"/>
          <w:rPrChange w:id="5833" w:author="Lenovo" w:date="2026-09-24T08:55:00Z">
            <w:rPr>
              <w:rFonts w:ascii="Times New Roman" w:hAnsi="Times New Roman" w:cs="B Nazanin"/>
              <w:sz w:val="24"/>
              <w:szCs w:val="28"/>
            </w:rPr>
          </w:rPrChange>
        </w:rPr>
        <w:t>IgG</w:t>
      </w:r>
      <w:r w:rsidRPr="00AA3FB8">
        <w:rPr>
          <w:rFonts w:ascii="Times New Roman" w:hAnsi="Times New Roman" w:cs="B Nazanin"/>
          <w:sz w:val="24"/>
          <w:szCs w:val="28"/>
          <w:u w:val="single"/>
          <w:rtl/>
          <w:rPrChange w:id="583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35" w:author="Lenovo" w:date="2026-09-24T08:55:00Z">
            <w:rPr>
              <w:rFonts w:ascii="Times New Roman" w:hAnsi="Times New Roman" w:cs="B Nazanin" w:hint="cs"/>
              <w:sz w:val="24"/>
              <w:szCs w:val="28"/>
              <w:rtl/>
            </w:rPr>
          </w:rPrChange>
        </w:rPr>
        <w:t>سرمی</w:t>
      </w:r>
      <w:r w:rsidRPr="00AA3FB8">
        <w:rPr>
          <w:rFonts w:ascii="Times New Roman" w:hAnsi="Times New Roman" w:cs="B Nazanin"/>
          <w:sz w:val="24"/>
          <w:szCs w:val="28"/>
          <w:u w:val="single"/>
          <w:rtl/>
          <w:rPrChange w:id="583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37" w:author="Lenovo" w:date="2026-09-24T08:55:00Z">
            <w:rPr>
              <w:rFonts w:ascii="Times New Roman" w:hAnsi="Times New Roman" w:cs="B Nazanin" w:hint="cs"/>
              <w:sz w:val="24"/>
              <w:szCs w:val="28"/>
              <w:rtl/>
            </w:rPr>
          </w:rPrChange>
        </w:rPr>
        <w:t>در</w:t>
      </w:r>
      <w:r w:rsidRPr="00AA3FB8">
        <w:rPr>
          <w:rFonts w:ascii="Times New Roman" w:hAnsi="Times New Roman" w:cs="B Nazanin"/>
          <w:sz w:val="24"/>
          <w:szCs w:val="28"/>
          <w:u w:val="single"/>
          <w:rtl/>
          <w:rPrChange w:id="583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39" w:author="Lenovo" w:date="2026-09-24T08:55:00Z">
            <w:rPr>
              <w:rFonts w:ascii="Times New Roman" w:hAnsi="Times New Roman" w:cs="B Nazanin" w:hint="cs"/>
              <w:sz w:val="24"/>
              <w:szCs w:val="28"/>
              <w:rtl/>
            </w:rPr>
          </w:rPrChange>
        </w:rPr>
        <w:t>گروه‌های</w:t>
      </w:r>
      <w:r w:rsidRPr="00AA3FB8">
        <w:rPr>
          <w:rFonts w:ascii="Times New Roman" w:hAnsi="Times New Roman" w:cs="B Nazanin"/>
          <w:sz w:val="24"/>
          <w:szCs w:val="28"/>
          <w:u w:val="single"/>
          <w:rtl/>
          <w:rPrChange w:id="584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41" w:author="Lenovo" w:date="2026-09-24T08:55:00Z">
            <w:rPr>
              <w:rFonts w:ascii="Times New Roman" w:hAnsi="Times New Roman" w:cs="B Nazanin" w:hint="cs"/>
              <w:sz w:val="24"/>
              <w:szCs w:val="28"/>
              <w:rtl/>
            </w:rPr>
          </w:rPrChange>
        </w:rPr>
        <w:t>خوراکی</w:t>
      </w:r>
      <w:r w:rsidRPr="00AA3FB8">
        <w:rPr>
          <w:rFonts w:ascii="Times New Roman" w:hAnsi="Times New Roman" w:cs="B Nazanin"/>
          <w:sz w:val="24"/>
          <w:szCs w:val="28"/>
          <w:u w:val="single"/>
          <w:rtl/>
          <w:rPrChange w:id="584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43" w:author="Lenovo" w:date="2026-09-24T08:55:00Z">
            <w:rPr>
              <w:rFonts w:ascii="Times New Roman" w:hAnsi="Times New Roman" w:cs="B Nazanin" w:hint="cs"/>
              <w:sz w:val="24"/>
              <w:szCs w:val="28"/>
              <w:rtl/>
            </w:rPr>
          </w:rPrChange>
        </w:rPr>
        <w:t>این</w:t>
      </w:r>
      <w:r w:rsidRPr="00AA3FB8">
        <w:rPr>
          <w:rFonts w:ascii="Times New Roman" w:hAnsi="Times New Roman" w:cs="B Nazanin"/>
          <w:sz w:val="24"/>
          <w:szCs w:val="28"/>
          <w:u w:val="single"/>
          <w:rtl/>
          <w:rPrChange w:id="584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45" w:author="Lenovo" w:date="2026-09-24T08:55:00Z">
            <w:rPr>
              <w:rFonts w:ascii="Times New Roman" w:hAnsi="Times New Roman" w:cs="B Nazanin" w:hint="cs"/>
              <w:sz w:val="24"/>
              <w:szCs w:val="28"/>
              <w:rtl/>
            </w:rPr>
          </w:rPrChange>
        </w:rPr>
        <w:t>پژوهش</w:t>
      </w:r>
      <w:r w:rsidRPr="00AA3FB8">
        <w:rPr>
          <w:rFonts w:ascii="Times New Roman" w:hAnsi="Times New Roman" w:cs="B Nazanin"/>
          <w:sz w:val="24"/>
          <w:szCs w:val="28"/>
          <w:u w:val="single"/>
          <w:rtl/>
          <w:rPrChange w:id="584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47" w:author="Lenovo" w:date="2026-09-24T08:55:00Z">
            <w:rPr>
              <w:rFonts w:ascii="Times New Roman" w:hAnsi="Times New Roman" w:cs="B Nazanin" w:hint="cs"/>
              <w:sz w:val="24"/>
              <w:szCs w:val="28"/>
              <w:rtl/>
            </w:rPr>
          </w:rPrChange>
        </w:rPr>
        <w:t>با</w:t>
      </w:r>
      <w:r w:rsidRPr="00AA3FB8">
        <w:rPr>
          <w:rFonts w:ascii="Times New Roman" w:hAnsi="Times New Roman" w:cs="B Nazanin"/>
          <w:sz w:val="24"/>
          <w:szCs w:val="28"/>
          <w:u w:val="single"/>
          <w:rtl/>
          <w:rPrChange w:id="584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49" w:author="Lenovo" w:date="2026-09-24T08:55:00Z">
            <w:rPr>
              <w:rFonts w:ascii="Times New Roman" w:hAnsi="Times New Roman" w:cs="B Nazanin" w:hint="cs"/>
              <w:sz w:val="24"/>
              <w:szCs w:val="28"/>
              <w:rtl/>
            </w:rPr>
          </w:rPrChange>
        </w:rPr>
        <w:t>این</w:t>
      </w:r>
      <w:r w:rsidRPr="00AA3FB8">
        <w:rPr>
          <w:rFonts w:ascii="Times New Roman" w:hAnsi="Times New Roman" w:cs="B Nazanin"/>
          <w:sz w:val="24"/>
          <w:szCs w:val="28"/>
          <w:u w:val="single"/>
          <w:rtl/>
          <w:rPrChange w:id="585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51" w:author="Lenovo" w:date="2026-09-24T08:55:00Z">
            <w:rPr>
              <w:rFonts w:ascii="Times New Roman" w:hAnsi="Times New Roman" w:cs="B Nazanin" w:hint="cs"/>
              <w:sz w:val="24"/>
              <w:szCs w:val="28"/>
              <w:rtl/>
            </w:rPr>
          </w:rPrChange>
        </w:rPr>
        <w:t>چارچوب</w:t>
      </w:r>
      <w:r w:rsidRPr="00AA3FB8">
        <w:rPr>
          <w:rFonts w:ascii="Times New Roman" w:hAnsi="Times New Roman" w:cs="B Nazanin"/>
          <w:sz w:val="24"/>
          <w:szCs w:val="28"/>
          <w:u w:val="single"/>
          <w:rtl/>
          <w:rPrChange w:id="585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53" w:author="Lenovo" w:date="2026-09-24T08:55:00Z">
            <w:rPr>
              <w:rFonts w:ascii="Times New Roman" w:hAnsi="Times New Roman" w:cs="B Nazanin" w:hint="cs"/>
              <w:sz w:val="24"/>
              <w:szCs w:val="28"/>
              <w:rtl/>
            </w:rPr>
          </w:rPrChange>
        </w:rPr>
        <w:t>مفهومی</w:t>
      </w:r>
      <w:r w:rsidRPr="00AA3FB8">
        <w:rPr>
          <w:rFonts w:ascii="Times New Roman" w:hAnsi="Times New Roman" w:cs="B Nazanin"/>
          <w:sz w:val="24"/>
          <w:szCs w:val="28"/>
          <w:u w:val="single"/>
          <w:rtl/>
          <w:rPrChange w:id="585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55" w:author="Lenovo" w:date="2026-09-24T08:55:00Z">
            <w:rPr>
              <w:rFonts w:ascii="Times New Roman" w:hAnsi="Times New Roman" w:cs="B Nazanin" w:hint="cs"/>
              <w:sz w:val="24"/>
              <w:szCs w:val="28"/>
              <w:rtl/>
            </w:rPr>
          </w:rPrChange>
        </w:rPr>
        <w:t>سازگار</w:t>
      </w:r>
      <w:r w:rsidRPr="00AA3FB8">
        <w:rPr>
          <w:rFonts w:ascii="Times New Roman" w:hAnsi="Times New Roman" w:cs="B Nazanin"/>
          <w:sz w:val="24"/>
          <w:szCs w:val="28"/>
          <w:u w:val="single"/>
          <w:rtl/>
          <w:rPrChange w:id="585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57" w:author="Lenovo" w:date="2026-09-24T08:55:00Z">
            <w:rPr>
              <w:rFonts w:ascii="Times New Roman" w:hAnsi="Times New Roman" w:cs="B Nazanin" w:hint="cs"/>
              <w:sz w:val="24"/>
              <w:szCs w:val="28"/>
              <w:rtl/>
            </w:rPr>
          </w:rPrChange>
        </w:rPr>
        <w:t>است</w:t>
      </w:r>
      <w:r w:rsidRPr="00AA3FB8">
        <w:rPr>
          <w:rFonts w:ascii="Times New Roman" w:hAnsi="Times New Roman" w:cs="B Nazanin"/>
          <w:sz w:val="24"/>
          <w:szCs w:val="28"/>
          <w:u w:val="single"/>
          <w:rtl/>
          <w:rPrChange w:id="585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59" w:author="Lenovo" w:date="2026-09-24T08:55:00Z">
            <w:rPr>
              <w:rFonts w:ascii="Times New Roman" w:hAnsi="Times New Roman" w:cs="B Nazanin" w:hint="cs"/>
              <w:sz w:val="24"/>
              <w:szCs w:val="28"/>
              <w:rtl/>
            </w:rPr>
          </w:rPrChange>
        </w:rPr>
        <w:t>و</w:t>
      </w:r>
      <w:r w:rsidRPr="00AA3FB8">
        <w:rPr>
          <w:rFonts w:ascii="Times New Roman" w:hAnsi="Times New Roman" w:cs="B Nazanin"/>
          <w:sz w:val="24"/>
          <w:szCs w:val="28"/>
          <w:u w:val="single"/>
          <w:rtl/>
          <w:rPrChange w:id="586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61" w:author="Lenovo" w:date="2026-09-24T08:55:00Z">
            <w:rPr>
              <w:rFonts w:ascii="Times New Roman" w:hAnsi="Times New Roman" w:cs="B Nazanin" w:hint="cs"/>
              <w:sz w:val="24"/>
              <w:szCs w:val="28"/>
              <w:rtl/>
            </w:rPr>
          </w:rPrChange>
        </w:rPr>
        <w:t>می‌تواند</w:t>
      </w:r>
      <w:r w:rsidRPr="00AA3FB8">
        <w:rPr>
          <w:rFonts w:ascii="Times New Roman" w:hAnsi="Times New Roman" w:cs="B Nazanin"/>
          <w:sz w:val="24"/>
          <w:szCs w:val="28"/>
          <w:u w:val="single"/>
          <w:rtl/>
          <w:rPrChange w:id="586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63" w:author="Lenovo" w:date="2026-09-24T08:55:00Z">
            <w:rPr>
              <w:rFonts w:ascii="Times New Roman" w:hAnsi="Times New Roman" w:cs="B Nazanin" w:hint="cs"/>
              <w:sz w:val="24"/>
              <w:szCs w:val="28"/>
              <w:rtl/>
            </w:rPr>
          </w:rPrChange>
        </w:rPr>
        <w:t>نشان‌دهنده</w:t>
      </w:r>
      <w:r w:rsidRPr="00AA3FB8">
        <w:rPr>
          <w:rFonts w:ascii="Times New Roman" w:hAnsi="Times New Roman" w:cs="B Nazanin"/>
          <w:sz w:val="24"/>
          <w:szCs w:val="28"/>
          <w:u w:val="single"/>
          <w:rtl/>
          <w:rPrChange w:id="5864"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65" w:author="Lenovo" w:date="2026-09-24T08:55:00Z">
            <w:rPr>
              <w:rFonts w:ascii="Times New Roman" w:hAnsi="Times New Roman" w:cs="B Nazanin" w:hint="cs"/>
              <w:sz w:val="24"/>
              <w:szCs w:val="28"/>
              <w:rtl/>
            </w:rPr>
          </w:rPrChange>
        </w:rPr>
        <w:t>فعال‌سازی</w:t>
      </w:r>
      <w:r w:rsidRPr="00AA3FB8">
        <w:rPr>
          <w:rFonts w:ascii="Times New Roman" w:hAnsi="Times New Roman" w:cs="B Nazanin"/>
          <w:sz w:val="24"/>
          <w:szCs w:val="28"/>
          <w:u w:val="single"/>
          <w:rtl/>
          <w:rPrChange w:id="5866"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67" w:author="Lenovo" w:date="2026-09-24T08:55:00Z">
            <w:rPr>
              <w:rFonts w:ascii="Times New Roman" w:hAnsi="Times New Roman" w:cs="B Nazanin" w:hint="cs"/>
              <w:sz w:val="24"/>
              <w:szCs w:val="28"/>
              <w:rtl/>
            </w:rPr>
          </w:rPrChange>
        </w:rPr>
        <w:t>اولیه</w:t>
      </w:r>
      <w:r w:rsidRPr="00AA3FB8">
        <w:rPr>
          <w:rFonts w:ascii="Times New Roman" w:hAnsi="Times New Roman" w:cs="B Nazanin"/>
          <w:sz w:val="24"/>
          <w:szCs w:val="28"/>
          <w:u w:val="single"/>
          <w:rtl/>
          <w:rPrChange w:id="5868"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69" w:author="Lenovo" w:date="2026-09-24T08:55:00Z">
            <w:rPr>
              <w:rFonts w:ascii="Times New Roman" w:hAnsi="Times New Roman" w:cs="B Nazanin" w:hint="cs"/>
              <w:sz w:val="24"/>
              <w:szCs w:val="28"/>
              <w:rtl/>
            </w:rPr>
          </w:rPrChange>
        </w:rPr>
        <w:t>ایمنی</w:t>
      </w:r>
      <w:r w:rsidRPr="00AA3FB8">
        <w:rPr>
          <w:rFonts w:ascii="Times New Roman" w:hAnsi="Times New Roman" w:cs="B Nazanin"/>
          <w:sz w:val="24"/>
          <w:szCs w:val="28"/>
          <w:u w:val="single"/>
          <w:rtl/>
          <w:rPrChange w:id="5870"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71" w:author="Lenovo" w:date="2026-09-24T08:55:00Z">
            <w:rPr>
              <w:rFonts w:ascii="Times New Roman" w:hAnsi="Times New Roman" w:cs="B Nazanin" w:hint="cs"/>
              <w:sz w:val="24"/>
              <w:szCs w:val="28"/>
              <w:rtl/>
            </w:rPr>
          </w:rPrChange>
        </w:rPr>
        <w:t>مخاطی</w:t>
      </w:r>
      <w:r w:rsidRPr="00AA3FB8">
        <w:rPr>
          <w:rFonts w:ascii="Times New Roman" w:hAnsi="Times New Roman" w:cs="B Nazanin"/>
          <w:sz w:val="24"/>
          <w:szCs w:val="28"/>
          <w:u w:val="single"/>
          <w:rtl/>
          <w:rPrChange w:id="5872" w:author="Lenovo" w:date="2026-09-24T08:55:00Z">
            <w:rPr>
              <w:rFonts w:ascii="Times New Roman" w:hAnsi="Times New Roman" w:cs="B Nazanin"/>
              <w:sz w:val="24"/>
              <w:szCs w:val="28"/>
              <w:rtl/>
            </w:rPr>
          </w:rPrChange>
        </w:rPr>
        <w:t xml:space="preserve"> </w:t>
      </w:r>
      <w:r w:rsidRPr="00AA3FB8">
        <w:rPr>
          <w:rFonts w:ascii="Times New Roman" w:hAnsi="Times New Roman" w:cs="B Nazanin" w:hint="cs"/>
          <w:sz w:val="24"/>
          <w:szCs w:val="28"/>
          <w:u w:val="single"/>
          <w:rtl/>
          <w:rPrChange w:id="5873" w:author="Lenovo" w:date="2026-09-24T08:55:00Z">
            <w:rPr>
              <w:rFonts w:ascii="Times New Roman" w:hAnsi="Times New Roman" w:cs="B Nazanin" w:hint="cs"/>
              <w:sz w:val="24"/>
              <w:szCs w:val="28"/>
              <w:rtl/>
            </w:rPr>
          </w:rPrChange>
        </w:rPr>
        <w:t>باشد</w:t>
      </w:r>
      <w:r w:rsidRPr="00AA3FB8">
        <w:rPr>
          <w:rFonts w:ascii="Times New Roman" w:hAnsi="Times New Roman" w:cs="B Nazanin"/>
          <w:sz w:val="24"/>
          <w:szCs w:val="28"/>
          <w:u w:val="single"/>
          <w:rtl/>
          <w:rPrChange w:id="5874" w:author="Lenovo" w:date="2026-09-24T08:55:00Z">
            <w:rPr>
              <w:rFonts w:ascii="Times New Roman" w:hAnsi="Times New Roman" w:cs="B Nazanin"/>
              <w:sz w:val="24"/>
              <w:szCs w:val="28"/>
              <w:rtl/>
            </w:rPr>
          </w:rPrChange>
        </w:rPr>
        <w:t xml:space="preserve"> (</w:t>
      </w:r>
      <w:r w:rsidR="00A2596F" w:rsidRPr="00AA3FB8">
        <w:rPr>
          <w:rFonts w:ascii="Times New Roman" w:hAnsi="Times New Roman" w:cs="B Nazanin" w:hint="cs"/>
          <w:sz w:val="24"/>
          <w:szCs w:val="28"/>
          <w:u w:val="single"/>
          <w:rtl/>
          <w:rPrChange w:id="5875" w:author="Lenovo" w:date="2026-09-24T08:55:00Z">
            <w:rPr>
              <w:rFonts w:ascii="Times New Roman" w:hAnsi="Times New Roman" w:cs="B Nazanin" w:hint="cs"/>
              <w:sz w:val="24"/>
              <w:szCs w:val="28"/>
              <w:rtl/>
            </w:rPr>
          </w:rPrChange>
        </w:rPr>
        <w:t>منبع قید خواهد شد</w:t>
      </w:r>
      <w:r w:rsidRPr="00AA3FB8">
        <w:rPr>
          <w:rFonts w:ascii="Times New Roman" w:hAnsi="Times New Roman" w:cs="B Nazanin"/>
          <w:sz w:val="24"/>
          <w:szCs w:val="28"/>
          <w:u w:val="single"/>
          <w:rtl/>
          <w:rPrChange w:id="5876" w:author="Lenovo" w:date="2026-09-24T08:55:00Z">
            <w:rPr>
              <w:rFonts w:ascii="Times New Roman" w:hAnsi="Times New Roman" w:cs="B Nazanin"/>
              <w:sz w:val="24"/>
              <w:szCs w:val="28"/>
              <w:rtl/>
            </w:rPr>
          </w:rPrChange>
        </w:rPr>
        <w:t>).</w:t>
      </w:r>
      <w:ins w:id="5877" w:author="SALMANIAN MOHAMMADHASSAN" w:date="2026-09-12T00:09:00Z">
        <w:r w:rsidR="00B33926" w:rsidRPr="00AA3FB8">
          <w:rPr>
            <w:rFonts w:ascii="Times New Roman" w:hAnsi="Times New Roman" w:cs="B Nazanin" w:hint="cs"/>
            <w:sz w:val="24"/>
            <w:szCs w:val="28"/>
            <w:u w:val="single"/>
            <w:rtl/>
            <w:rPrChange w:id="5878" w:author="Lenovo" w:date="2026-09-24T08:55:00Z">
              <w:rPr>
                <w:rFonts w:ascii="Times New Roman" w:hAnsi="Times New Roman" w:cs="B Nazanin" w:hint="cs"/>
                <w:sz w:val="24"/>
                <w:szCs w:val="28"/>
                <w:rtl/>
              </w:rPr>
            </w:rPrChange>
          </w:rPr>
          <w:t xml:space="preserve"> نکته ای که در مورد ایجاد ارتباط بین پاراگراف ها </w:t>
        </w:r>
        <w:r w:rsidR="00F542F1" w:rsidRPr="00AA3FB8">
          <w:rPr>
            <w:rFonts w:ascii="Times New Roman" w:hAnsi="Times New Roman" w:cs="B Nazanin" w:hint="cs"/>
            <w:sz w:val="24"/>
            <w:szCs w:val="28"/>
            <w:u w:val="single"/>
            <w:rtl/>
            <w:rPrChange w:id="5879" w:author="Lenovo" w:date="2026-09-24T08:55:00Z">
              <w:rPr>
                <w:rFonts w:ascii="Times New Roman" w:hAnsi="Times New Roman" w:cs="B Nazanin" w:hint="cs"/>
                <w:sz w:val="24"/>
                <w:szCs w:val="28"/>
                <w:rtl/>
              </w:rPr>
            </w:rPrChange>
          </w:rPr>
          <w:t xml:space="preserve">متذکر شده ام به شدت در این سطور </w:t>
        </w:r>
      </w:ins>
      <w:ins w:id="5880" w:author="SALMANIAN MOHAMMADHASSAN" w:date="2026-09-12T00:10:00Z">
        <w:r w:rsidR="00F542F1" w:rsidRPr="00AA3FB8">
          <w:rPr>
            <w:rFonts w:ascii="Times New Roman" w:hAnsi="Times New Roman" w:cs="B Nazanin" w:hint="cs"/>
            <w:sz w:val="24"/>
            <w:szCs w:val="28"/>
            <w:u w:val="single"/>
            <w:rtl/>
            <w:rPrChange w:id="5881" w:author="Lenovo" w:date="2026-09-24T08:55:00Z">
              <w:rPr>
                <w:rFonts w:ascii="Times New Roman" w:hAnsi="Times New Roman" w:cs="B Nazanin" w:hint="cs"/>
                <w:sz w:val="24"/>
                <w:szCs w:val="28"/>
                <w:rtl/>
              </w:rPr>
            </w:rPrChange>
          </w:rPr>
          <w:t xml:space="preserve">نیز </w:t>
        </w:r>
      </w:ins>
      <w:ins w:id="5882" w:author="SALMANIAN MOHAMMADHASSAN" w:date="2026-09-12T00:09:00Z">
        <w:r w:rsidR="00F542F1" w:rsidRPr="00AA3FB8">
          <w:rPr>
            <w:rFonts w:ascii="Times New Roman" w:hAnsi="Times New Roman" w:cs="B Nazanin" w:hint="cs"/>
            <w:sz w:val="24"/>
            <w:szCs w:val="28"/>
            <w:u w:val="single"/>
            <w:rtl/>
            <w:rPrChange w:id="5883" w:author="Lenovo" w:date="2026-09-24T08:55:00Z">
              <w:rPr>
                <w:rFonts w:ascii="Times New Roman" w:hAnsi="Times New Roman" w:cs="B Nazanin" w:hint="cs"/>
                <w:sz w:val="24"/>
                <w:szCs w:val="28"/>
                <w:rtl/>
              </w:rPr>
            </w:rPrChange>
          </w:rPr>
          <w:t>دیده</w:t>
        </w:r>
      </w:ins>
      <w:ins w:id="5884" w:author="SALMANIAN MOHAMMADHASSAN" w:date="2026-09-12T00:10:00Z">
        <w:r w:rsidR="00F542F1" w:rsidRPr="00AA3FB8">
          <w:rPr>
            <w:rFonts w:ascii="Times New Roman" w:hAnsi="Times New Roman" w:cs="B Nazanin" w:hint="cs"/>
            <w:sz w:val="24"/>
            <w:szCs w:val="28"/>
            <w:u w:val="single"/>
            <w:rtl/>
            <w:rPrChange w:id="5885" w:author="Lenovo" w:date="2026-09-24T08:55:00Z">
              <w:rPr>
                <w:rFonts w:ascii="Times New Roman" w:hAnsi="Times New Roman" w:cs="B Nazanin" w:hint="cs"/>
                <w:sz w:val="24"/>
                <w:szCs w:val="28"/>
                <w:rtl/>
              </w:rPr>
            </w:rPrChange>
          </w:rPr>
          <w:t xml:space="preserve"> می شود. تلاش شود که با ایجاد ارتباط مفهومی و علمی </w:t>
        </w:r>
        <w:r w:rsidR="007A1DA5" w:rsidRPr="00AA3FB8">
          <w:rPr>
            <w:rFonts w:ascii="Times New Roman" w:hAnsi="Times New Roman" w:cs="B Nazanin" w:hint="cs"/>
            <w:sz w:val="24"/>
            <w:szCs w:val="28"/>
            <w:u w:val="single"/>
            <w:rtl/>
            <w:rPrChange w:id="5886" w:author="Lenovo" w:date="2026-09-24T08:55:00Z">
              <w:rPr>
                <w:rFonts w:ascii="Times New Roman" w:hAnsi="Times New Roman" w:cs="B Nazanin" w:hint="cs"/>
                <w:sz w:val="24"/>
                <w:szCs w:val="28"/>
                <w:rtl/>
              </w:rPr>
            </w:rPrChange>
          </w:rPr>
          <w:t xml:space="preserve">بین مطالب مختلف، </w:t>
        </w:r>
      </w:ins>
      <w:ins w:id="5887" w:author="SALMANIAN MOHAMMADHASSAN" w:date="2026-09-12T00:11:00Z">
        <w:r w:rsidR="00637DBC" w:rsidRPr="00AA3FB8">
          <w:rPr>
            <w:rFonts w:ascii="Times New Roman" w:hAnsi="Times New Roman" w:cs="B Nazanin" w:hint="cs"/>
            <w:sz w:val="24"/>
            <w:szCs w:val="28"/>
            <w:u w:val="single"/>
            <w:rtl/>
            <w:rPrChange w:id="5888" w:author="Lenovo" w:date="2026-09-24T08:55:00Z">
              <w:rPr>
                <w:rFonts w:ascii="Times New Roman" w:hAnsi="Times New Roman" w:cs="B Nazanin" w:hint="cs"/>
                <w:sz w:val="24"/>
                <w:szCs w:val="28"/>
                <w:rtl/>
              </w:rPr>
            </w:rPrChange>
          </w:rPr>
          <w:t xml:space="preserve">بتوانید فلسفه کارتان را هم نشان دهید. </w:t>
        </w:r>
      </w:ins>
      <w:ins w:id="5889" w:author="SALMANIAN MOHAMMADHASSAN" w:date="2026-09-12T00:09:00Z">
        <w:r w:rsidR="00F542F1" w:rsidRPr="00AA3FB8">
          <w:rPr>
            <w:rFonts w:ascii="Times New Roman" w:hAnsi="Times New Roman" w:cs="B Nazanin" w:hint="cs"/>
            <w:sz w:val="24"/>
            <w:szCs w:val="28"/>
            <w:u w:val="single"/>
            <w:rtl/>
            <w:rPrChange w:id="5890" w:author="Lenovo" w:date="2026-09-24T08:55:00Z">
              <w:rPr>
                <w:rFonts w:ascii="Times New Roman" w:hAnsi="Times New Roman" w:cs="B Nazanin" w:hint="cs"/>
                <w:sz w:val="24"/>
                <w:szCs w:val="28"/>
                <w:rtl/>
              </w:rPr>
            </w:rPrChange>
          </w:rPr>
          <w:t xml:space="preserve"> </w:t>
        </w:r>
      </w:ins>
    </w:p>
    <w:p w14:paraId="5F7ED196" w14:textId="44A82391" w:rsidR="001F056E" w:rsidRPr="00AA3FB8" w:rsidRDefault="00377806" w:rsidP="00933BEE">
      <w:pPr>
        <w:spacing w:line="360" w:lineRule="auto"/>
        <w:jc w:val="both"/>
        <w:rPr>
          <w:rFonts w:ascii="Times New Roman" w:hAnsi="Times New Roman" w:cs="B Nazanin"/>
          <w:sz w:val="24"/>
          <w:szCs w:val="28"/>
          <w:u w:val="single"/>
          <w:rPrChange w:id="5891" w:author="Lenovo" w:date="2026-09-24T08:55:00Z">
            <w:rPr>
              <w:rFonts w:ascii="Times New Roman" w:hAnsi="Times New Roman" w:cs="B Nazanin"/>
              <w:sz w:val="24"/>
              <w:szCs w:val="28"/>
            </w:rPr>
          </w:rPrChange>
        </w:rPr>
      </w:pPr>
      <w:ins w:id="5892" w:author="SALMANIAN MOHAMMADHASSAN" w:date="2026-09-12T00:11:00Z">
        <w:r w:rsidRPr="00AA3FB8">
          <w:rPr>
            <w:rFonts w:ascii="Times New Roman" w:hAnsi="Times New Roman" w:cs="B Nazanin" w:hint="cs"/>
            <w:sz w:val="24"/>
            <w:szCs w:val="28"/>
            <w:u w:val="single"/>
            <w:rtl/>
            <w:rPrChange w:id="5893" w:author="Lenovo" w:date="2026-09-24T08:55:00Z">
              <w:rPr>
                <w:rFonts w:ascii="Times New Roman" w:hAnsi="Times New Roman" w:cs="B Nazanin" w:hint="cs"/>
                <w:sz w:val="24"/>
                <w:szCs w:val="28"/>
                <w:rtl/>
              </w:rPr>
            </w:rPrChange>
          </w:rPr>
          <w:t xml:space="preserve">برای ورود به این مطلب لازم است که دلیل </w:t>
        </w:r>
      </w:ins>
      <w:ins w:id="5894" w:author="SALMANIAN MOHAMMADHASSAN" w:date="2026-09-12T00:12:00Z">
        <w:r w:rsidRPr="00AA3FB8">
          <w:rPr>
            <w:rFonts w:ascii="Times New Roman" w:hAnsi="Times New Roman" w:cs="B Nazanin" w:hint="cs"/>
            <w:sz w:val="24"/>
            <w:szCs w:val="28"/>
            <w:u w:val="single"/>
            <w:rtl/>
            <w:rPrChange w:id="5895" w:author="Lenovo" w:date="2026-09-24T08:55:00Z">
              <w:rPr>
                <w:rFonts w:ascii="Times New Roman" w:hAnsi="Times New Roman" w:cs="B Nazanin" w:hint="cs"/>
                <w:sz w:val="24"/>
                <w:szCs w:val="28"/>
                <w:rtl/>
              </w:rPr>
            </w:rPrChange>
          </w:rPr>
          <w:t xml:space="preserve">این آزمون ارائه شده و سپس </w:t>
        </w:r>
      </w:ins>
      <w:ins w:id="5896" w:author="SALMANIAN MOHAMMADHASSAN" w:date="2026-09-12T00:11:00Z">
        <w:r w:rsidRPr="00AA3FB8">
          <w:rPr>
            <w:rFonts w:ascii="Times New Roman" w:hAnsi="Times New Roman" w:cs="B Nazanin" w:hint="cs"/>
            <w:sz w:val="24"/>
            <w:szCs w:val="28"/>
            <w:u w:val="single"/>
            <w:rtl/>
            <w:rPrChange w:id="5897" w:author="Lenovo" w:date="2026-09-24T08:55:00Z">
              <w:rPr>
                <w:rFonts w:ascii="Times New Roman" w:hAnsi="Times New Roman" w:cs="B Nazanin" w:hint="cs"/>
                <w:sz w:val="24"/>
                <w:szCs w:val="28"/>
                <w:rtl/>
              </w:rPr>
            </w:rPrChange>
          </w:rPr>
          <w:t>تفسیر</w:t>
        </w:r>
      </w:ins>
      <w:ins w:id="5898" w:author="SALMANIAN MOHAMMADHASSAN" w:date="2026-09-12T00:12:00Z">
        <w:r w:rsidR="000854A9" w:rsidRPr="00AA3FB8">
          <w:rPr>
            <w:rFonts w:ascii="Times New Roman" w:hAnsi="Times New Roman" w:cs="B Nazanin" w:hint="cs"/>
            <w:sz w:val="24"/>
            <w:szCs w:val="28"/>
            <w:u w:val="single"/>
            <w:rtl/>
            <w:rPrChange w:id="5899" w:author="Lenovo" w:date="2026-09-24T08:55:00Z">
              <w:rPr>
                <w:rFonts w:ascii="Times New Roman" w:hAnsi="Times New Roman" w:cs="B Nazanin" w:hint="cs"/>
                <w:sz w:val="24"/>
                <w:szCs w:val="28"/>
                <w:rtl/>
              </w:rPr>
            </w:rPrChange>
          </w:rPr>
          <w:t xml:space="preserve"> و دلیل کار خود را ارائه فرمایید. یاد آور می شوم که باید در تنظیم قسمت بحث باید </w:t>
        </w:r>
      </w:ins>
      <w:ins w:id="5900" w:author="SALMANIAN MOHAMMADHASSAN" w:date="2026-09-12T00:13:00Z">
        <w:r w:rsidR="006770A7" w:rsidRPr="00AA3FB8">
          <w:rPr>
            <w:rFonts w:ascii="Times New Roman" w:hAnsi="Times New Roman" w:cs="B Nazanin" w:hint="cs"/>
            <w:sz w:val="24"/>
            <w:szCs w:val="28"/>
            <w:u w:val="single"/>
            <w:rtl/>
            <w:rPrChange w:id="5901" w:author="Lenovo" w:date="2026-09-24T08:55:00Z">
              <w:rPr>
                <w:rFonts w:ascii="Times New Roman" w:hAnsi="Times New Roman" w:cs="B Nazanin" w:hint="cs"/>
                <w:sz w:val="24"/>
                <w:szCs w:val="28"/>
                <w:rtl/>
              </w:rPr>
            </w:rPrChange>
          </w:rPr>
          <w:t xml:space="preserve">حسابی در مورد موضوع فکر کنید و با بررسی جوانب مختلف هر کاری، </w:t>
        </w:r>
        <w:r w:rsidR="00B82E47" w:rsidRPr="00AA3FB8">
          <w:rPr>
            <w:rFonts w:ascii="Times New Roman" w:hAnsi="Times New Roman" w:cs="B Nazanin" w:hint="cs"/>
            <w:sz w:val="24"/>
            <w:szCs w:val="28"/>
            <w:u w:val="single"/>
            <w:rtl/>
            <w:rPrChange w:id="5902" w:author="Lenovo" w:date="2026-09-24T08:55:00Z">
              <w:rPr>
                <w:rFonts w:ascii="Times New Roman" w:hAnsi="Times New Roman" w:cs="B Nazanin" w:hint="cs"/>
                <w:sz w:val="24"/>
                <w:szCs w:val="28"/>
                <w:rtl/>
              </w:rPr>
            </w:rPrChange>
          </w:rPr>
          <w:t xml:space="preserve">چند جمله </w:t>
        </w:r>
      </w:ins>
      <w:ins w:id="5903" w:author="SALMANIAN MOHAMMADHASSAN" w:date="2026-09-12T00:16:00Z">
        <w:r w:rsidR="00B8573D" w:rsidRPr="00AA3FB8">
          <w:rPr>
            <w:rFonts w:ascii="Times New Roman" w:hAnsi="Times New Roman" w:cs="B Nazanin" w:hint="cs"/>
            <w:sz w:val="24"/>
            <w:szCs w:val="28"/>
            <w:u w:val="single"/>
            <w:rtl/>
            <w:rPrChange w:id="5904" w:author="Lenovo" w:date="2026-09-24T08:55:00Z">
              <w:rPr>
                <w:rFonts w:ascii="Times New Roman" w:hAnsi="Times New Roman" w:cs="B Nazanin" w:hint="cs"/>
                <w:sz w:val="24"/>
                <w:szCs w:val="28"/>
                <w:rtl/>
              </w:rPr>
            </w:rPrChange>
          </w:rPr>
          <w:t xml:space="preserve">بیاورید. </w:t>
        </w:r>
        <w:r w:rsidR="007314EF" w:rsidRPr="00AA3FB8">
          <w:rPr>
            <w:rFonts w:ascii="Times New Roman" w:hAnsi="Times New Roman" w:cs="B Nazanin" w:hint="cs"/>
            <w:sz w:val="24"/>
            <w:szCs w:val="28"/>
            <w:u w:val="single"/>
            <w:rtl/>
            <w:rPrChange w:id="5905" w:author="Lenovo" w:date="2026-09-24T08:55:00Z">
              <w:rPr>
                <w:rFonts w:ascii="Times New Roman" w:hAnsi="Times New Roman" w:cs="B Nazanin" w:hint="cs"/>
                <w:sz w:val="24"/>
                <w:szCs w:val="28"/>
                <w:rtl/>
              </w:rPr>
            </w:rPrChange>
          </w:rPr>
          <w:t xml:space="preserve">بحث چکیده </w:t>
        </w:r>
        <w:r w:rsidR="005E750C" w:rsidRPr="00AA3FB8">
          <w:rPr>
            <w:rFonts w:ascii="Times New Roman" w:hAnsi="Times New Roman" w:cs="B Nazanin" w:hint="cs"/>
            <w:sz w:val="24"/>
            <w:szCs w:val="28"/>
            <w:u w:val="single"/>
            <w:rtl/>
            <w:rPrChange w:id="5906" w:author="Lenovo" w:date="2026-09-24T08:55:00Z">
              <w:rPr>
                <w:rFonts w:ascii="Times New Roman" w:hAnsi="Times New Roman" w:cs="B Nazanin" w:hint="cs"/>
                <w:sz w:val="24"/>
                <w:szCs w:val="28"/>
                <w:rtl/>
              </w:rPr>
            </w:rPrChange>
          </w:rPr>
          <w:t xml:space="preserve">کار </w:t>
        </w:r>
      </w:ins>
      <w:ins w:id="5907" w:author="SALMANIAN MOHAMMADHASSAN" w:date="2026-09-12T00:17:00Z">
        <w:r w:rsidR="005E750C" w:rsidRPr="00AA3FB8">
          <w:rPr>
            <w:rFonts w:ascii="Times New Roman" w:hAnsi="Times New Roman" w:cs="B Nazanin" w:hint="cs"/>
            <w:sz w:val="24"/>
            <w:szCs w:val="28"/>
            <w:u w:val="single"/>
            <w:rtl/>
            <w:rPrChange w:id="5908" w:author="Lenovo" w:date="2026-09-24T08:55:00Z">
              <w:rPr>
                <w:rFonts w:ascii="Times New Roman" w:hAnsi="Times New Roman" w:cs="B Nazanin" w:hint="cs"/>
                <w:sz w:val="24"/>
                <w:szCs w:val="28"/>
                <w:rtl/>
              </w:rPr>
            </w:rPrChange>
          </w:rPr>
          <w:t xml:space="preserve">نیست، بلکه خلاصه آموزه ها و یافته های شما از موضوع علم است. باید بتوانید </w:t>
        </w:r>
        <w:r w:rsidR="00FE1220" w:rsidRPr="00AA3FB8">
          <w:rPr>
            <w:rFonts w:ascii="Times New Roman" w:hAnsi="Times New Roman" w:cs="B Nazanin" w:hint="cs"/>
            <w:sz w:val="24"/>
            <w:szCs w:val="28"/>
            <w:u w:val="single"/>
            <w:rtl/>
            <w:rPrChange w:id="5909" w:author="Lenovo" w:date="2026-09-24T08:55:00Z">
              <w:rPr>
                <w:rFonts w:ascii="Times New Roman" w:hAnsi="Times New Roman" w:cs="B Nazanin" w:hint="cs"/>
                <w:sz w:val="24"/>
                <w:szCs w:val="28"/>
                <w:rtl/>
              </w:rPr>
            </w:rPrChange>
          </w:rPr>
          <w:t xml:space="preserve">توانایی خود را نشان داده و </w:t>
        </w:r>
        <w:r w:rsidR="00FE1220" w:rsidRPr="00AA3FB8">
          <w:rPr>
            <w:rFonts w:ascii="Times New Roman" w:hAnsi="Times New Roman" w:cs="B Nazanin"/>
            <w:sz w:val="24"/>
            <w:szCs w:val="28"/>
            <w:u w:val="single"/>
            <w:rtl/>
            <w:rPrChange w:id="5910" w:author="Lenovo" w:date="2026-09-24T08:55:00Z">
              <w:rPr>
                <w:rFonts w:ascii="Times New Roman" w:hAnsi="Times New Roman" w:cs="Times New Roman"/>
                <w:sz w:val="24"/>
                <w:szCs w:val="28"/>
                <w:rtl/>
              </w:rPr>
            </w:rPrChange>
          </w:rPr>
          <w:t>" از دستاورد ها</w:t>
        </w:r>
        <w:r w:rsidR="00FE1220" w:rsidRPr="00AA3FB8">
          <w:rPr>
            <w:rFonts w:ascii="Times New Roman" w:hAnsi="Times New Roman" w:cs="B Nazanin" w:hint="cs"/>
            <w:sz w:val="24"/>
            <w:szCs w:val="28"/>
            <w:u w:val="single"/>
            <w:rtl/>
            <w:rPrChange w:id="5911" w:author="Lenovo" w:date="2026-09-24T08:55:00Z">
              <w:rPr>
                <w:rFonts w:ascii="Times New Roman" w:hAnsi="Times New Roman" w:cs="Times New Roman" w:hint="cs"/>
                <w:sz w:val="24"/>
                <w:szCs w:val="28"/>
                <w:rtl/>
              </w:rPr>
            </w:rPrChange>
          </w:rPr>
          <w:t>ی</w:t>
        </w:r>
        <w:r w:rsidR="00FE1220" w:rsidRPr="00AA3FB8">
          <w:rPr>
            <w:rFonts w:ascii="Times New Roman" w:hAnsi="Times New Roman" w:cs="B Nazanin"/>
            <w:sz w:val="24"/>
            <w:szCs w:val="28"/>
            <w:u w:val="single"/>
            <w:rtl/>
            <w:rPrChange w:id="5912" w:author="Lenovo" w:date="2026-09-24T08:55:00Z">
              <w:rPr>
                <w:rFonts w:ascii="Times New Roman" w:hAnsi="Times New Roman" w:cs="Times New Roman"/>
                <w:sz w:val="24"/>
                <w:szCs w:val="28"/>
                <w:rtl/>
              </w:rPr>
            </w:rPrChange>
          </w:rPr>
          <w:t xml:space="preserve"> </w:t>
        </w:r>
      </w:ins>
      <w:ins w:id="5913" w:author="SALMANIAN MOHAMMADHASSAN" w:date="2026-09-12T00:18:00Z">
        <w:r w:rsidR="007C2E94" w:rsidRPr="00AA3FB8">
          <w:rPr>
            <w:rFonts w:ascii="Times New Roman" w:hAnsi="Times New Roman" w:cs="B Nazanin" w:hint="cs"/>
            <w:sz w:val="24"/>
            <w:szCs w:val="28"/>
            <w:u w:val="single"/>
            <w:rtl/>
            <w:rPrChange w:id="5914" w:author="Lenovo" w:date="2026-09-24T08:55:00Z">
              <w:rPr>
                <w:rFonts w:ascii="Times New Roman" w:hAnsi="Times New Roman" w:cs="B Nazanin" w:hint="cs"/>
                <w:sz w:val="24"/>
                <w:szCs w:val="28"/>
                <w:rtl/>
              </w:rPr>
            </w:rPrChange>
          </w:rPr>
          <w:t>ارزشمند</w:t>
        </w:r>
        <w:r w:rsidR="003E5B02" w:rsidRPr="00AA3FB8">
          <w:rPr>
            <w:rFonts w:ascii="Times New Roman" w:hAnsi="Times New Roman" w:cs="B Nazanin" w:hint="cs"/>
            <w:sz w:val="24"/>
            <w:szCs w:val="28"/>
            <w:u w:val="single"/>
            <w:rtl/>
            <w:rPrChange w:id="5915" w:author="Lenovo" w:date="2026-09-24T08:55:00Z">
              <w:rPr>
                <w:rFonts w:ascii="Times New Roman" w:hAnsi="Times New Roman" w:cs="B Nazanin" w:hint="cs"/>
                <w:sz w:val="24"/>
                <w:szCs w:val="28"/>
                <w:rtl/>
              </w:rPr>
            </w:rPrChange>
          </w:rPr>
          <w:t xml:space="preserve">ِ </w:t>
        </w:r>
      </w:ins>
      <w:ins w:id="5916" w:author="SALMANIAN MOHAMMADHASSAN" w:date="2026-09-12T00:17:00Z">
        <w:r w:rsidR="00FE1220" w:rsidRPr="00AA3FB8">
          <w:rPr>
            <w:rFonts w:ascii="Times New Roman" w:hAnsi="Times New Roman" w:cs="B Nazanin"/>
            <w:sz w:val="24"/>
            <w:szCs w:val="28"/>
            <w:u w:val="single"/>
            <w:rtl/>
            <w:rPrChange w:id="5917" w:author="Lenovo" w:date="2026-09-24T08:55:00Z">
              <w:rPr>
                <w:rFonts w:ascii="Times New Roman" w:hAnsi="Times New Roman" w:cs="Times New Roman"/>
                <w:sz w:val="24"/>
                <w:szCs w:val="28"/>
                <w:rtl/>
              </w:rPr>
            </w:rPrChange>
          </w:rPr>
          <w:t>علم</w:t>
        </w:r>
        <w:r w:rsidR="00FE1220" w:rsidRPr="00AA3FB8">
          <w:rPr>
            <w:rFonts w:ascii="Times New Roman" w:hAnsi="Times New Roman" w:cs="B Nazanin" w:hint="cs"/>
            <w:sz w:val="24"/>
            <w:szCs w:val="28"/>
            <w:u w:val="single"/>
            <w:rtl/>
            <w:rPrChange w:id="5918" w:author="Lenovo" w:date="2026-09-24T08:55:00Z">
              <w:rPr>
                <w:rFonts w:ascii="Times New Roman" w:hAnsi="Times New Roman" w:cs="Times New Roman" w:hint="cs"/>
                <w:sz w:val="24"/>
                <w:szCs w:val="28"/>
                <w:rtl/>
              </w:rPr>
            </w:rPrChange>
          </w:rPr>
          <w:t>ی</w:t>
        </w:r>
        <w:r w:rsidR="00FE1220" w:rsidRPr="00AA3FB8">
          <w:rPr>
            <w:rFonts w:ascii="Times New Roman" w:hAnsi="Times New Roman" w:cs="B Nazanin"/>
            <w:sz w:val="24"/>
            <w:szCs w:val="28"/>
            <w:u w:val="single"/>
            <w:rtl/>
            <w:rPrChange w:id="5919" w:author="Lenovo" w:date="2026-09-24T08:55:00Z">
              <w:rPr>
                <w:rFonts w:ascii="Times New Roman" w:hAnsi="Times New Roman" w:cs="Times New Roman"/>
                <w:sz w:val="24"/>
                <w:szCs w:val="28"/>
                <w:rtl/>
              </w:rPr>
            </w:rPrChange>
          </w:rPr>
          <w:t xml:space="preserve"> خود و آبرو</w:t>
        </w:r>
        <w:r w:rsidR="00FE1220" w:rsidRPr="00AA3FB8">
          <w:rPr>
            <w:rFonts w:ascii="Times New Roman" w:hAnsi="Times New Roman" w:cs="B Nazanin" w:hint="cs"/>
            <w:sz w:val="24"/>
            <w:szCs w:val="28"/>
            <w:u w:val="single"/>
            <w:rtl/>
            <w:rPrChange w:id="5920" w:author="Lenovo" w:date="2026-09-24T08:55:00Z">
              <w:rPr>
                <w:rFonts w:ascii="Times New Roman" w:hAnsi="Times New Roman" w:cs="Times New Roman" w:hint="cs"/>
                <w:sz w:val="24"/>
                <w:szCs w:val="28"/>
                <w:rtl/>
              </w:rPr>
            </w:rPrChange>
          </w:rPr>
          <w:t>ی</w:t>
        </w:r>
        <w:r w:rsidR="00FE1220" w:rsidRPr="00AA3FB8">
          <w:rPr>
            <w:rFonts w:ascii="Times New Roman" w:hAnsi="Times New Roman" w:cs="B Nazanin"/>
            <w:sz w:val="24"/>
            <w:szCs w:val="28"/>
            <w:u w:val="single"/>
            <w:rtl/>
            <w:rPrChange w:id="5921" w:author="Lenovo" w:date="2026-09-24T08:55:00Z">
              <w:rPr>
                <w:rFonts w:ascii="Times New Roman" w:hAnsi="Times New Roman" w:cs="Times New Roman"/>
                <w:sz w:val="24"/>
                <w:szCs w:val="28"/>
                <w:rtl/>
              </w:rPr>
            </w:rPrChange>
          </w:rPr>
          <w:t xml:space="preserve"> استادتان" با </w:t>
        </w:r>
        <w:r w:rsidR="007C2E94" w:rsidRPr="00AA3FB8">
          <w:rPr>
            <w:rFonts w:ascii="Times New Roman" w:hAnsi="Times New Roman" w:cs="B Nazanin"/>
            <w:sz w:val="24"/>
            <w:szCs w:val="28"/>
            <w:u w:val="single"/>
            <w:rtl/>
            <w:rPrChange w:id="5922" w:author="Lenovo" w:date="2026-09-24T08:55:00Z">
              <w:rPr>
                <w:rFonts w:ascii="Times New Roman" w:hAnsi="Times New Roman" w:cs="Times New Roman"/>
                <w:sz w:val="24"/>
                <w:szCs w:val="28"/>
                <w:rtl/>
              </w:rPr>
            </w:rPrChange>
          </w:rPr>
          <w:t>قدر</w:t>
        </w:r>
      </w:ins>
      <w:ins w:id="5923" w:author="SALMANIAN MOHAMMADHASSAN" w:date="2026-09-12T00:18:00Z">
        <w:r w:rsidR="007C2E94" w:rsidRPr="00AA3FB8">
          <w:rPr>
            <w:rFonts w:ascii="Times New Roman" w:hAnsi="Times New Roman" w:cs="B Nazanin"/>
            <w:sz w:val="24"/>
            <w:szCs w:val="28"/>
            <w:u w:val="single"/>
            <w:rtl/>
            <w:rPrChange w:id="5924" w:author="Lenovo" w:date="2026-09-24T08:55:00Z">
              <w:rPr>
                <w:rFonts w:ascii="Times New Roman" w:hAnsi="Times New Roman" w:cs="Times New Roman"/>
                <w:sz w:val="24"/>
                <w:szCs w:val="28"/>
                <w:rtl/>
              </w:rPr>
            </w:rPrChange>
          </w:rPr>
          <w:t>ت دفاع کن</w:t>
        </w:r>
        <w:r w:rsidR="007C2E94" w:rsidRPr="00AA3FB8">
          <w:rPr>
            <w:rFonts w:ascii="Times New Roman" w:hAnsi="Times New Roman" w:cs="B Nazanin" w:hint="cs"/>
            <w:sz w:val="24"/>
            <w:szCs w:val="28"/>
            <w:u w:val="single"/>
            <w:rtl/>
            <w:rPrChange w:id="5925" w:author="Lenovo" w:date="2026-09-24T08:55:00Z">
              <w:rPr>
                <w:rFonts w:ascii="Times New Roman" w:hAnsi="Times New Roman" w:cs="Times New Roman" w:hint="cs"/>
                <w:sz w:val="24"/>
                <w:szCs w:val="28"/>
                <w:rtl/>
              </w:rPr>
            </w:rPrChange>
          </w:rPr>
          <w:t>ید</w:t>
        </w:r>
        <w:r w:rsidR="007C2E94" w:rsidRPr="00AA3FB8">
          <w:rPr>
            <w:rFonts w:ascii="Times New Roman" w:hAnsi="Times New Roman" w:cs="B Nazanin"/>
            <w:sz w:val="24"/>
            <w:szCs w:val="28"/>
            <w:u w:val="single"/>
            <w:rtl/>
            <w:rPrChange w:id="5926" w:author="Lenovo" w:date="2026-09-24T08:55:00Z">
              <w:rPr>
                <w:rFonts w:ascii="Times New Roman" w:hAnsi="Times New Roman" w:cs="Times New Roman"/>
                <w:sz w:val="24"/>
                <w:szCs w:val="28"/>
                <w:rtl/>
              </w:rPr>
            </w:rPrChange>
          </w:rPr>
          <w:t>.</w:t>
        </w:r>
      </w:ins>
      <w:ins w:id="5927" w:author="SALMANIAN MOHAMMADHASSAN" w:date="2026-09-12T00:11:00Z">
        <w:r w:rsidRPr="00AA3FB8">
          <w:rPr>
            <w:rFonts w:ascii="Times New Roman" w:hAnsi="Times New Roman" w:cs="B Nazanin" w:hint="cs"/>
            <w:sz w:val="24"/>
            <w:szCs w:val="28"/>
            <w:u w:val="single"/>
            <w:rtl/>
            <w:rPrChange w:id="5928" w:author="Lenovo" w:date="2026-09-24T08:55:00Z">
              <w:rPr>
                <w:rFonts w:ascii="Times New Roman" w:hAnsi="Times New Roman" w:cs="B Nazanin" w:hint="cs"/>
                <w:sz w:val="24"/>
                <w:szCs w:val="28"/>
                <w:rtl/>
              </w:rPr>
            </w:rPrChange>
          </w:rPr>
          <w:t xml:space="preserve"> </w:t>
        </w:r>
      </w:ins>
      <w:r w:rsidR="001F056E" w:rsidRPr="00AA3FB8">
        <w:rPr>
          <w:rFonts w:ascii="Times New Roman" w:hAnsi="Times New Roman" w:cs="B Nazanin" w:hint="cs"/>
          <w:sz w:val="24"/>
          <w:szCs w:val="28"/>
          <w:u w:val="single"/>
          <w:rtl/>
          <w:rPrChange w:id="5929" w:author="Lenovo" w:date="2026-09-24T08:55:00Z">
            <w:rPr>
              <w:rFonts w:ascii="Times New Roman" w:hAnsi="Times New Roman" w:cs="B Nazanin" w:hint="cs"/>
              <w:sz w:val="24"/>
              <w:szCs w:val="28"/>
              <w:rtl/>
            </w:rPr>
          </w:rPrChange>
        </w:rPr>
        <w:t>در</w:t>
      </w:r>
      <w:r w:rsidR="001F056E" w:rsidRPr="00AA3FB8">
        <w:rPr>
          <w:rFonts w:ascii="Times New Roman" w:hAnsi="Times New Roman" w:cs="B Nazanin"/>
          <w:sz w:val="24"/>
          <w:szCs w:val="28"/>
          <w:u w:val="single"/>
          <w:rtl/>
          <w:rPrChange w:id="593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31" w:author="Lenovo" w:date="2026-09-24T08:55:00Z">
            <w:rPr>
              <w:rFonts w:ascii="Times New Roman" w:hAnsi="Times New Roman" w:cs="B Nazanin" w:hint="cs"/>
              <w:sz w:val="24"/>
              <w:szCs w:val="28"/>
              <w:rtl/>
            </w:rPr>
          </w:rPrChange>
        </w:rPr>
        <w:t>زمینه</w:t>
      </w:r>
      <w:r w:rsidR="001F056E" w:rsidRPr="00AA3FB8">
        <w:rPr>
          <w:rFonts w:ascii="Times New Roman" w:hAnsi="Times New Roman" w:cs="B Nazanin"/>
          <w:sz w:val="24"/>
          <w:szCs w:val="28"/>
          <w:u w:val="single"/>
          <w:rtl/>
          <w:rPrChange w:id="593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33" w:author="Lenovo" w:date="2026-09-24T08:55:00Z">
            <w:rPr>
              <w:rFonts w:ascii="Times New Roman" w:hAnsi="Times New Roman" w:cs="B Nazanin" w:hint="cs"/>
              <w:sz w:val="24"/>
              <w:szCs w:val="28"/>
              <w:rtl/>
            </w:rPr>
          </w:rPrChange>
        </w:rPr>
        <w:t>پاسخ‌های</w:t>
      </w:r>
      <w:r w:rsidR="001F056E" w:rsidRPr="00AA3FB8">
        <w:rPr>
          <w:rFonts w:ascii="Times New Roman" w:hAnsi="Times New Roman" w:cs="B Nazanin"/>
          <w:sz w:val="24"/>
          <w:szCs w:val="28"/>
          <w:u w:val="single"/>
          <w:rtl/>
          <w:rPrChange w:id="593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35" w:author="Lenovo" w:date="2026-09-24T08:55:00Z">
            <w:rPr>
              <w:rFonts w:ascii="Times New Roman" w:hAnsi="Times New Roman" w:cs="B Nazanin" w:hint="cs"/>
              <w:sz w:val="24"/>
              <w:szCs w:val="28"/>
              <w:rtl/>
            </w:rPr>
          </w:rPrChange>
        </w:rPr>
        <w:t>ایمنی</w:t>
      </w:r>
      <w:r w:rsidR="001F056E" w:rsidRPr="00AA3FB8">
        <w:rPr>
          <w:rFonts w:ascii="Times New Roman" w:hAnsi="Times New Roman" w:cs="B Nazanin"/>
          <w:sz w:val="24"/>
          <w:szCs w:val="28"/>
          <w:u w:val="single"/>
          <w:rtl/>
          <w:rPrChange w:id="593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37" w:author="Lenovo" w:date="2026-09-24T08:55:00Z">
            <w:rPr>
              <w:rFonts w:ascii="Times New Roman" w:hAnsi="Times New Roman" w:cs="B Nazanin" w:hint="cs"/>
              <w:sz w:val="24"/>
              <w:szCs w:val="28"/>
              <w:rtl/>
            </w:rPr>
          </w:rPrChange>
        </w:rPr>
        <w:t>سلولی،</w:t>
      </w:r>
      <w:r w:rsidR="001F056E" w:rsidRPr="00AA3FB8">
        <w:rPr>
          <w:rFonts w:ascii="Times New Roman" w:hAnsi="Times New Roman" w:cs="B Nazanin"/>
          <w:sz w:val="24"/>
          <w:szCs w:val="28"/>
          <w:u w:val="single"/>
          <w:rtl/>
          <w:rPrChange w:id="593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39" w:author="Lenovo" w:date="2026-09-24T08:55:00Z">
            <w:rPr>
              <w:rFonts w:ascii="Times New Roman" w:hAnsi="Times New Roman" w:cs="B Nazanin" w:hint="cs"/>
              <w:sz w:val="24"/>
              <w:szCs w:val="28"/>
              <w:rtl/>
            </w:rPr>
          </w:rPrChange>
        </w:rPr>
        <w:t>افزایش</w:t>
      </w:r>
      <w:r w:rsidR="001F056E" w:rsidRPr="00AA3FB8">
        <w:rPr>
          <w:rFonts w:ascii="Times New Roman" w:hAnsi="Times New Roman" w:cs="B Nazanin"/>
          <w:sz w:val="24"/>
          <w:szCs w:val="28"/>
          <w:u w:val="single"/>
          <w:rtl/>
          <w:rPrChange w:id="594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41" w:author="Lenovo" w:date="2026-09-24T08:55:00Z">
            <w:rPr>
              <w:rFonts w:ascii="Times New Roman" w:hAnsi="Times New Roman" w:cs="B Nazanin" w:hint="cs"/>
              <w:sz w:val="24"/>
              <w:szCs w:val="28"/>
              <w:rtl/>
            </w:rPr>
          </w:rPrChange>
        </w:rPr>
        <w:t>جمعیت</w:t>
      </w:r>
      <w:r w:rsidR="001F056E" w:rsidRPr="00AA3FB8">
        <w:rPr>
          <w:rFonts w:ascii="Times New Roman" w:hAnsi="Times New Roman" w:cs="B Nazanin"/>
          <w:sz w:val="24"/>
          <w:szCs w:val="28"/>
          <w:u w:val="single"/>
          <w:rtl/>
          <w:rPrChange w:id="594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43" w:author="Lenovo" w:date="2026-09-24T08:55:00Z">
            <w:rPr>
              <w:rFonts w:ascii="Times New Roman" w:hAnsi="Times New Roman" w:cs="B Nazanin" w:hint="cs"/>
              <w:sz w:val="24"/>
              <w:szCs w:val="28"/>
              <w:rtl/>
            </w:rPr>
          </w:rPrChange>
        </w:rPr>
        <w:t>سلول‌های</w:t>
      </w:r>
      <w:r w:rsidR="001F056E" w:rsidRPr="00AA3FB8">
        <w:rPr>
          <w:rFonts w:ascii="Times New Roman" w:hAnsi="Times New Roman" w:cs="B Nazanin"/>
          <w:sz w:val="24"/>
          <w:szCs w:val="28"/>
          <w:u w:val="single"/>
          <w:rtl/>
          <w:rPrChange w:id="594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5945" w:author="Lenovo" w:date="2026-09-24T08:55:00Z">
            <w:rPr>
              <w:rFonts w:ascii="Times New Roman" w:hAnsi="Times New Roman" w:cs="B Nazanin"/>
              <w:sz w:val="24"/>
              <w:szCs w:val="28"/>
            </w:rPr>
          </w:rPrChange>
        </w:rPr>
        <w:t xml:space="preserve"> CD4+</w:t>
      </w:r>
      <w:r w:rsidR="001F056E" w:rsidRPr="00AA3FB8">
        <w:rPr>
          <w:rFonts w:ascii="Times New Roman" w:hAnsi="Times New Roman" w:cs="B Nazanin" w:hint="cs"/>
          <w:sz w:val="24"/>
          <w:szCs w:val="28"/>
          <w:u w:val="single"/>
          <w:rtl/>
          <w:rPrChange w:id="5946" w:author="Lenovo" w:date="2026-09-24T08:55:00Z">
            <w:rPr>
              <w:rFonts w:ascii="Times New Roman" w:hAnsi="Times New Roman" w:cs="B Nazanin" w:hint="cs"/>
              <w:sz w:val="24"/>
              <w:szCs w:val="28"/>
              <w:rtl/>
            </w:rPr>
          </w:rPrChange>
        </w:rPr>
        <w:t>و</w:t>
      </w:r>
      <w:r w:rsidR="001F056E" w:rsidRPr="00AA3FB8">
        <w:rPr>
          <w:rFonts w:ascii="Times New Roman" w:hAnsi="Times New Roman" w:cs="B Nazanin"/>
          <w:sz w:val="24"/>
          <w:szCs w:val="28"/>
          <w:u w:val="single"/>
          <w:rtl/>
          <w:rPrChange w:id="594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5948" w:author="Lenovo" w:date="2026-09-24T08:55:00Z">
            <w:rPr>
              <w:rFonts w:ascii="Times New Roman" w:hAnsi="Times New Roman" w:cs="B Nazanin"/>
              <w:sz w:val="24"/>
              <w:szCs w:val="28"/>
            </w:rPr>
          </w:rPrChange>
        </w:rPr>
        <w:t xml:space="preserve">CD8+ </w:t>
      </w:r>
      <w:r w:rsidR="001F056E" w:rsidRPr="00AA3FB8">
        <w:rPr>
          <w:rFonts w:ascii="Times New Roman" w:hAnsi="Times New Roman" w:cs="B Nazanin"/>
          <w:sz w:val="24"/>
          <w:szCs w:val="28"/>
          <w:u w:val="single"/>
          <w:rtl/>
          <w:rPrChange w:id="594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50" w:author="Lenovo" w:date="2026-09-24T08:55:00Z">
            <w:rPr>
              <w:rFonts w:ascii="Times New Roman" w:hAnsi="Times New Roman" w:cs="B Nazanin" w:hint="cs"/>
              <w:sz w:val="24"/>
              <w:szCs w:val="28"/>
              <w:rtl/>
            </w:rPr>
          </w:rPrChange>
        </w:rPr>
        <w:t>در</w:t>
      </w:r>
      <w:r w:rsidR="001F056E" w:rsidRPr="00AA3FB8">
        <w:rPr>
          <w:rFonts w:ascii="Times New Roman" w:hAnsi="Times New Roman" w:cs="B Nazanin"/>
          <w:sz w:val="24"/>
          <w:szCs w:val="28"/>
          <w:u w:val="single"/>
          <w:rtl/>
          <w:rPrChange w:id="595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52" w:author="Lenovo" w:date="2026-09-24T08:55:00Z">
            <w:rPr>
              <w:rFonts w:ascii="Times New Roman" w:hAnsi="Times New Roman" w:cs="B Nazanin" w:hint="cs"/>
              <w:sz w:val="24"/>
              <w:szCs w:val="28"/>
              <w:rtl/>
            </w:rPr>
          </w:rPrChange>
        </w:rPr>
        <w:t>گروه‌های</w:t>
      </w:r>
      <w:r w:rsidR="001F056E" w:rsidRPr="00AA3FB8">
        <w:rPr>
          <w:rFonts w:ascii="Times New Roman" w:hAnsi="Times New Roman" w:cs="B Nazanin"/>
          <w:sz w:val="24"/>
          <w:szCs w:val="28"/>
          <w:u w:val="single"/>
          <w:rtl/>
          <w:rPrChange w:id="595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54" w:author="Lenovo" w:date="2026-09-24T08:55:00Z">
            <w:rPr>
              <w:rFonts w:ascii="Times New Roman" w:hAnsi="Times New Roman" w:cs="B Nazanin" w:hint="cs"/>
              <w:sz w:val="24"/>
              <w:szCs w:val="28"/>
              <w:rtl/>
            </w:rPr>
          </w:rPrChange>
        </w:rPr>
        <w:t>تزریقی</w:t>
      </w:r>
      <w:r w:rsidR="001F056E" w:rsidRPr="00AA3FB8">
        <w:rPr>
          <w:rFonts w:ascii="Times New Roman" w:hAnsi="Times New Roman" w:cs="B Nazanin"/>
          <w:sz w:val="24"/>
          <w:szCs w:val="28"/>
          <w:u w:val="single"/>
          <w:rtl/>
          <w:rPrChange w:id="595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56" w:author="Lenovo" w:date="2026-09-24T08:55:00Z">
            <w:rPr>
              <w:rFonts w:ascii="Times New Roman" w:hAnsi="Times New Roman" w:cs="B Nazanin" w:hint="cs"/>
              <w:sz w:val="24"/>
              <w:szCs w:val="28"/>
              <w:rtl/>
            </w:rPr>
          </w:rPrChange>
        </w:rPr>
        <w:t>و</w:t>
      </w:r>
      <w:r w:rsidR="001F056E" w:rsidRPr="00AA3FB8">
        <w:rPr>
          <w:rFonts w:ascii="Times New Roman" w:hAnsi="Times New Roman" w:cs="B Nazanin"/>
          <w:sz w:val="24"/>
          <w:szCs w:val="28"/>
          <w:u w:val="single"/>
          <w:rtl/>
          <w:rPrChange w:id="595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58" w:author="Lenovo" w:date="2026-09-24T08:55:00Z">
            <w:rPr>
              <w:rFonts w:ascii="Times New Roman" w:hAnsi="Times New Roman" w:cs="B Nazanin" w:hint="cs"/>
              <w:sz w:val="24"/>
              <w:szCs w:val="28"/>
              <w:rtl/>
            </w:rPr>
          </w:rPrChange>
        </w:rPr>
        <w:t>خوراکی</w:t>
      </w:r>
      <w:r w:rsidR="001F056E" w:rsidRPr="00AA3FB8">
        <w:rPr>
          <w:rFonts w:ascii="Times New Roman" w:hAnsi="Times New Roman" w:cs="Times New Roman" w:hint="cs"/>
          <w:sz w:val="24"/>
          <w:szCs w:val="28"/>
          <w:u w:val="single"/>
          <w:rtl/>
          <w:rPrChange w:id="5959" w:author="Lenovo" w:date="2026-09-24T08:55:00Z">
            <w:rPr>
              <w:rFonts w:ascii="Times New Roman" w:hAnsi="Times New Roman" w:cs="Times New Roman" w:hint="cs"/>
              <w:sz w:val="24"/>
              <w:szCs w:val="28"/>
              <w:rtl/>
            </w:rPr>
          </w:rPrChange>
        </w:rPr>
        <w:t>–</w:t>
      </w:r>
      <w:r w:rsidR="001F056E" w:rsidRPr="00AA3FB8">
        <w:rPr>
          <w:rFonts w:ascii="Times New Roman" w:hAnsi="Times New Roman" w:cs="B Nazanin" w:hint="cs"/>
          <w:sz w:val="24"/>
          <w:szCs w:val="28"/>
          <w:u w:val="single"/>
          <w:rtl/>
          <w:rPrChange w:id="5960" w:author="Lenovo" w:date="2026-09-24T08:55:00Z">
            <w:rPr>
              <w:rFonts w:ascii="Times New Roman" w:hAnsi="Times New Roman" w:cs="B Nazanin" w:hint="cs"/>
              <w:sz w:val="24"/>
              <w:szCs w:val="28"/>
              <w:rtl/>
            </w:rPr>
          </w:rPrChange>
        </w:rPr>
        <w:t>تزریقی</w:t>
      </w:r>
      <w:r w:rsidR="001F056E" w:rsidRPr="00AA3FB8">
        <w:rPr>
          <w:rFonts w:ascii="Times New Roman" w:hAnsi="Times New Roman" w:cs="B Nazanin"/>
          <w:sz w:val="24"/>
          <w:szCs w:val="28"/>
          <w:u w:val="single"/>
          <w:rtl/>
          <w:rPrChange w:id="596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62" w:author="Lenovo" w:date="2026-09-24T08:55:00Z">
            <w:rPr>
              <w:rFonts w:ascii="Times New Roman" w:hAnsi="Times New Roman" w:cs="B Nazanin" w:hint="cs"/>
              <w:sz w:val="24"/>
              <w:szCs w:val="28"/>
              <w:rtl/>
            </w:rPr>
          </w:rPrChange>
        </w:rPr>
        <w:t>با</w:t>
      </w:r>
      <w:r w:rsidR="001F056E" w:rsidRPr="00AA3FB8">
        <w:rPr>
          <w:rFonts w:ascii="Times New Roman" w:hAnsi="Times New Roman" w:cs="B Nazanin"/>
          <w:sz w:val="24"/>
          <w:szCs w:val="28"/>
          <w:u w:val="single"/>
          <w:rtl/>
          <w:rPrChange w:id="596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64" w:author="Lenovo" w:date="2026-09-24T08:55:00Z">
            <w:rPr>
              <w:rFonts w:ascii="Times New Roman" w:hAnsi="Times New Roman" w:cs="B Nazanin" w:hint="cs"/>
              <w:sz w:val="24"/>
              <w:szCs w:val="28"/>
              <w:rtl/>
            </w:rPr>
          </w:rPrChange>
        </w:rPr>
        <w:t>مطالعات</w:t>
      </w:r>
      <w:r w:rsidR="001F056E" w:rsidRPr="00AA3FB8">
        <w:rPr>
          <w:rFonts w:ascii="Times New Roman" w:hAnsi="Times New Roman" w:cs="B Nazanin"/>
          <w:sz w:val="24"/>
          <w:szCs w:val="28"/>
          <w:u w:val="single"/>
          <w:rtl/>
          <w:rPrChange w:id="596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66" w:author="Lenovo" w:date="2026-09-24T08:55:00Z">
            <w:rPr>
              <w:rFonts w:ascii="Times New Roman" w:hAnsi="Times New Roman" w:cs="B Nazanin" w:hint="cs"/>
              <w:sz w:val="24"/>
              <w:szCs w:val="28"/>
              <w:rtl/>
            </w:rPr>
          </w:rPrChange>
        </w:rPr>
        <w:t>پیشین</w:t>
      </w:r>
      <w:r w:rsidR="001F056E" w:rsidRPr="00AA3FB8">
        <w:rPr>
          <w:rFonts w:ascii="Times New Roman" w:hAnsi="Times New Roman" w:cs="B Nazanin"/>
          <w:sz w:val="24"/>
          <w:szCs w:val="28"/>
          <w:u w:val="single"/>
          <w:rtl/>
          <w:rPrChange w:id="596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68" w:author="Lenovo" w:date="2026-09-24T08:55:00Z">
            <w:rPr>
              <w:rFonts w:ascii="Times New Roman" w:hAnsi="Times New Roman" w:cs="B Nazanin" w:hint="cs"/>
              <w:sz w:val="24"/>
              <w:szCs w:val="28"/>
              <w:rtl/>
            </w:rPr>
          </w:rPrChange>
        </w:rPr>
        <w:t>در</w:t>
      </w:r>
      <w:r w:rsidR="001F056E" w:rsidRPr="00AA3FB8">
        <w:rPr>
          <w:rFonts w:ascii="Times New Roman" w:hAnsi="Times New Roman" w:cs="B Nazanin"/>
          <w:sz w:val="24"/>
          <w:szCs w:val="28"/>
          <w:u w:val="single"/>
          <w:rtl/>
          <w:rPrChange w:id="596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70" w:author="Lenovo" w:date="2026-09-24T08:55:00Z">
            <w:rPr>
              <w:rFonts w:ascii="Times New Roman" w:hAnsi="Times New Roman" w:cs="B Nazanin" w:hint="cs"/>
              <w:sz w:val="24"/>
              <w:szCs w:val="28"/>
              <w:rtl/>
            </w:rPr>
          </w:rPrChange>
        </w:rPr>
        <w:t>زمینه</w:t>
      </w:r>
      <w:r w:rsidR="001F056E" w:rsidRPr="00AA3FB8">
        <w:rPr>
          <w:rFonts w:ascii="Times New Roman" w:hAnsi="Times New Roman" w:cs="B Nazanin"/>
          <w:sz w:val="24"/>
          <w:szCs w:val="28"/>
          <w:u w:val="single"/>
          <w:rtl/>
          <w:rPrChange w:id="597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72" w:author="Lenovo" w:date="2026-09-24T08:55:00Z">
            <w:rPr>
              <w:rFonts w:ascii="Times New Roman" w:hAnsi="Times New Roman" w:cs="B Nazanin" w:hint="cs"/>
              <w:sz w:val="24"/>
              <w:szCs w:val="28"/>
              <w:rtl/>
            </w:rPr>
          </w:rPrChange>
        </w:rPr>
        <w:t>ایمنی</w:t>
      </w:r>
      <w:r w:rsidR="001F056E" w:rsidRPr="00AA3FB8">
        <w:rPr>
          <w:rFonts w:ascii="Times New Roman" w:hAnsi="Times New Roman" w:cs="B Nazanin"/>
          <w:sz w:val="24"/>
          <w:szCs w:val="28"/>
          <w:u w:val="single"/>
          <w:rtl/>
          <w:rPrChange w:id="597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74" w:author="Lenovo" w:date="2026-09-24T08:55:00Z">
            <w:rPr>
              <w:rFonts w:ascii="Times New Roman" w:hAnsi="Times New Roman" w:cs="B Nazanin" w:hint="cs"/>
              <w:sz w:val="24"/>
              <w:szCs w:val="28"/>
              <w:rtl/>
            </w:rPr>
          </w:rPrChange>
        </w:rPr>
        <w:t>علیه</w:t>
      </w:r>
      <w:r w:rsidR="001F056E" w:rsidRPr="00AA3FB8">
        <w:rPr>
          <w:rFonts w:ascii="Times New Roman" w:hAnsi="Times New Roman" w:cs="B Nazanin"/>
          <w:sz w:val="24"/>
          <w:szCs w:val="28"/>
          <w:u w:val="single"/>
          <w:rtl/>
          <w:rPrChange w:id="597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5976" w:author="Lenovo" w:date="2026-09-24T08:55:00Z">
            <w:rPr>
              <w:rFonts w:ascii="Times New Roman" w:hAnsi="Times New Roman" w:cs="B Nazanin"/>
              <w:sz w:val="24"/>
              <w:szCs w:val="28"/>
            </w:rPr>
          </w:rPrChange>
        </w:rPr>
        <w:t>WNV</w:t>
      </w:r>
      <w:r w:rsidR="001F056E" w:rsidRPr="00AA3FB8">
        <w:rPr>
          <w:rFonts w:ascii="Times New Roman" w:hAnsi="Times New Roman" w:cs="B Nazanin"/>
          <w:sz w:val="24"/>
          <w:szCs w:val="28"/>
          <w:u w:val="single"/>
          <w:rtl/>
          <w:rPrChange w:id="597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78" w:author="Lenovo" w:date="2026-09-24T08:55:00Z">
            <w:rPr>
              <w:rFonts w:ascii="Times New Roman" w:hAnsi="Times New Roman" w:cs="B Nazanin" w:hint="cs"/>
              <w:sz w:val="24"/>
              <w:szCs w:val="28"/>
              <w:rtl/>
            </w:rPr>
          </w:rPrChange>
        </w:rPr>
        <w:t>همخوانی</w:t>
      </w:r>
      <w:r w:rsidR="001F056E" w:rsidRPr="00AA3FB8">
        <w:rPr>
          <w:rFonts w:ascii="Times New Roman" w:hAnsi="Times New Roman" w:cs="B Nazanin"/>
          <w:sz w:val="24"/>
          <w:szCs w:val="28"/>
          <w:u w:val="single"/>
          <w:rtl/>
          <w:rPrChange w:id="597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5980" w:author="Lenovo" w:date="2026-09-24T08:55:00Z">
            <w:rPr>
              <w:rFonts w:ascii="Times New Roman" w:hAnsi="Times New Roman" w:cs="B Nazanin" w:hint="cs"/>
              <w:sz w:val="24"/>
              <w:szCs w:val="28"/>
              <w:rtl/>
            </w:rPr>
          </w:rPrChange>
        </w:rPr>
        <w:t>دارد</w:t>
      </w:r>
      <w:r w:rsidR="001F056E" w:rsidRPr="00AA3FB8">
        <w:rPr>
          <w:rFonts w:ascii="Times New Roman" w:hAnsi="Times New Roman" w:cs="B Nazanin"/>
          <w:sz w:val="24"/>
          <w:szCs w:val="28"/>
          <w:u w:val="single"/>
          <w:rtl/>
          <w:rPrChange w:id="5981" w:author="Lenovo" w:date="2026-09-24T08:55:00Z">
            <w:rPr>
              <w:rFonts w:ascii="Times New Roman" w:hAnsi="Times New Roman" w:cs="B Nazanin"/>
              <w:sz w:val="24"/>
              <w:szCs w:val="28"/>
              <w:rtl/>
            </w:rPr>
          </w:rPrChange>
        </w:rPr>
        <w:t>.</w:t>
      </w:r>
      <w:ins w:id="5982" w:author="SALMANIAN MOHAMMADHASSAN" w:date="2026-09-12T00:22:00Z">
        <w:r w:rsidR="0088510D" w:rsidRPr="00AA3FB8">
          <w:rPr>
            <w:rFonts w:ascii="Times New Roman" w:hAnsi="Times New Roman" w:cs="B Nazanin" w:hint="cs"/>
            <w:sz w:val="24"/>
            <w:szCs w:val="28"/>
            <w:u w:val="single"/>
            <w:rtl/>
            <w:rPrChange w:id="5983" w:author="Lenovo" w:date="2026-09-24T08:55:00Z">
              <w:rPr>
                <w:rFonts w:ascii="Times New Roman" w:hAnsi="Times New Roman" w:cs="B Nazanin" w:hint="cs"/>
                <w:sz w:val="24"/>
                <w:szCs w:val="28"/>
                <w:rtl/>
              </w:rPr>
            </w:rPrChange>
          </w:rPr>
          <w:t xml:space="preserve"> شروع موضوع با مقایسه خوب نیست. به نظر می رسد که </w:t>
        </w:r>
        <w:r w:rsidR="00961738" w:rsidRPr="00AA3FB8">
          <w:rPr>
            <w:rFonts w:ascii="Times New Roman" w:hAnsi="Times New Roman" w:cs="B Nazanin" w:hint="cs"/>
            <w:sz w:val="24"/>
            <w:szCs w:val="28"/>
            <w:u w:val="single"/>
            <w:rtl/>
            <w:rPrChange w:id="5984" w:author="Lenovo" w:date="2026-09-24T08:55:00Z">
              <w:rPr>
                <w:rFonts w:ascii="Times New Roman" w:hAnsi="Times New Roman" w:cs="B Nazanin" w:hint="cs"/>
                <w:sz w:val="24"/>
                <w:szCs w:val="28"/>
                <w:rtl/>
              </w:rPr>
            </w:rPrChange>
          </w:rPr>
          <w:t>فقط تلاش دارید که اعتبار خو</w:t>
        </w:r>
      </w:ins>
      <w:ins w:id="5985" w:author="SALMANIAN MOHAMMADHASSAN" w:date="2026-09-12T00:23:00Z">
        <w:r w:rsidR="00961738" w:rsidRPr="00AA3FB8">
          <w:rPr>
            <w:rFonts w:ascii="Times New Roman" w:hAnsi="Times New Roman" w:cs="B Nazanin" w:hint="cs"/>
            <w:sz w:val="24"/>
            <w:szCs w:val="28"/>
            <w:u w:val="single"/>
            <w:rtl/>
            <w:rPrChange w:id="5986" w:author="Lenovo" w:date="2026-09-24T08:55:00Z">
              <w:rPr>
                <w:rFonts w:ascii="Times New Roman" w:hAnsi="Times New Roman" w:cs="B Nazanin" w:hint="cs"/>
                <w:sz w:val="24"/>
                <w:szCs w:val="28"/>
                <w:rtl/>
              </w:rPr>
            </w:rPrChange>
          </w:rPr>
          <w:t xml:space="preserve">د را از همراهی با دیگران کسب کنید. لطفا ابتدا </w:t>
        </w:r>
        <w:r w:rsidR="00197A11" w:rsidRPr="00AA3FB8">
          <w:rPr>
            <w:rFonts w:ascii="Times New Roman" w:hAnsi="Times New Roman" w:cs="B Nazanin" w:hint="cs"/>
            <w:sz w:val="24"/>
            <w:szCs w:val="28"/>
            <w:u w:val="single"/>
            <w:rtl/>
            <w:rPrChange w:id="5987" w:author="Lenovo" w:date="2026-09-24T08:55:00Z">
              <w:rPr>
                <w:rFonts w:ascii="Times New Roman" w:hAnsi="Times New Roman" w:cs="B Nazanin" w:hint="cs"/>
                <w:sz w:val="24"/>
                <w:szCs w:val="28"/>
                <w:rtl/>
              </w:rPr>
            </w:rPrChange>
          </w:rPr>
          <w:t xml:space="preserve">به </w:t>
        </w:r>
      </w:ins>
      <w:ins w:id="5988" w:author="SALMANIAN MOHAMMADHASSAN" w:date="2026-09-12T00:24:00Z">
        <w:r w:rsidR="001F5F4C" w:rsidRPr="00AA3FB8">
          <w:rPr>
            <w:rFonts w:ascii="Times New Roman" w:hAnsi="Times New Roman" w:cs="B Nazanin" w:hint="cs"/>
            <w:sz w:val="24"/>
            <w:szCs w:val="28"/>
            <w:u w:val="single"/>
            <w:rtl/>
            <w:rPrChange w:id="5989" w:author="Lenovo" w:date="2026-09-24T08:55:00Z">
              <w:rPr>
                <w:rFonts w:ascii="Times New Roman" w:hAnsi="Times New Roman" w:cs="B Nazanin" w:hint="cs"/>
                <w:sz w:val="24"/>
                <w:szCs w:val="28"/>
                <w:rtl/>
              </w:rPr>
            </w:rPrChange>
          </w:rPr>
          <w:t>مبانی علمی و تشریح کار خود بپردازید ( با ادبیاتی خلاصه و متفائت در قسمت نتایج) و بعد کار را تف</w:t>
        </w:r>
      </w:ins>
      <w:ins w:id="5990" w:author="SALMANIAN MOHAMMADHASSAN" w:date="2026-09-12T00:25:00Z">
        <w:r w:rsidR="00C43A73" w:rsidRPr="00AA3FB8">
          <w:rPr>
            <w:rFonts w:ascii="Times New Roman" w:hAnsi="Times New Roman" w:cs="B Nazanin" w:hint="cs"/>
            <w:sz w:val="24"/>
            <w:szCs w:val="28"/>
            <w:u w:val="single"/>
            <w:rtl/>
            <w:rPrChange w:id="5991" w:author="Lenovo" w:date="2026-09-24T08:55:00Z">
              <w:rPr>
                <w:rFonts w:ascii="Times New Roman" w:hAnsi="Times New Roman" w:cs="B Nazanin" w:hint="cs"/>
                <w:sz w:val="24"/>
                <w:szCs w:val="28"/>
                <w:rtl/>
              </w:rPr>
            </w:rPrChange>
          </w:rPr>
          <w:t xml:space="preserve">سیر کرده و سپس به مقایسه روی آورید. </w:t>
        </w:r>
      </w:ins>
      <w:r w:rsidR="001F056E" w:rsidRPr="00AA3FB8">
        <w:rPr>
          <w:rFonts w:ascii="Times New Roman" w:hAnsi="Times New Roman" w:cs="B Nazanin"/>
          <w:sz w:val="24"/>
          <w:szCs w:val="28"/>
          <w:u w:val="single"/>
          <w:rtl/>
          <w:rPrChange w:id="5992" w:author="Lenovo" w:date="2026-09-24T08:55:00Z">
            <w:rPr>
              <w:rFonts w:ascii="Times New Roman" w:hAnsi="Times New Roman" w:cs="B Nazanin"/>
              <w:sz w:val="24"/>
              <w:szCs w:val="28"/>
              <w:rtl/>
            </w:rPr>
          </w:rPrChange>
        </w:rPr>
        <w:t xml:space="preserve"> بر اساس مطالعات، سلول‌های</w:t>
      </w:r>
      <w:r w:rsidR="001F056E" w:rsidRPr="00AA3FB8">
        <w:rPr>
          <w:rFonts w:ascii="Times New Roman" w:hAnsi="Times New Roman" w:cs="B Nazanin"/>
          <w:sz w:val="24"/>
          <w:szCs w:val="28"/>
          <w:u w:val="single"/>
          <w:rPrChange w:id="5993" w:author="Lenovo" w:date="2026-09-24T08:55:00Z">
            <w:rPr>
              <w:rFonts w:ascii="Times New Roman" w:hAnsi="Times New Roman" w:cs="B Nazanin"/>
              <w:sz w:val="24"/>
              <w:szCs w:val="28"/>
            </w:rPr>
          </w:rPrChange>
        </w:rPr>
        <w:t xml:space="preserve"> CD4+ </w:t>
      </w:r>
      <w:r w:rsidR="001F056E" w:rsidRPr="00AA3FB8">
        <w:rPr>
          <w:rFonts w:ascii="Times New Roman" w:hAnsi="Times New Roman" w:cs="B Nazanin"/>
          <w:sz w:val="24"/>
          <w:szCs w:val="28"/>
          <w:u w:val="single"/>
          <w:rtl/>
          <w:rPrChange w:id="5994" w:author="Lenovo" w:date="2026-09-24T08:55:00Z">
            <w:rPr>
              <w:rFonts w:ascii="Times New Roman" w:hAnsi="Times New Roman" w:cs="B Nazanin"/>
              <w:sz w:val="24"/>
              <w:szCs w:val="28"/>
              <w:rtl/>
            </w:rPr>
          </w:rPrChange>
        </w:rPr>
        <w:t>از طریق تقویت پاسخ‌های آنتی‌بادی و تنظیم ایمنی، و سلول‌های</w:t>
      </w:r>
      <w:r w:rsidR="001F056E" w:rsidRPr="00AA3FB8">
        <w:rPr>
          <w:rFonts w:ascii="Times New Roman" w:hAnsi="Times New Roman" w:cs="B Nazanin"/>
          <w:sz w:val="24"/>
          <w:szCs w:val="28"/>
          <w:u w:val="single"/>
          <w:rPrChange w:id="5995" w:author="Lenovo" w:date="2026-09-24T08:55:00Z">
            <w:rPr>
              <w:rFonts w:ascii="Times New Roman" w:hAnsi="Times New Roman" w:cs="B Nazanin"/>
              <w:sz w:val="24"/>
              <w:szCs w:val="28"/>
            </w:rPr>
          </w:rPrChange>
        </w:rPr>
        <w:t xml:space="preserve"> CD8+ </w:t>
      </w:r>
      <w:r w:rsidR="001F056E" w:rsidRPr="00AA3FB8">
        <w:rPr>
          <w:rFonts w:ascii="Times New Roman" w:hAnsi="Times New Roman" w:cs="B Nazanin"/>
          <w:sz w:val="24"/>
          <w:szCs w:val="28"/>
          <w:u w:val="single"/>
          <w:rtl/>
          <w:rPrChange w:id="5996" w:author="Lenovo" w:date="2026-09-24T08:55:00Z">
            <w:rPr>
              <w:rFonts w:ascii="Times New Roman" w:hAnsi="Times New Roman" w:cs="B Nazanin"/>
              <w:sz w:val="24"/>
              <w:szCs w:val="28"/>
              <w:rtl/>
            </w:rPr>
          </w:rPrChange>
        </w:rPr>
        <w:t>از طریق حذف سلول‌های آلوده، نقش مهمی در کنترل عفونت</w:t>
      </w:r>
      <w:r w:rsidR="001F056E" w:rsidRPr="00AA3FB8">
        <w:rPr>
          <w:rFonts w:ascii="Times New Roman" w:hAnsi="Times New Roman" w:cs="B Nazanin"/>
          <w:sz w:val="24"/>
          <w:szCs w:val="28"/>
          <w:u w:val="single"/>
          <w:rPrChange w:id="5997" w:author="Lenovo" w:date="2026-09-24T08:55:00Z">
            <w:rPr>
              <w:rFonts w:ascii="Times New Roman" w:hAnsi="Times New Roman" w:cs="B Nazanin"/>
              <w:sz w:val="24"/>
              <w:szCs w:val="28"/>
            </w:rPr>
          </w:rPrChange>
        </w:rPr>
        <w:t xml:space="preserve"> WNV </w:t>
      </w:r>
      <w:r w:rsidR="001F056E" w:rsidRPr="00AA3FB8">
        <w:rPr>
          <w:rFonts w:ascii="Times New Roman" w:hAnsi="Times New Roman" w:cs="B Nazanin"/>
          <w:sz w:val="24"/>
          <w:szCs w:val="28"/>
          <w:u w:val="single"/>
          <w:rtl/>
          <w:rPrChange w:id="5998" w:author="Lenovo" w:date="2026-09-24T08:55:00Z">
            <w:rPr>
              <w:rFonts w:ascii="Times New Roman" w:hAnsi="Times New Roman" w:cs="B Nazanin"/>
              <w:sz w:val="24"/>
              <w:szCs w:val="28"/>
              <w:rtl/>
            </w:rPr>
          </w:rPrChange>
        </w:rPr>
        <w:t xml:space="preserve">دارند. </w:t>
      </w:r>
      <w:r w:rsidR="001F056E" w:rsidRPr="00AA3FB8">
        <w:rPr>
          <w:rFonts w:ascii="Times New Roman" w:hAnsi="Times New Roman" w:cs="B Nazanin" w:hint="cs"/>
          <w:sz w:val="24"/>
          <w:szCs w:val="28"/>
          <w:u w:val="single"/>
          <w:rtl/>
          <w:rPrChange w:id="5999" w:author="Lenovo" w:date="2026-09-24T08:55:00Z">
            <w:rPr>
              <w:rFonts w:ascii="Times New Roman" w:hAnsi="Times New Roman" w:cs="B Nazanin" w:hint="cs"/>
              <w:sz w:val="24"/>
              <w:szCs w:val="28"/>
              <w:rtl/>
            </w:rPr>
          </w:rPrChange>
        </w:rPr>
        <w:t>افزایش</w:t>
      </w:r>
      <w:r w:rsidR="001F056E" w:rsidRPr="00AA3FB8">
        <w:rPr>
          <w:rFonts w:ascii="Times New Roman" w:hAnsi="Times New Roman" w:cs="B Nazanin"/>
          <w:sz w:val="24"/>
          <w:szCs w:val="28"/>
          <w:u w:val="single"/>
          <w:rtl/>
          <w:rPrChange w:id="600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01" w:author="Lenovo" w:date="2026-09-24T08:55:00Z">
            <w:rPr>
              <w:rFonts w:ascii="Times New Roman" w:hAnsi="Times New Roman" w:cs="B Nazanin" w:hint="cs"/>
              <w:sz w:val="24"/>
              <w:szCs w:val="28"/>
              <w:rtl/>
            </w:rPr>
          </w:rPrChange>
        </w:rPr>
        <w:t>نسبت</w:t>
      </w:r>
      <w:r w:rsidR="001F056E" w:rsidRPr="00AA3FB8">
        <w:rPr>
          <w:rFonts w:ascii="Times New Roman" w:hAnsi="Times New Roman" w:cs="B Nazanin"/>
          <w:sz w:val="24"/>
          <w:szCs w:val="28"/>
          <w:u w:val="single"/>
          <w:rtl/>
          <w:rPrChange w:id="600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6003" w:author="Lenovo" w:date="2026-09-24T08:55:00Z">
            <w:rPr>
              <w:rFonts w:ascii="Times New Roman" w:hAnsi="Times New Roman" w:cs="B Nazanin"/>
              <w:sz w:val="24"/>
              <w:szCs w:val="28"/>
            </w:rPr>
          </w:rPrChange>
        </w:rPr>
        <w:t xml:space="preserve">CD4+/ CD8+ </w:t>
      </w:r>
      <w:r w:rsidR="001F056E" w:rsidRPr="00AA3FB8">
        <w:rPr>
          <w:rFonts w:ascii="Times New Roman" w:hAnsi="Times New Roman" w:cs="B Nazanin"/>
          <w:sz w:val="24"/>
          <w:szCs w:val="28"/>
          <w:u w:val="single"/>
          <w:rtl/>
          <w:rPrChange w:id="600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05" w:author="Lenovo" w:date="2026-09-24T08:55:00Z">
            <w:rPr>
              <w:rFonts w:ascii="Times New Roman" w:hAnsi="Times New Roman" w:cs="B Nazanin" w:hint="cs"/>
              <w:sz w:val="24"/>
              <w:szCs w:val="28"/>
              <w:rtl/>
            </w:rPr>
          </w:rPrChange>
        </w:rPr>
        <w:t>در</w:t>
      </w:r>
      <w:r w:rsidR="001F056E" w:rsidRPr="00AA3FB8">
        <w:rPr>
          <w:rFonts w:ascii="Times New Roman" w:hAnsi="Times New Roman" w:cs="B Nazanin"/>
          <w:sz w:val="24"/>
          <w:szCs w:val="28"/>
          <w:u w:val="single"/>
          <w:rtl/>
          <w:rPrChange w:id="600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07" w:author="Lenovo" w:date="2026-09-24T08:55:00Z">
            <w:rPr>
              <w:rFonts w:ascii="Times New Roman" w:hAnsi="Times New Roman" w:cs="B Nazanin" w:hint="cs"/>
              <w:sz w:val="24"/>
              <w:szCs w:val="28"/>
              <w:rtl/>
            </w:rPr>
          </w:rPrChange>
        </w:rPr>
        <w:t>گروه</w:t>
      </w:r>
      <w:r w:rsidR="001F056E" w:rsidRPr="00AA3FB8">
        <w:rPr>
          <w:rFonts w:ascii="Times New Roman" w:hAnsi="Times New Roman" w:cs="B Nazanin"/>
          <w:sz w:val="24"/>
          <w:szCs w:val="28"/>
          <w:u w:val="single"/>
          <w:rtl/>
          <w:rPrChange w:id="600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09" w:author="Lenovo" w:date="2026-09-24T08:55:00Z">
            <w:rPr>
              <w:rFonts w:ascii="Times New Roman" w:hAnsi="Times New Roman" w:cs="B Nazanin" w:hint="cs"/>
              <w:sz w:val="24"/>
              <w:szCs w:val="28"/>
              <w:rtl/>
            </w:rPr>
          </w:rPrChange>
        </w:rPr>
        <w:t>خوراکی</w:t>
      </w:r>
      <w:r w:rsidR="001F056E" w:rsidRPr="00AA3FB8">
        <w:rPr>
          <w:rFonts w:ascii="Times New Roman" w:hAnsi="Times New Roman" w:cs="Times New Roman" w:hint="cs"/>
          <w:sz w:val="24"/>
          <w:szCs w:val="28"/>
          <w:u w:val="single"/>
          <w:rtl/>
          <w:rPrChange w:id="6010" w:author="Lenovo" w:date="2026-09-24T08:55:00Z">
            <w:rPr>
              <w:rFonts w:ascii="Times New Roman" w:hAnsi="Times New Roman" w:cs="Times New Roman" w:hint="cs"/>
              <w:sz w:val="24"/>
              <w:szCs w:val="28"/>
              <w:rtl/>
            </w:rPr>
          </w:rPrChange>
        </w:rPr>
        <w:t>–</w:t>
      </w:r>
      <w:r w:rsidR="001F056E" w:rsidRPr="00AA3FB8">
        <w:rPr>
          <w:rFonts w:ascii="Times New Roman" w:hAnsi="Times New Roman" w:cs="B Nazanin" w:hint="cs"/>
          <w:sz w:val="24"/>
          <w:szCs w:val="28"/>
          <w:u w:val="single"/>
          <w:rtl/>
          <w:rPrChange w:id="6011" w:author="Lenovo" w:date="2026-09-24T08:55:00Z">
            <w:rPr>
              <w:rFonts w:ascii="Times New Roman" w:hAnsi="Times New Roman" w:cs="B Nazanin" w:hint="cs"/>
              <w:sz w:val="24"/>
              <w:szCs w:val="28"/>
              <w:rtl/>
            </w:rPr>
          </w:rPrChange>
        </w:rPr>
        <w:t>تزریقی</w:t>
      </w:r>
      <w:ins w:id="6012" w:author="SALMANIAN MOHAMMADHASSAN" w:date="2026-09-12T00:25:00Z">
        <w:r w:rsidR="00B607F3" w:rsidRPr="00AA3FB8">
          <w:rPr>
            <w:rFonts w:ascii="Times New Roman" w:hAnsi="Times New Roman" w:cs="B Nazanin" w:hint="cs"/>
            <w:sz w:val="24"/>
            <w:szCs w:val="28"/>
            <w:u w:val="single"/>
            <w:rtl/>
            <w:rPrChange w:id="6013" w:author="Lenovo" w:date="2026-09-24T08:55:00Z">
              <w:rPr>
                <w:rFonts w:ascii="Times New Roman" w:hAnsi="Times New Roman" w:cs="B Nazanin" w:hint="cs"/>
                <w:sz w:val="24"/>
                <w:szCs w:val="28"/>
                <w:rtl/>
              </w:rPr>
            </w:rPrChange>
          </w:rPr>
          <w:t xml:space="preserve"> در بقیه گروهها چه وضعیتی داشتید و چه تفسیری برای این نتایج دارید؟</w:t>
        </w:r>
      </w:ins>
      <w:r w:rsidR="001F056E" w:rsidRPr="00AA3FB8">
        <w:rPr>
          <w:rFonts w:ascii="Times New Roman" w:hAnsi="Times New Roman" w:cs="B Nazanin"/>
          <w:sz w:val="24"/>
          <w:szCs w:val="28"/>
          <w:u w:val="single"/>
          <w:rtl/>
          <w:rPrChange w:id="601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15" w:author="Lenovo" w:date="2026-09-24T08:55:00Z">
            <w:rPr>
              <w:rFonts w:ascii="Times New Roman" w:hAnsi="Times New Roman" w:cs="B Nazanin" w:hint="cs"/>
              <w:sz w:val="24"/>
              <w:szCs w:val="28"/>
              <w:rtl/>
            </w:rPr>
          </w:rPrChange>
        </w:rPr>
        <w:t>این</w:t>
      </w:r>
      <w:r w:rsidR="001F056E" w:rsidRPr="00AA3FB8">
        <w:rPr>
          <w:rFonts w:ascii="Times New Roman" w:hAnsi="Times New Roman" w:cs="B Nazanin"/>
          <w:sz w:val="24"/>
          <w:szCs w:val="28"/>
          <w:u w:val="single"/>
          <w:rtl/>
          <w:rPrChange w:id="601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17" w:author="Lenovo" w:date="2026-09-24T08:55:00Z">
            <w:rPr>
              <w:rFonts w:ascii="Times New Roman" w:hAnsi="Times New Roman" w:cs="B Nazanin" w:hint="cs"/>
              <w:sz w:val="24"/>
              <w:szCs w:val="28"/>
              <w:rtl/>
            </w:rPr>
          </w:rPrChange>
        </w:rPr>
        <w:t>مطالعه</w:t>
      </w:r>
      <w:r w:rsidR="001F056E" w:rsidRPr="00AA3FB8">
        <w:rPr>
          <w:rFonts w:ascii="Times New Roman" w:hAnsi="Times New Roman" w:cs="B Nazanin"/>
          <w:sz w:val="24"/>
          <w:szCs w:val="28"/>
          <w:u w:val="single"/>
          <w:rtl/>
          <w:rPrChange w:id="601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19" w:author="Lenovo" w:date="2026-09-24T08:55:00Z">
            <w:rPr>
              <w:rFonts w:ascii="Times New Roman" w:hAnsi="Times New Roman" w:cs="B Nazanin" w:hint="cs"/>
              <w:sz w:val="24"/>
              <w:szCs w:val="28"/>
              <w:rtl/>
            </w:rPr>
          </w:rPrChange>
        </w:rPr>
        <w:t>می‌تواند</w:t>
      </w:r>
      <w:r w:rsidR="001F056E" w:rsidRPr="00AA3FB8">
        <w:rPr>
          <w:rFonts w:ascii="Times New Roman" w:hAnsi="Times New Roman" w:cs="B Nazanin"/>
          <w:sz w:val="24"/>
          <w:szCs w:val="28"/>
          <w:u w:val="single"/>
          <w:rtl/>
          <w:rPrChange w:id="602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21" w:author="Lenovo" w:date="2026-09-24T08:55:00Z">
            <w:rPr>
              <w:rFonts w:ascii="Times New Roman" w:hAnsi="Times New Roman" w:cs="B Nazanin" w:hint="cs"/>
              <w:sz w:val="24"/>
              <w:szCs w:val="28"/>
              <w:rtl/>
            </w:rPr>
          </w:rPrChange>
        </w:rPr>
        <w:t>بیانگر</w:t>
      </w:r>
      <w:r w:rsidR="001F056E" w:rsidRPr="00AA3FB8">
        <w:rPr>
          <w:rFonts w:ascii="Times New Roman" w:hAnsi="Times New Roman" w:cs="B Nazanin"/>
          <w:sz w:val="24"/>
          <w:szCs w:val="28"/>
          <w:u w:val="single"/>
          <w:rtl/>
          <w:rPrChange w:id="602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23" w:author="Lenovo" w:date="2026-09-24T08:55:00Z">
            <w:rPr>
              <w:rFonts w:ascii="Times New Roman" w:hAnsi="Times New Roman" w:cs="B Nazanin" w:hint="cs"/>
              <w:sz w:val="24"/>
              <w:szCs w:val="28"/>
              <w:rtl/>
            </w:rPr>
          </w:rPrChange>
        </w:rPr>
        <w:t>تعادل</w:t>
      </w:r>
      <w:r w:rsidR="001F056E" w:rsidRPr="00AA3FB8">
        <w:rPr>
          <w:rFonts w:ascii="Times New Roman" w:hAnsi="Times New Roman" w:cs="B Nazanin"/>
          <w:sz w:val="24"/>
          <w:szCs w:val="28"/>
          <w:u w:val="single"/>
          <w:rtl/>
          <w:rPrChange w:id="602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25" w:author="Lenovo" w:date="2026-09-24T08:55:00Z">
            <w:rPr>
              <w:rFonts w:ascii="Times New Roman" w:hAnsi="Times New Roman" w:cs="B Nazanin" w:hint="cs"/>
              <w:sz w:val="24"/>
              <w:szCs w:val="28"/>
              <w:rtl/>
            </w:rPr>
          </w:rPrChange>
        </w:rPr>
        <w:t>مطلوب‌تر</w:t>
      </w:r>
      <w:r w:rsidR="001F056E" w:rsidRPr="00AA3FB8">
        <w:rPr>
          <w:rFonts w:ascii="Times New Roman" w:hAnsi="Times New Roman" w:cs="B Nazanin"/>
          <w:sz w:val="24"/>
          <w:szCs w:val="28"/>
          <w:u w:val="single"/>
          <w:rtl/>
          <w:rPrChange w:id="602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27" w:author="Lenovo" w:date="2026-09-24T08:55:00Z">
            <w:rPr>
              <w:rFonts w:ascii="Times New Roman" w:hAnsi="Times New Roman" w:cs="B Nazanin" w:hint="cs"/>
              <w:sz w:val="24"/>
              <w:szCs w:val="28"/>
              <w:rtl/>
            </w:rPr>
          </w:rPrChange>
        </w:rPr>
        <w:t>پاسخ</w:t>
      </w:r>
      <w:r w:rsidR="001F056E" w:rsidRPr="00AA3FB8">
        <w:rPr>
          <w:rFonts w:ascii="Times New Roman" w:hAnsi="Times New Roman" w:cs="B Nazanin"/>
          <w:sz w:val="24"/>
          <w:szCs w:val="28"/>
          <w:u w:val="single"/>
          <w:rtl/>
          <w:rPrChange w:id="602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29" w:author="Lenovo" w:date="2026-09-24T08:55:00Z">
            <w:rPr>
              <w:rFonts w:ascii="Times New Roman" w:hAnsi="Times New Roman" w:cs="B Nazanin" w:hint="cs"/>
              <w:sz w:val="24"/>
              <w:szCs w:val="28"/>
              <w:rtl/>
            </w:rPr>
          </w:rPrChange>
        </w:rPr>
        <w:t>ایمنی</w:t>
      </w:r>
      <w:r w:rsidR="001F056E" w:rsidRPr="00AA3FB8">
        <w:rPr>
          <w:rFonts w:ascii="Times New Roman" w:hAnsi="Times New Roman" w:cs="B Nazanin"/>
          <w:sz w:val="24"/>
          <w:szCs w:val="28"/>
          <w:u w:val="single"/>
          <w:rtl/>
          <w:rPrChange w:id="603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31" w:author="Lenovo" w:date="2026-09-24T08:55:00Z">
            <w:rPr>
              <w:rFonts w:ascii="Times New Roman" w:hAnsi="Times New Roman" w:cs="B Nazanin" w:hint="cs"/>
              <w:sz w:val="24"/>
              <w:szCs w:val="28"/>
              <w:rtl/>
            </w:rPr>
          </w:rPrChange>
        </w:rPr>
        <w:lastRenderedPageBreak/>
        <w:t>سلولی</w:t>
      </w:r>
      <w:r w:rsidR="001F056E" w:rsidRPr="00AA3FB8">
        <w:rPr>
          <w:rFonts w:ascii="Times New Roman" w:hAnsi="Times New Roman" w:cs="B Nazanin"/>
          <w:sz w:val="24"/>
          <w:szCs w:val="28"/>
          <w:u w:val="single"/>
          <w:rtl/>
          <w:rPrChange w:id="603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33" w:author="Lenovo" w:date="2026-09-24T08:55:00Z">
            <w:rPr>
              <w:rFonts w:ascii="Times New Roman" w:hAnsi="Times New Roman" w:cs="B Nazanin" w:hint="cs"/>
              <w:sz w:val="24"/>
              <w:szCs w:val="28"/>
              <w:rtl/>
            </w:rPr>
          </w:rPrChange>
        </w:rPr>
        <w:t>باشد،</w:t>
      </w:r>
      <w:r w:rsidR="001F056E" w:rsidRPr="00AA3FB8">
        <w:rPr>
          <w:rFonts w:ascii="Times New Roman" w:hAnsi="Times New Roman" w:cs="B Nazanin"/>
          <w:sz w:val="24"/>
          <w:szCs w:val="28"/>
          <w:u w:val="single"/>
          <w:rtl/>
          <w:rPrChange w:id="603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35" w:author="Lenovo" w:date="2026-09-24T08:55:00Z">
            <w:rPr>
              <w:rFonts w:ascii="Times New Roman" w:hAnsi="Times New Roman" w:cs="B Nazanin" w:hint="cs"/>
              <w:sz w:val="24"/>
              <w:szCs w:val="28"/>
              <w:rtl/>
            </w:rPr>
          </w:rPrChange>
        </w:rPr>
        <w:t>موضوعی</w:t>
      </w:r>
      <w:r w:rsidR="001F056E" w:rsidRPr="00AA3FB8">
        <w:rPr>
          <w:rFonts w:ascii="Times New Roman" w:hAnsi="Times New Roman" w:cs="B Nazanin"/>
          <w:sz w:val="24"/>
          <w:szCs w:val="28"/>
          <w:u w:val="single"/>
          <w:rtl/>
          <w:rPrChange w:id="603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37" w:author="Lenovo" w:date="2026-09-24T08:55:00Z">
            <w:rPr>
              <w:rFonts w:ascii="Times New Roman" w:hAnsi="Times New Roman" w:cs="B Nazanin" w:hint="cs"/>
              <w:sz w:val="24"/>
              <w:szCs w:val="28"/>
              <w:rtl/>
            </w:rPr>
          </w:rPrChange>
        </w:rPr>
        <w:t>که</w:t>
      </w:r>
      <w:r w:rsidR="001F056E" w:rsidRPr="00AA3FB8">
        <w:rPr>
          <w:rFonts w:ascii="Times New Roman" w:hAnsi="Times New Roman" w:cs="B Nazanin"/>
          <w:sz w:val="24"/>
          <w:szCs w:val="28"/>
          <w:u w:val="single"/>
          <w:rtl/>
          <w:rPrChange w:id="603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39" w:author="Lenovo" w:date="2026-09-24T08:55:00Z">
            <w:rPr>
              <w:rFonts w:ascii="Times New Roman" w:hAnsi="Times New Roman" w:cs="B Nazanin" w:hint="cs"/>
              <w:sz w:val="24"/>
              <w:szCs w:val="28"/>
              <w:rtl/>
            </w:rPr>
          </w:rPrChange>
        </w:rPr>
        <w:t>در</w:t>
      </w:r>
      <w:r w:rsidR="001F056E" w:rsidRPr="00AA3FB8">
        <w:rPr>
          <w:rFonts w:ascii="Times New Roman" w:hAnsi="Times New Roman" w:cs="B Nazanin"/>
          <w:sz w:val="24"/>
          <w:szCs w:val="28"/>
          <w:u w:val="single"/>
          <w:rtl/>
          <w:rPrChange w:id="604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41" w:author="Lenovo" w:date="2026-09-24T08:55:00Z">
            <w:rPr>
              <w:rFonts w:ascii="Times New Roman" w:hAnsi="Times New Roman" w:cs="B Nazanin" w:hint="cs"/>
              <w:sz w:val="24"/>
              <w:szCs w:val="28"/>
              <w:rtl/>
            </w:rPr>
          </w:rPrChange>
        </w:rPr>
        <w:t>ادبیات</w:t>
      </w:r>
      <w:r w:rsidR="001F056E" w:rsidRPr="00AA3FB8">
        <w:rPr>
          <w:rFonts w:ascii="Times New Roman" w:hAnsi="Times New Roman" w:cs="B Nazanin"/>
          <w:sz w:val="24"/>
          <w:szCs w:val="28"/>
          <w:u w:val="single"/>
          <w:rtl/>
          <w:rPrChange w:id="604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43" w:author="Lenovo" w:date="2026-09-24T08:55:00Z">
            <w:rPr>
              <w:rFonts w:ascii="Times New Roman" w:hAnsi="Times New Roman" w:cs="B Nazanin" w:hint="cs"/>
              <w:sz w:val="24"/>
              <w:szCs w:val="28"/>
              <w:rtl/>
            </w:rPr>
          </w:rPrChange>
        </w:rPr>
        <w:t>ایمنی‌شناسی</w:t>
      </w:r>
      <w:r w:rsidR="001F056E" w:rsidRPr="00AA3FB8">
        <w:rPr>
          <w:rFonts w:ascii="Times New Roman" w:hAnsi="Times New Roman" w:cs="B Nazanin"/>
          <w:sz w:val="24"/>
          <w:szCs w:val="28"/>
          <w:u w:val="single"/>
          <w:rtl/>
          <w:rPrChange w:id="604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45" w:author="Lenovo" w:date="2026-09-24T08:55:00Z">
            <w:rPr>
              <w:rFonts w:ascii="Times New Roman" w:hAnsi="Times New Roman" w:cs="B Nazanin" w:hint="cs"/>
              <w:sz w:val="24"/>
              <w:szCs w:val="28"/>
              <w:rtl/>
            </w:rPr>
          </w:rPrChange>
        </w:rPr>
        <w:t>به‌عنوان</w:t>
      </w:r>
      <w:r w:rsidR="001F056E" w:rsidRPr="00AA3FB8">
        <w:rPr>
          <w:rFonts w:ascii="Times New Roman" w:hAnsi="Times New Roman" w:cs="B Nazanin"/>
          <w:sz w:val="24"/>
          <w:szCs w:val="28"/>
          <w:u w:val="single"/>
          <w:rtl/>
          <w:rPrChange w:id="604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47" w:author="Lenovo" w:date="2026-09-24T08:55:00Z">
            <w:rPr>
              <w:rFonts w:ascii="Times New Roman" w:hAnsi="Times New Roman" w:cs="B Nazanin" w:hint="cs"/>
              <w:sz w:val="24"/>
              <w:szCs w:val="28"/>
              <w:rtl/>
            </w:rPr>
          </w:rPrChange>
        </w:rPr>
        <w:t>یکی</w:t>
      </w:r>
      <w:r w:rsidR="001F056E" w:rsidRPr="00AA3FB8">
        <w:rPr>
          <w:rFonts w:ascii="Times New Roman" w:hAnsi="Times New Roman" w:cs="B Nazanin"/>
          <w:sz w:val="24"/>
          <w:szCs w:val="28"/>
          <w:u w:val="single"/>
          <w:rtl/>
          <w:rPrChange w:id="604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49" w:author="Lenovo" w:date="2026-09-24T08:55:00Z">
            <w:rPr>
              <w:rFonts w:ascii="Times New Roman" w:hAnsi="Times New Roman" w:cs="B Nazanin" w:hint="cs"/>
              <w:sz w:val="24"/>
              <w:szCs w:val="28"/>
              <w:rtl/>
            </w:rPr>
          </w:rPrChange>
        </w:rPr>
        <w:t>از</w:t>
      </w:r>
      <w:r w:rsidR="001F056E" w:rsidRPr="00AA3FB8">
        <w:rPr>
          <w:rFonts w:ascii="Times New Roman" w:hAnsi="Times New Roman" w:cs="B Nazanin"/>
          <w:sz w:val="24"/>
          <w:szCs w:val="28"/>
          <w:u w:val="single"/>
          <w:rtl/>
          <w:rPrChange w:id="605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51" w:author="Lenovo" w:date="2026-09-24T08:55:00Z">
            <w:rPr>
              <w:rFonts w:ascii="Times New Roman" w:hAnsi="Times New Roman" w:cs="B Nazanin" w:hint="cs"/>
              <w:sz w:val="24"/>
              <w:szCs w:val="28"/>
              <w:rtl/>
            </w:rPr>
          </w:rPrChange>
        </w:rPr>
        <w:t>شاخص‌های</w:t>
      </w:r>
      <w:r w:rsidR="001F056E" w:rsidRPr="00AA3FB8">
        <w:rPr>
          <w:rFonts w:ascii="Times New Roman" w:hAnsi="Times New Roman" w:cs="B Nazanin"/>
          <w:sz w:val="24"/>
          <w:szCs w:val="28"/>
          <w:u w:val="single"/>
          <w:rtl/>
          <w:rPrChange w:id="605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53" w:author="Lenovo" w:date="2026-09-24T08:55:00Z">
            <w:rPr>
              <w:rFonts w:ascii="Times New Roman" w:hAnsi="Times New Roman" w:cs="B Nazanin" w:hint="cs"/>
              <w:sz w:val="24"/>
              <w:szCs w:val="28"/>
              <w:rtl/>
            </w:rPr>
          </w:rPrChange>
        </w:rPr>
        <w:t>پاسخ</w:t>
      </w:r>
      <w:r w:rsidR="001F056E" w:rsidRPr="00AA3FB8">
        <w:rPr>
          <w:rFonts w:ascii="Times New Roman" w:hAnsi="Times New Roman" w:cs="B Nazanin"/>
          <w:sz w:val="24"/>
          <w:szCs w:val="28"/>
          <w:u w:val="single"/>
          <w:rtl/>
          <w:rPrChange w:id="605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55" w:author="Lenovo" w:date="2026-09-24T08:55:00Z">
            <w:rPr>
              <w:rFonts w:ascii="Times New Roman" w:hAnsi="Times New Roman" w:cs="B Nazanin" w:hint="cs"/>
              <w:sz w:val="24"/>
              <w:szCs w:val="28"/>
              <w:rtl/>
            </w:rPr>
          </w:rPrChange>
        </w:rPr>
        <w:t>ایمنی</w:t>
      </w:r>
      <w:r w:rsidR="001F056E" w:rsidRPr="00AA3FB8">
        <w:rPr>
          <w:rFonts w:ascii="Times New Roman" w:hAnsi="Times New Roman" w:cs="B Nazanin"/>
          <w:sz w:val="24"/>
          <w:szCs w:val="28"/>
          <w:u w:val="single"/>
          <w:rtl/>
          <w:rPrChange w:id="605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57" w:author="Lenovo" w:date="2026-09-24T08:55:00Z">
            <w:rPr>
              <w:rFonts w:ascii="Times New Roman" w:hAnsi="Times New Roman" w:cs="B Nazanin" w:hint="cs"/>
              <w:sz w:val="24"/>
              <w:szCs w:val="28"/>
              <w:rtl/>
            </w:rPr>
          </w:rPrChange>
        </w:rPr>
        <w:t>کارآمد</w:t>
      </w:r>
      <w:r w:rsidR="001F056E" w:rsidRPr="00AA3FB8">
        <w:rPr>
          <w:rFonts w:ascii="Times New Roman" w:hAnsi="Times New Roman" w:cs="B Nazanin"/>
          <w:sz w:val="24"/>
          <w:szCs w:val="28"/>
          <w:u w:val="single"/>
          <w:rtl/>
          <w:rPrChange w:id="605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59" w:author="Lenovo" w:date="2026-09-24T08:55:00Z">
            <w:rPr>
              <w:rFonts w:ascii="Times New Roman" w:hAnsi="Times New Roman" w:cs="B Nazanin" w:hint="cs"/>
              <w:sz w:val="24"/>
              <w:szCs w:val="28"/>
              <w:rtl/>
            </w:rPr>
          </w:rPrChange>
        </w:rPr>
        <w:t>علیه</w:t>
      </w:r>
      <w:r w:rsidR="001F056E" w:rsidRPr="00AA3FB8">
        <w:rPr>
          <w:rFonts w:ascii="Times New Roman" w:hAnsi="Times New Roman" w:cs="B Nazanin"/>
          <w:sz w:val="24"/>
          <w:szCs w:val="28"/>
          <w:u w:val="single"/>
          <w:rtl/>
          <w:rPrChange w:id="606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61" w:author="Lenovo" w:date="2026-09-24T08:55:00Z">
            <w:rPr>
              <w:rFonts w:ascii="Times New Roman" w:hAnsi="Times New Roman" w:cs="B Nazanin" w:hint="cs"/>
              <w:sz w:val="24"/>
              <w:szCs w:val="28"/>
              <w:rtl/>
            </w:rPr>
          </w:rPrChange>
        </w:rPr>
        <w:t>عفونت‌های</w:t>
      </w:r>
      <w:r w:rsidR="001F056E" w:rsidRPr="00AA3FB8">
        <w:rPr>
          <w:rFonts w:ascii="Times New Roman" w:hAnsi="Times New Roman" w:cs="B Nazanin"/>
          <w:sz w:val="24"/>
          <w:szCs w:val="28"/>
          <w:u w:val="single"/>
          <w:rtl/>
          <w:rPrChange w:id="606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63" w:author="Lenovo" w:date="2026-09-24T08:55:00Z">
            <w:rPr>
              <w:rFonts w:ascii="Times New Roman" w:hAnsi="Times New Roman" w:cs="B Nazanin" w:hint="cs"/>
              <w:sz w:val="24"/>
              <w:szCs w:val="28"/>
              <w:rtl/>
            </w:rPr>
          </w:rPrChange>
        </w:rPr>
        <w:t>ویروسی</w:t>
      </w:r>
      <w:r w:rsidR="001F056E" w:rsidRPr="00AA3FB8">
        <w:rPr>
          <w:rFonts w:ascii="Times New Roman" w:hAnsi="Times New Roman" w:cs="B Nazanin"/>
          <w:sz w:val="24"/>
          <w:szCs w:val="28"/>
          <w:u w:val="single"/>
          <w:rtl/>
          <w:rPrChange w:id="606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65" w:author="Lenovo" w:date="2026-09-24T08:55:00Z">
            <w:rPr>
              <w:rFonts w:ascii="Times New Roman" w:hAnsi="Times New Roman" w:cs="B Nazanin" w:hint="cs"/>
              <w:sz w:val="24"/>
              <w:szCs w:val="28"/>
              <w:rtl/>
            </w:rPr>
          </w:rPrChange>
        </w:rPr>
        <w:t>مطرح</w:t>
      </w:r>
      <w:r w:rsidR="001F056E" w:rsidRPr="00AA3FB8">
        <w:rPr>
          <w:rFonts w:ascii="Times New Roman" w:hAnsi="Times New Roman" w:cs="B Nazanin"/>
          <w:sz w:val="24"/>
          <w:szCs w:val="28"/>
          <w:u w:val="single"/>
          <w:rtl/>
          <w:rPrChange w:id="606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67" w:author="Lenovo" w:date="2026-09-24T08:55:00Z">
            <w:rPr>
              <w:rFonts w:ascii="Times New Roman" w:hAnsi="Times New Roman" w:cs="B Nazanin" w:hint="cs"/>
              <w:sz w:val="24"/>
              <w:szCs w:val="28"/>
              <w:rtl/>
            </w:rPr>
          </w:rPrChange>
        </w:rPr>
        <w:t>شده</w:t>
      </w:r>
      <w:r w:rsidR="001F056E" w:rsidRPr="00AA3FB8">
        <w:rPr>
          <w:rFonts w:ascii="Times New Roman" w:hAnsi="Times New Roman" w:cs="B Nazanin"/>
          <w:sz w:val="24"/>
          <w:szCs w:val="28"/>
          <w:u w:val="single"/>
          <w:rtl/>
          <w:rPrChange w:id="606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69" w:author="Lenovo" w:date="2026-09-24T08:55:00Z">
            <w:rPr>
              <w:rFonts w:ascii="Times New Roman" w:hAnsi="Times New Roman" w:cs="B Nazanin" w:hint="cs"/>
              <w:sz w:val="24"/>
              <w:szCs w:val="28"/>
              <w:rtl/>
            </w:rPr>
          </w:rPrChange>
        </w:rPr>
        <w:t>است</w:t>
      </w:r>
      <w:r w:rsidR="001F056E" w:rsidRPr="00AA3FB8">
        <w:rPr>
          <w:rFonts w:ascii="Times New Roman" w:hAnsi="Times New Roman" w:cs="B Nazanin"/>
          <w:sz w:val="24"/>
          <w:szCs w:val="28"/>
          <w:u w:val="single"/>
          <w:rtl/>
          <w:rPrChange w:id="6070" w:author="Lenovo" w:date="2026-09-24T08:55:00Z">
            <w:rPr>
              <w:rFonts w:ascii="Times New Roman" w:hAnsi="Times New Roman" w:cs="B Nazanin"/>
              <w:sz w:val="24"/>
              <w:szCs w:val="28"/>
              <w:rtl/>
            </w:rPr>
          </w:rPrChange>
        </w:rPr>
        <w:t>.</w:t>
      </w:r>
      <w:r w:rsidR="001F056E" w:rsidRPr="00AA3FB8">
        <w:rPr>
          <w:rFonts w:ascii="Times New Roman" w:hAnsi="Times New Roman" w:cs="B Nazanin" w:hint="cs"/>
          <w:sz w:val="24"/>
          <w:szCs w:val="28"/>
          <w:u w:val="single"/>
          <w:rtl/>
          <w:rPrChange w:id="6071" w:author="Lenovo" w:date="2026-09-24T08:55:00Z">
            <w:rPr>
              <w:rFonts w:ascii="Times New Roman" w:hAnsi="Times New Roman" w:cs="B Nazanin" w:hint="cs"/>
              <w:sz w:val="24"/>
              <w:szCs w:val="28"/>
              <w:rtl/>
            </w:rPr>
          </w:rPrChange>
        </w:rPr>
        <w:t xml:space="preserve"> در</w:t>
      </w:r>
      <w:r w:rsidR="001F056E" w:rsidRPr="00AA3FB8">
        <w:rPr>
          <w:rFonts w:ascii="Times New Roman" w:hAnsi="Times New Roman" w:cs="B Nazanin"/>
          <w:sz w:val="24"/>
          <w:szCs w:val="28"/>
          <w:u w:val="single"/>
          <w:rtl/>
          <w:rPrChange w:id="607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73" w:author="Lenovo" w:date="2026-09-24T08:55:00Z">
            <w:rPr>
              <w:rFonts w:ascii="Times New Roman" w:hAnsi="Times New Roman" w:cs="B Nazanin" w:hint="cs"/>
              <w:sz w:val="24"/>
              <w:szCs w:val="28"/>
              <w:rtl/>
            </w:rPr>
          </w:rPrChange>
        </w:rPr>
        <w:t>مجموع،</w:t>
      </w:r>
      <w:r w:rsidR="001F056E" w:rsidRPr="00AA3FB8">
        <w:rPr>
          <w:rFonts w:ascii="Times New Roman" w:hAnsi="Times New Roman" w:cs="B Nazanin"/>
          <w:sz w:val="24"/>
          <w:szCs w:val="28"/>
          <w:u w:val="single"/>
          <w:rtl/>
          <w:rPrChange w:id="607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75" w:author="Lenovo" w:date="2026-09-24T08:55:00Z">
            <w:rPr>
              <w:rFonts w:ascii="Times New Roman" w:hAnsi="Times New Roman" w:cs="B Nazanin" w:hint="cs"/>
              <w:sz w:val="24"/>
              <w:szCs w:val="28"/>
              <w:rtl/>
            </w:rPr>
          </w:rPrChange>
        </w:rPr>
        <w:t>مقایسه</w:t>
      </w:r>
      <w:r w:rsidR="001F056E" w:rsidRPr="00AA3FB8">
        <w:rPr>
          <w:rFonts w:ascii="Times New Roman" w:hAnsi="Times New Roman" w:cs="B Nazanin"/>
          <w:sz w:val="24"/>
          <w:szCs w:val="28"/>
          <w:u w:val="single"/>
          <w:rtl/>
          <w:rPrChange w:id="607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77" w:author="Lenovo" w:date="2026-09-24T08:55:00Z">
            <w:rPr>
              <w:rFonts w:ascii="Times New Roman" w:hAnsi="Times New Roman" w:cs="B Nazanin" w:hint="cs"/>
              <w:sz w:val="24"/>
              <w:szCs w:val="28"/>
              <w:rtl/>
            </w:rPr>
          </w:rPrChange>
        </w:rPr>
        <w:t>نتایج</w:t>
      </w:r>
      <w:r w:rsidR="001F056E" w:rsidRPr="00AA3FB8">
        <w:rPr>
          <w:rFonts w:ascii="Times New Roman" w:hAnsi="Times New Roman" w:cs="B Nazanin"/>
          <w:sz w:val="24"/>
          <w:szCs w:val="28"/>
          <w:u w:val="single"/>
          <w:rtl/>
          <w:rPrChange w:id="607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79" w:author="Lenovo" w:date="2026-09-24T08:55:00Z">
            <w:rPr>
              <w:rFonts w:ascii="Times New Roman" w:hAnsi="Times New Roman" w:cs="B Nazanin" w:hint="cs"/>
              <w:sz w:val="24"/>
              <w:szCs w:val="28"/>
              <w:rtl/>
            </w:rPr>
          </w:rPrChange>
        </w:rPr>
        <w:t>این</w:t>
      </w:r>
      <w:r w:rsidR="001F056E" w:rsidRPr="00AA3FB8">
        <w:rPr>
          <w:rFonts w:ascii="Times New Roman" w:hAnsi="Times New Roman" w:cs="B Nazanin"/>
          <w:sz w:val="24"/>
          <w:szCs w:val="28"/>
          <w:u w:val="single"/>
          <w:rtl/>
          <w:rPrChange w:id="608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81" w:author="Lenovo" w:date="2026-09-24T08:55:00Z">
            <w:rPr>
              <w:rFonts w:ascii="Times New Roman" w:hAnsi="Times New Roman" w:cs="B Nazanin" w:hint="cs"/>
              <w:sz w:val="24"/>
              <w:szCs w:val="28"/>
              <w:rtl/>
            </w:rPr>
          </w:rPrChange>
        </w:rPr>
        <w:t>پژوهش</w:t>
      </w:r>
      <w:r w:rsidR="001F056E" w:rsidRPr="00AA3FB8">
        <w:rPr>
          <w:rFonts w:ascii="Times New Roman" w:hAnsi="Times New Roman" w:cs="B Nazanin"/>
          <w:sz w:val="24"/>
          <w:szCs w:val="28"/>
          <w:u w:val="single"/>
          <w:rtl/>
          <w:rPrChange w:id="608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83" w:author="Lenovo" w:date="2026-09-24T08:55:00Z">
            <w:rPr>
              <w:rFonts w:ascii="Times New Roman" w:hAnsi="Times New Roman" w:cs="B Nazanin" w:hint="cs"/>
              <w:sz w:val="24"/>
              <w:szCs w:val="28"/>
              <w:rtl/>
            </w:rPr>
          </w:rPrChange>
        </w:rPr>
        <w:t>با</w:t>
      </w:r>
      <w:r w:rsidR="001F056E" w:rsidRPr="00AA3FB8">
        <w:rPr>
          <w:rFonts w:ascii="Times New Roman" w:hAnsi="Times New Roman" w:cs="B Nazanin"/>
          <w:sz w:val="24"/>
          <w:szCs w:val="28"/>
          <w:u w:val="single"/>
          <w:rtl/>
          <w:rPrChange w:id="608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85" w:author="Lenovo" w:date="2026-09-24T08:55:00Z">
            <w:rPr>
              <w:rFonts w:ascii="Times New Roman" w:hAnsi="Times New Roman" w:cs="B Nazanin" w:hint="cs"/>
              <w:sz w:val="24"/>
              <w:szCs w:val="28"/>
              <w:rtl/>
            </w:rPr>
          </w:rPrChange>
        </w:rPr>
        <w:t>مطالعات</w:t>
      </w:r>
      <w:r w:rsidR="001F056E" w:rsidRPr="00AA3FB8">
        <w:rPr>
          <w:rFonts w:ascii="Times New Roman" w:hAnsi="Times New Roman" w:cs="B Nazanin"/>
          <w:sz w:val="24"/>
          <w:szCs w:val="28"/>
          <w:u w:val="single"/>
          <w:rtl/>
          <w:rPrChange w:id="608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87" w:author="Lenovo" w:date="2026-09-24T08:55:00Z">
            <w:rPr>
              <w:rFonts w:ascii="Times New Roman" w:hAnsi="Times New Roman" w:cs="B Nazanin" w:hint="cs"/>
              <w:sz w:val="24"/>
              <w:szCs w:val="28"/>
              <w:rtl/>
            </w:rPr>
          </w:rPrChange>
        </w:rPr>
        <w:t>پیشین</w:t>
      </w:r>
      <w:r w:rsidR="001F056E" w:rsidRPr="00AA3FB8">
        <w:rPr>
          <w:rFonts w:ascii="Times New Roman" w:hAnsi="Times New Roman" w:cs="B Nazanin"/>
          <w:sz w:val="24"/>
          <w:szCs w:val="28"/>
          <w:u w:val="single"/>
          <w:rtl/>
          <w:rPrChange w:id="608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89" w:author="Lenovo" w:date="2026-09-24T08:55:00Z">
            <w:rPr>
              <w:rFonts w:ascii="Times New Roman" w:hAnsi="Times New Roman" w:cs="B Nazanin" w:hint="cs"/>
              <w:sz w:val="24"/>
              <w:szCs w:val="28"/>
              <w:rtl/>
            </w:rPr>
          </w:rPrChange>
        </w:rPr>
        <w:t>نشان</w:t>
      </w:r>
      <w:r w:rsidR="001F056E" w:rsidRPr="00AA3FB8">
        <w:rPr>
          <w:rFonts w:ascii="Times New Roman" w:hAnsi="Times New Roman" w:cs="B Nazanin"/>
          <w:sz w:val="24"/>
          <w:szCs w:val="28"/>
          <w:u w:val="single"/>
          <w:rtl/>
          <w:rPrChange w:id="6090"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91" w:author="Lenovo" w:date="2026-09-24T08:55:00Z">
            <w:rPr>
              <w:rFonts w:ascii="Times New Roman" w:hAnsi="Times New Roman" w:cs="B Nazanin" w:hint="cs"/>
              <w:sz w:val="24"/>
              <w:szCs w:val="28"/>
              <w:rtl/>
            </w:rPr>
          </w:rPrChange>
        </w:rPr>
        <w:t>می‌دهد</w:t>
      </w:r>
      <w:r w:rsidR="001F056E" w:rsidRPr="00AA3FB8">
        <w:rPr>
          <w:rFonts w:ascii="Times New Roman" w:hAnsi="Times New Roman" w:cs="B Nazanin"/>
          <w:sz w:val="24"/>
          <w:szCs w:val="28"/>
          <w:u w:val="single"/>
          <w:rtl/>
          <w:rPrChange w:id="609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93" w:author="Lenovo" w:date="2026-09-24T08:55:00Z">
            <w:rPr>
              <w:rFonts w:ascii="Times New Roman" w:hAnsi="Times New Roman" w:cs="B Nazanin" w:hint="cs"/>
              <w:sz w:val="24"/>
              <w:szCs w:val="28"/>
              <w:rtl/>
            </w:rPr>
          </w:rPrChange>
        </w:rPr>
        <w:t>که</w:t>
      </w:r>
      <w:r w:rsidR="001F056E" w:rsidRPr="00AA3FB8">
        <w:rPr>
          <w:rFonts w:ascii="Times New Roman" w:hAnsi="Times New Roman" w:cs="B Nazanin"/>
          <w:sz w:val="24"/>
          <w:szCs w:val="28"/>
          <w:u w:val="single"/>
          <w:rtl/>
          <w:rPrChange w:id="609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95" w:author="Lenovo" w:date="2026-09-24T08:55:00Z">
            <w:rPr>
              <w:rFonts w:ascii="Times New Roman" w:hAnsi="Times New Roman" w:cs="B Nazanin" w:hint="cs"/>
              <w:sz w:val="24"/>
              <w:szCs w:val="28"/>
              <w:rtl/>
            </w:rPr>
          </w:rPrChange>
        </w:rPr>
        <w:t>الگوهای</w:t>
      </w:r>
      <w:r w:rsidR="001F056E" w:rsidRPr="00AA3FB8">
        <w:rPr>
          <w:rFonts w:ascii="Times New Roman" w:hAnsi="Times New Roman" w:cs="B Nazanin"/>
          <w:sz w:val="24"/>
          <w:szCs w:val="28"/>
          <w:u w:val="single"/>
          <w:rtl/>
          <w:rPrChange w:id="6096"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97" w:author="Lenovo" w:date="2026-09-24T08:55:00Z">
            <w:rPr>
              <w:rFonts w:ascii="Times New Roman" w:hAnsi="Times New Roman" w:cs="B Nazanin" w:hint="cs"/>
              <w:sz w:val="24"/>
              <w:szCs w:val="28"/>
              <w:rtl/>
            </w:rPr>
          </w:rPrChange>
        </w:rPr>
        <w:t>ایمنی</w:t>
      </w:r>
      <w:r w:rsidR="001F056E" w:rsidRPr="00AA3FB8">
        <w:rPr>
          <w:rFonts w:ascii="Times New Roman" w:hAnsi="Times New Roman" w:cs="B Nazanin"/>
          <w:sz w:val="24"/>
          <w:szCs w:val="28"/>
          <w:u w:val="single"/>
          <w:rtl/>
          <w:rPrChange w:id="6098"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099" w:author="Lenovo" w:date="2026-09-24T08:55:00Z">
            <w:rPr>
              <w:rFonts w:ascii="Times New Roman" w:hAnsi="Times New Roman" w:cs="B Nazanin" w:hint="cs"/>
              <w:sz w:val="24"/>
              <w:szCs w:val="28"/>
              <w:rtl/>
            </w:rPr>
          </w:rPrChange>
        </w:rPr>
        <w:t>مشاهده‌شده</w:t>
      </w:r>
      <w:r w:rsidR="001F056E" w:rsidRPr="00AA3FB8">
        <w:rPr>
          <w:rFonts w:ascii="Times New Roman" w:hAnsi="Times New Roman" w:cs="Times New Roman" w:hint="cs"/>
          <w:sz w:val="24"/>
          <w:szCs w:val="28"/>
          <w:u w:val="single"/>
          <w:rtl/>
          <w:rPrChange w:id="6100" w:author="Lenovo" w:date="2026-09-24T08:55:00Z">
            <w:rPr>
              <w:rFonts w:ascii="Times New Roman" w:hAnsi="Times New Roman" w:cs="Times New Roman" w:hint="cs"/>
              <w:sz w:val="24"/>
              <w:szCs w:val="28"/>
              <w:rtl/>
            </w:rPr>
          </w:rPrChange>
        </w:rPr>
        <w:t>—</w:t>
      </w:r>
      <w:r w:rsidR="001F056E" w:rsidRPr="00AA3FB8">
        <w:rPr>
          <w:rFonts w:ascii="Times New Roman" w:hAnsi="Times New Roman" w:cs="B Nazanin" w:hint="cs"/>
          <w:sz w:val="24"/>
          <w:szCs w:val="28"/>
          <w:u w:val="single"/>
          <w:rtl/>
          <w:rPrChange w:id="6101" w:author="Lenovo" w:date="2026-09-24T08:55:00Z">
            <w:rPr>
              <w:rFonts w:ascii="Times New Roman" w:hAnsi="Times New Roman" w:cs="B Nazanin" w:hint="cs"/>
              <w:sz w:val="24"/>
              <w:szCs w:val="28"/>
              <w:rtl/>
            </w:rPr>
          </w:rPrChange>
        </w:rPr>
        <w:t>شامل</w:t>
      </w:r>
      <w:r w:rsidR="001F056E" w:rsidRPr="00AA3FB8">
        <w:rPr>
          <w:rFonts w:ascii="Times New Roman" w:hAnsi="Times New Roman" w:cs="B Nazanin"/>
          <w:sz w:val="24"/>
          <w:szCs w:val="28"/>
          <w:u w:val="single"/>
          <w:rtl/>
          <w:rPrChange w:id="6102"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03" w:author="Lenovo" w:date="2026-09-24T08:55:00Z">
            <w:rPr>
              <w:rFonts w:ascii="Times New Roman" w:hAnsi="Times New Roman" w:cs="B Nazanin" w:hint="cs"/>
              <w:sz w:val="24"/>
              <w:szCs w:val="28"/>
              <w:rtl/>
            </w:rPr>
          </w:rPrChange>
        </w:rPr>
        <w:t>افزایش</w:t>
      </w:r>
      <w:r w:rsidR="001F056E" w:rsidRPr="00AA3FB8">
        <w:rPr>
          <w:rFonts w:ascii="Times New Roman" w:hAnsi="Times New Roman" w:cs="B Nazanin"/>
          <w:sz w:val="24"/>
          <w:szCs w:val="28"/>
          <w:u w:val="single"/>
          <w:rtl/>
          <w:rPrChange w:id="6104"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6105" w:author="Lenovo" w:date="2026-09-24T08:55:00Z">
            <w:rPr>
              <w:rFonts w:ascii="Times New Roman" w:hAnsi="Times New Roman" w:cs="B Nazanin"/>
              <w:sz w:val="24"/>
              <w:szCs w:val="28"/>
            </w:rPr>
          </w:rPrChange>
        </w:rPr>
        <w:t>IFN-γ</w:t>
      </w:r>
      <w:r w:rsidR="001F056E" w:rsidRPr="00AA3FB8">
        <w:rPr>
          <w:rFonts w:ascii="Times New Roman" w:hAnsi="Times New Roman" w:cs="B Nazanin" w:hint="cs"/>
          <w:sz w:val="24"/>
          <w:szCs w:val="28"/>
          <w:u w:val="single"/>
          <w:rtl/>
          <w:rPrChange w:id="6106" w:author="Lenovo" w:date="2026-09-24T08:55:00Z">
            <w:rPr>
              <w:rFonts w:ascii="Times New Roman" w:hAnsi="Times New Roman" w:cs="B Nazanin" w:hint="cs"/>
              <w:sz w:val="24"/>
              <w:szCs w:val="28"/>
              <w:rtl/>
            </w:rPr>
          </w:rPrChange>
        </w:rPr>
        <w:t>،</w:t>
      </w:r>
      <w:r w:rsidR="001F056E" w:rsidRPr="00AA3FB8">
        <w:rPr>
          <w:rFonts w:ascii="Times New Roman" w:hAnsi="Times New Roman" w:cs="B Nazanin"/>
          <w:sz w:val="24"/>
          <w:szCs w:val="28"/>
          <w:u w:val="single"/>
          <w:rtl/>
          <w:rPrChange w:id="610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08" w:author="Lenovo" w:date="2026-09-24T08:55:00Z">
            <w:rPr>
              <w:rFonts w:ascii="Times New Roman" w:hAnsi="Times New Roman" w:cs="B Nazanin" w:hint="cs"/>
              <w:sz w:val="24"/>
              <w:szCs w:val="28"/>
              <w:rtl/>
            </w:rPr>
          </w:rPrChange>
        </w:rPr>
        <w:t>القای</w:t>
      </w:r>
      <w:r w:rsidR="001F056E" w:rsidRPr="00AA3FB8">
        <w:rPr>
          <w:rFonts w:ascii="Times New Roman" w:hAnsi="Times New Roman" w:cs="B Nazanin"/>
          <w:sz w:val="24"/>
          <w:szCs w:val="28"/>
          <w:u w:val="single"/>
          <w:rtl/>
          <w:rPrChange w:id="610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10" w:author="Lenovo" w:date="2026-09-24T08:55:00Z">
            <w:rPr>
              <w:rFonts w:ascii="Times New Roman" w:hAnsi="Times New Roman" w:cs="B Nazanin" w:hint="cs"/>
              <w:sz w:val="24"/>
              <w:szCs w:val="28"/>
              <w:rtl/>
            </w:rPr>
          </w:rPrChange>
        </w:rPr>
        <w:t>پاسخ‌های</w:t>
      </w:r>
      <w:r w:rsidR="001F056E" w:rsidRPr="00AA3FB8">
        <w:rPr>
          <w:rFonts w:ascii="Times New Roman" w:hAnsi="Times New Roman" w:cs="B Nazanin"/>
          <w:sz w:val="24"/>
          <w:szCs w:val="28"/>
          <w:u w:val="single"/>
          <w:rtl/>
          <w:rPrChange w:id="611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6112" w:author="Lenovo" w:date="2026-09-24T08:55:00Z">
            <w:rPr>
              <w:rFonts w:ascii="Times New Roman" w:hAnsi="Times New Roman" w:cs="B Nazanin"/>
              <w:sz w:val="24"/>
              <w:szCs w:val="28"/>
            </w:rPr>
          </w:rPrChange>
        </w:rPr>
        <w:t>IgG</w:t>
      </w:r>
      <w:r w:rsidR="001F056E" w:rsidRPr="00AA3FB8">
        <w:rPr>
          <w:rFonts w:ascii="Times New Roman" w:hAnsi="Times New Roman" w:cs="B Nazanin"/>
          <w:sz w:val="24"/>
          <w:szCs w:val="28"/>
          <w:u w:val="single"/>
          <w:rtl/>
          <w:rPrChange w:id="611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14" w:author="Lenovo" w:date="2026-09-24T08:55:00Z">
            <w:rPr>
              <w:rFonts w:ascii="Times New Roman" w:hAnsi="Times New Roman" w:cs="B Nazanin" w:hint="cs"/>
              <w:sz w:val="24"/>
              <w:szCs w:val="28"/>
              <w:rtl/>
            </w:rPr>
          </w:rPrChange>
        </w:rPr>
        <w:t>و</w:t>
      </w:r>
      <w:r w:rsidR="001F056E" w:rsidRPr="00AA3FB8">
        <w:rPr>
          <w:rFonts w:ascii="Times New Roman" w:hAnsi="Times New Roman" w:cs="B Nazanin"/>
          <w:sz w:val="24"/>
          <w:szCs w:val="28"/>
          <w:u w:val="single"/>
          <w:rtl/>
          <w:rPrChange w:id="611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16" w:author="Lenovo" w:date="2026-09-24T08:55:00Z">
            <w:rPr>
              <w:rFonts w:ascii="Times New Roman" w:hAnsi="Times New Roman" w:cs="B Nazanin" w:hint="cs"/>
              <w:sz w:val="24"/>
              <w:szCs w:val="28"/>
              <w:rtl/>
            </w:rPr>
          </w:rPrChange>
        </w:rPr>
        <w:t>فعال‌سازی</w:t>
      </w:r>
      <w:r w:rsidR="001F056E" w:rsidRPr="00AA3FB8">
        <w:rPr>
          <w:rFonts w:ascii="Times New Roman" w:hAnsi="Times New Roman" w:cs="B Nazanin"/>
          <w:sz w:val="24"/>
          <w:szCs w:val="28"/>
          <w:u w:val="single"/>
          <w:rtl/>
          <w:rPrChange w:id="611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18" w:author="Lenovo" w:date="2026-09-24T08:55:00Z">
            <w:rPr>
              <w:rFonts w:ascii="Times New Roman" w:hAnsi="Times New Roman" w:cs="B Nazanin" w:hint="cs"/>
              <w:sz w:val="24"/>
              <w:szCs w:val="28"/>
              <w:rtl/>
            </w:rPr>
          </w:rPrChange>
        </w:rPr>
        <w:t>سلول‌های</w:t>
      </w:r>
      <w:r w:rsidR="001F056E" w:rsidRPr="00AA3FB8">
        <w:rPr>
          <w:rFonts w:ascii="Times New Roman" w:hAnsi="Times New Roman" w:cs="B Nazanin"/>
          <w:sz w:val="24"/>
          <w:szCs w:val="28"/>
          <w:u w:val="single"/>
          <w:rtl/>
          <w:rPrChange w:id="611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6120" w:author="Lenovo" w:date="2026-09-24T08:55:00Z">
            <w:rPr>
              <w:rFonts w:ascii="Times New Roman" w:hAnsi="Times New Roman" w:cs="B Nazanin"/>
              <w:sz w:val="24"/>
              <w:szCs w:val="28"/>
            </w:rPr>
          </w:rPrChange>
        </w:rPr>
        <w:t>T</w:t>
      </w:r>
      <w:r w:rsidR="001F056E" w:rsidRPr="00AA3FB8">
        <w:rPr>
          <w:rFonts w:ascii="Times New Roman" w:hAnsi="Times New Roman" w:cs="Times New Roman" w:hint="cs"/>
          <w:sz w:val="24"/>
          <w:szCs w:val="28"/>
          <w:u w:val="single"/>
          <w:rtl/>
          <w:rPrChange w:id="6121" w:author="Lenovo" w:date="2026-09-24T08:55:00Z">
            <w:rPr>
              <w:rFonts w:ascii="Times New Roman" w:hAnsi="Times New Roman" w:cs="Times New Roman" w:hint="cs"/>
              <w:sz w:val="24"/>
              <w:szCs w:val="28"/>
              <w:rtl/>
            </w:rPr>
          </w:rPrChange>
        </w:rPr>
        <w:t xml:space="preserve"> </w:t>
      </w:r>
      <w:r w:rsidR="001F056E" w:rsidRPr="00AA3FB8">
        <w:rPr>
          <w:rFonts w:ascii="Times New Roman" w:hAnsi="Times New Roman" w:cs="B Nazanin" w:hint="cs"/>
          <w:sz w:val="24"/>
          <w:szCs w:val="28"/>
          <w:u w:val="single"/>
          <w:rtl/>
          <w:rPrChange w:id="6122" w:author="Lenovo" w:date="2026-09-24T08:55:00Z">
            <w:rPr>
              <w:rFonts w:ascii="Times New Roman" w:hAnsi="Times New Roman" w:cs="B Nazanin" w:hint="cs"/>
              <w:sz w:val="24"/>
              <w:szCs w:val="28"/>
              <w:rtl/>
            </w:rPr>
          </w:rPrChange>
        </w:rPr>
        <w:t>در</w:t>
      </w:r>
      <w:r w:rsidR="001F056E" w:rsidRPr="00AA3FB8">
        <w:rPr>
          <w:rFonts w:ascii="Times New Roman" w:hAnsi="Times New Roman" w:cs="B Nazanin"/>
          <w:sz w:val="24"/>
          <w:szCs w:val="28"/>
          <w:u w:val="single"/>
          <w:rtl/>
          <w:rPrChange w:id="612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24" w:author="Lenovo" w:date="2026-09-24T08:55:00Z">
            <w:rPr>
              <w:rFonts w:ascii="Times New Roman" w:hAnsi="Times New Roman" w:cs="B Nazanin" w:hint="cs"/>
              <w:sz w:val="24"/>
              <w:szCs w:val="28"/>
              <w:rtl/>
            </w:rPr>
          </w:rPrChange>
        </w:rPr>
        <w:t>چارچوب</w:t>
      </w:r>
      <w:r w:rsidR="001F056E" w:rsidRPr="00AA3FB8">
        <w:rPr>
          <w:rFonts w:ascii="Times New Roman" w:hAnsi="Times New Roman" w:cs="B Nazanin"/>
          <w:sz w:val="24"/>
          <w:szCs w:val="28"/>
          <w:u w:val="single"/>
          <w:rtl/>
          <w:rPrChange w:id="612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26" w:author="Lenovo" w:date="2026-09-24T08:55:00Z">
            <w:rPr>
              <w:rFonts w:ascii="Times New Roman" w:hAnsi="Times New Roman" w:cs="B Nazanin" w:hint="cs"/>
              <w:sz w:val="24"/>
              <w:szCs w:val="28"/>
              <w:rtl/>
            </w:rPr>
          </w:rPrChange>
        </w:rPr>
        <w:t>پاسخ‌های</w:t>
      </w:r>
      <w:r w:rsidR="001F056E" w:rsidRPr="00AA3FB8">
        <w:rPr>
          <w:rFonts w:ascii="Times New Roman" w:hAnsi="Times New Roman" w:cs="B Nazanin"/>
          <w:sz w:val="24"/>
          <w:szCs w:val="28"/>
          <w:u w:val="single"/>
          <w:rtl/>
          <w:rPrChange w:id="612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28" w:author="Lenovo" w:date="2026-09-24T08:55:00Z">
            <w:rPr>
              <w:rFonts w:ascii="Times New Roman" w:hAnsi="Times New Roman" w:cs="B Nazanin" w:hint="cs"/>
              <w:sz w:val="24"/>
              <w:szCs w:val="28"/>
              <w:rtl/>
            </w:rPr>
          </w:rPrChange>
        </w:rPr>
        <w:t>شناخته‌شده</w:t>
      </w:r>
      <w:r w:rsidR="001F056E" w:rsidRPr="00AA3FB8">
        <w:rPr>
          <w:rFonts w:ascii="Times New Roman" w:hAnsi="Times New Roman" w:cs="B Nazanin"/>
          <w:sz w:val="24"/>
          <w:szCs w:val="28"/>
          <w:u w:val="single"/>
          <w:rtl/>
          <w:rPrChange w:id="612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30" w:author="Lenovo" w:date="2026-09-24T08:55:00Z">
            <w:rPr>
              <w:rFonts w:ascii="Times New Roman" w:hAnsi="Times New Roman" w:cs="B Nazanin" w:hint="cs"/>
              <w:sz w:val="24"/>
              <w:szCs w:val="28"/>
              <w:rtl/>
            </w:rPr>
          </w:rPrChange>
        </w:rPr>
        <w:t>علیه</w:t>
      </w:r>
      <w:r w:rsidR="001F056E" w:rsidRPr="00AA3FB8">
        <w:rPr>
          <w:rFonts w:ascii="Times New Roman" w:hAnsi="Times New Roman" w:cs="B Nazanin"/>
          <w:sz w:val="24"/>
          <w:szCs w:val="28"/>
          <w:u w:val="single"/>
          <w:rtl/>
          <w:rPrChange w:id="613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32" w:author="Lenovo" w:date="2026-09-24T08:55:00Z">
            <w:rPr>
              <w:rFonts w:ascii="Times New Roman" w:hAnsi="Times New Roman" w:cs="B Nazanin" w:hint="cs"/>
              <w:sz w:val="24"/>
              <w:szCs w:val="28"/>
              <w:rtl/>
            </w:rPr>
          </w:rPrChange>
        </w:rPr>
        <w:t>ویروس</w:t>
      </w:r>
      <w:r w:rsidR="001F056E" w:rsidRPr="00AA3FB8">
        <w:rPr>
          <w:rFonts w:ascii="Times New Roman" w:hAnsi="Times New Roman" w:cs="B Nazanin"/>
          <w:sz w:val="24"/>
          <w:szCs w:val="28"/>
          <w:u w:val="single"/>
          <w:rtl/>
          <w:rPrChange w:id="613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34" w:author="Lenovo" w:date="2026-09-24T08:55:00Z">
            <w:rPr>
              <w:rFonts w:ascii="Times New Roman" w:hAnsi="Times New Roman" w:cs="B Nazanin" w:hint="cs"/>
              <w:sz w:val="24"/>
              <w:szCs w:val="28"/>
              <w:rtl/>
            </w:rPr>
          </w:rPrChange>
        </w:rPr>
        <w:t>نیل</w:t>
      </w:r>
      <w:r w:rsidR="001F056E" w:rsidRPr="00AA3FB8">
        <w:rPr>
          <w:rFonts w:ascii="Times New Roman" w:hAnsi="Times New Roman" w:cs="B Nazanin"/>
          <w:sz w:val="24"/>
          <w:szCs w:val="28"/>
          <w:u w:val="single"/>
          <w:rtl/>
          <w:rPrChange w:id="613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36" w:author="Lenovo" w:date="2026-09-24T08:55:00Z">
            <w:rPr>
              <w:rFonts w:ascii="Times New Roman" w:hAnsi="Times New Roman" w:cs="B Nazanin" w:hint="cs"/>
              <w:sz w:val="24"/>
              <w:szCs w:val="28"/>
              <w:rtl/>
            </w:rPr>
          </w:rPrChange>
        </w:rPr>
        <w:t>غربی</w:t>
      </w:r>
      <w:r w:rsidR="001F056E" w:rsidRPr="00AA3FB8">
        <w:rPr>
          <w:rFonts w:ascii="Times New Roman" w:hAnsi="Times New Roman" w:cs="B Nazanin"/>
          <w:sz w:val="24"/>
          <w:szCs w:val="28"/>
          <w:u w:val="single"/>
          <w:rtl/>
          <w:rPrChange w:id="613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38" w:author="Lenovo" w:date="2026-09-24T08:55:00Z">
            <w:rPr>
              <w:rFonts w:ascii="Times New Roman" w:hAnsi="Times New Roman" w:cs="B Nazanin" w:hint="cs"/>
              <w:sz w:val="24"/>
              <w:szCs w:val="28"/>
              <w:rtl/>
            </w:rPr>
          </w:rPrChange>
        </w:rPr>
        <w:t>قرار</w:t>
      </w:r>
      <w:r w:rsidR="001F056E" w:rsidRPr="00AA3FB8">
        <w:rPr>
          <w:rFonts w:ascii="Times New Roman" w:hAnsi="Times New Roman" w:cs="B Nazanin"/>
          <w:sz w:val="24"/>
          <w:szCs w:val="28"/>
          <w:u w:val="single"/>
          <w:rtl/>
          <w:rPrChange w:id="613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40" w:author="Lenovo" w:date="2026-09-24T08:55:00Z">
            <w:rPr>
              <w:rFonts w:ascii="Times New Roman" w:hAnsi="Times New Roman" w:cs="B Nazanin" w:hint="cs"/>
              <w:sz w:val="24"/>
              <w:szCs w:val="28"/>
              <w:rtl/>
            </w:rPr>
          </w:rPrChange>
        </w:rPr>
        <w:t>می‌گیرند</w:t>
      </w:r>
      <w:r w:rsidR="001F056E" w:rsidRPr="00AA3FB8">
        <w:rPr>
          <w:rFonts w:ascii="Times New Roman" w:hAnsi="Times New Roman" w:cs="B Nazanin"/>
          <w:sz w:val="24"/>
          <w:szCs w:val="28"/>
          <w:u w:val="single"/>
          <w:rtl/>
          <w:rPrChange w:id="614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42" w:author="Lenovo" w:date="2026-09-24T08:55:00Z">
            <w:rPr>
              <w:rFonts w:ascii="Times New Roman" w:hAnsi="Times New Roman" w:cs="B Nazanin" w:hint="cs"/>
              <w:sz w:val="24"/>
              <w:szCs w:val="28"/>
              <w:rtl/>
            </w:rPr>
          </w:rPrChange>
        </w:rPr>
        <w:t>رویکرد</w:t>
      </w:r>
      <w:r w:rsidR="001F056E" w:rsidRPr="00AA3FB8">
        <w:rPr>
          <w:rFonts w:ascii="Times New Roman" w:hAnsi="Times New Roman" w:cs="B Nazanin"/>
          <w:sz w:val="24"/>
          <w:szCs w:val="28"/>
          <w:u w:val="single"/>
          <w:rtl/>
          <w:rPrChange w:id="614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44" w:author="Lenovo" w:date="2026-09-24T08:55:00Z">
            <w:rPr>
              <w:rFonts w:ascii="Times New Roman" w:hAnsi="Times New Roman" w:cs="B Nazanin" w:hint="cs"/>
              <w:sz w:val="24"/>
              <w:szCs w:val="28"/>
              <w:rtl/>
            </w:rPr>
          </w:rPrChange>
        </w:rPr>
        <w:t>ترکیبی</w:t>
      </w:r>
      <w:r w:rsidR="001F056E" w:rsidRPr="00AA3FB8">
        <w:rPr>
          <w:rFonts w:ascii="Times New Roman" w:hAnsi="Times New Roman" w:cs="B Nazanin"/>
          <w:sz w:val="24"/>
          <w:szCs w:val="28"/>
          <w:u w:val="single"/>
          <w:rtl/>
          <w:rPrChange w:id="614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46" w:author="Lenovo" w:date="2026-09-24T08:55:00Z">
            <w:rPr>
              <w:rFonts w:ascii="Times New Roman" w:hAnsi="Times New Roman" w:cs="B Nazanin" w:hint="cs"/>
              <w:sz w:val="24"/>
              <w:szCs w:val="28"/>
              <w:rtl/>
            </w:rPr>
          </w:rPrChange>
        </w:rPr>
        <w:t>خوراکی</w:t>
      </w:r>
      <w:r w:rsidR="001F056E" w:rsidRPr="00AA3FB8">
        <w:rPr>
          <w:rFonts w:ascii="Times New Roman" w:hAnsi="Times New Roman" w:cs="Times New Roman" w:hint="cs"/>
          <w:sz w:val="24"/>
          <w:szCs w:val="28"/>
          <w:u w:val="single"/>
          <w:rtl/>
          <w:rPrChange w:id="6147" w:author="Lenovo" w:date="2026-09-24T08:55:00Z">
            <w:rPr>
              <w:rFonts w:ascii="Times New Roman" w:hAnsi="Times New Roman" w:cs="Times New Roman" w:hint="cs"/>
              <w:sz w:val="24"/>
              <w:szCs w:val="28"/>
              <w:rtl/>
            </w:rPr>
          </w:rPrChange>
        </w:rPr>
        <w:t>–</w:t>
      </w:r>
      <w:r w:rsidR="001F056E" w:rsidRPr="00AA3FB8">
        <w:rPr>
          <w:rFonts w:ascii="Times New Roman" w:hAnsi="Times New Roman" w:cs="B Nazanin" w:hint="cs"/>
          <w:sz w:val="24"/>
          <w:szCs w:val="28"/>
          <w:u w:val="single"/>
          <w:rtl/>
          <w:rPrChange w:id="6148" w:author="Lenovo" w:date="2026-09-24T08:55:00Z">
            <w:rPr>
              <w:rFonts w:ascii="Times New Roman" w:hAnsi="Times New Roman" w:cs="B Nazanin" w:hint="cs"/>
              <w:sz w:val="24"/>
              <w:szCs w:val="28"/>
              <w:rtl/>
            </w:rPr>
          </w:rPrChange>
        </w:rPr>
        <w:t>تزریقی</w:t>
      </w:r>
      <w:r w:rsidR="001F056E" w:rsidRPr="00AA3FB8">
        <w:rPr>
          <w:rFonts w:ascii="Times New Roman" w:hAnsi="Times New Roman" w:cs="B Nazanin"/>
          <w:sz w:val="24"/>
          <w:szCs w:val="28"/>
          <w:u w:val="single"/>
          <w:rtl/>
          <w:rPrChange w:id="614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50" w:author="Lenovo" w:date="2026-09-24T08:55:00Z">
            <w:rPr>
              <w:rFonts w:ascii="Times New Roman" w:hAnsi="Times New Roman" w:cs="B Nazanin" w:hint="cs"/>
              <w:sz w:val="24"/>
              <w:szCs w:val="28"/>
              <w:rtl/>
            </w:rPr>
          </w:rPrChange>
        </w:rPr>
        <w:t>اتخاذشده</w:t>
      </w:r>
      <w:r w:rsidR="001F056E" w:rsidRPr="00AA3FB8">
        <w:rPr>
          <w:rFonts w:ascii="Times New Roman" w:hAnsi="Times New Roman" w:cs="B Nazanin"/>
          <w:sz w:val="24"/>
          <w:szCs w:val="28"/>
          <w:u w:val="single"/>
          <w:rtl/>
          <w:rPrChange w:id="615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52" w:author="Lenovo" w:date="2026-09-24T08:55:00Z">
            <w:rPr>
              <w:rFonts w:ascii="Times New Roman" w:hAnsi="Times New Roman" w:cs="B Nazanin" w:hint="cs"/>
              <w:sz w:val="24"/>
              <w:szCs w:val="28"/>
              <w:rtl/>
            </w:rPr>
          </w:rPrChange>
        </w:rPr>
        <w:t>در</w:t>
      </w:r>
      <w:r w:rsidR="001F056E" w:rsidRPr="00AA3FB8">
        <w:rPr>
          <w:rFonts w:ascii="Times New Roman" w:hAnsi="Times New Roman" w:cs="B Nazanin"/>
          <w:sz w:val="24"/>
          <w:szCs w:val="28"/>
          <w:u w:val="single"/>
          <w:rtl/>
          <w:rPrChange w:id="615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54" w:author="Lenovo" w:date="2026-09-24T08:55:00Z">
            <w:rPr>
              <w:rFonts w:ascii="Times New Roman" w:hAnsi="Times New Roman" w:cs="B Nazanin" w:hint="cs"/>
              <w:sz w:val="24"/>
              <w:szCs w:val="28"/>
              <w:rtl/>
            </w:rPr>
          </w:rPrChange>
        </w:rPr>
        <w:t>این</w:t>
      </w:r>
      <w:r w:rsidR="001F056E" w:rsidRPr="00AA3FB8">
        <w:rPr>
          <w:rFonts w:ascii="Times New Roman" w:hAnsi="Times New Roman" w:cs="B Nazanin"/>
          <w:sz w:val="24"/>
          <w:szCs w:val="28"/>
          <w:u w:val="single"/>
          <w:rtl/>
          <w:rPrChange w:id="615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56" w:author="Lenovo" w:date="2026-09-24T08:55:00Z">
            <w:rPr>
              <w:rFonts w:ascii="Times New Roman" w:hAnsi="Times New Roman" w:cs="B Nazanin" w:hint="cs"/>
              <w:sz w:val="24"/>
              <w:szCs w:val="28"/>
              <w:rtl/>
            </w:rPr>
          </w:rPrChange>
        </w:rPr>
        <w:t>مطالعه،</w:t>
      </w:r>
      <w:r w:rsidR="001F056E" w:rsidRPr="00AA3FB8">
        <w:rPr>
          <w:rFonts w:ascii="Times New Roman" w:hAnsi="Times New Roman" w:cs="B Nazanin"/>
          <w:sz w:val="24"/>
          <w:szCs w:val="28"/>
          <w:u w:val="single"/>
          <w:rtl/>
          <w:rPrChange w:id="615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58" w:author="Lenovo" w:date="2026-09-24T08:55:00Z">
            <w:rPr>
              <w:rFonts w:ascii="Times New Roman" w:hAnsi="Times New Roman" w:cs="B Nazanin" w:hint="cs"/>
              <w:sz w:val="24"/>
              <w:szCs w:val="28"/>
              <w:rtl/>
            </w:rPr>
          </w:rPrChange>
        </w:rPr>
        <w:t>اگرچه</w:t>
      </w:r>
      <w:r w:rsidR="001F056E" w:rsidRPr="00AA3FB8">
        <w:rPr>
          <w:rFonts w:ascii="Times New Roman" w:hAnsi="Times New Roman" w:cs="B Nazanin"/>
          <w:sz w:val="24"/>
          <w:szCs w:val="28"/>
          <w:u w:val="single"/>
          <w:rtl/>
          <w:rPrChange w:id="615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60" w:author="Lenovo" w:date="2026-09-24T08:55:00Z">
            <w:rPr>
              <w:rFonts w:ascii="Times New Roman" w:hAnsi="Times New Roman" w:cs="B Nazanin" w:hint="cs"/>
              <w:sz w:val="24"/>
              <w:szCs w:val="28"/>
              <w:rtl/>
            </w:rPr>
          </w:rPrChange>
        </w:rPr>
        <w:t>نیازمند</w:t>
      </w:r>
      <w:r w:rsidR="001F056E" w:rsidRPr="00AA3FB8">
        <w:rPr>
          <w:rFonts w:ascii="Times New Roman" w:hAnsi="Times New Roman" w:cs="B Nazanin"/>
          <w:sz w:val="24"/>
          <w:szCs w:val="28"/>
          <w:u w:val="single"/>
          <w:rtl/>
          <w:rPrChange w:id="616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62" w:author="Lenovo" w:date="2026-09-24T08:55:00Z">
            <w:rPr>
              <w:rFonts w:ascii="Times New Roman" w:hAnsi="Times New Roman" w:cs="B Nazanin" w:hint="cs"/>
              <w:sz w:val="24"/>
              <w:szCs w:val="28"/>
              <w:rtl/>
            </w:rPr>
          </w:rPrChange>
        </w:rPr>
        <w:t>بررسی‌های</w:t>
      </w:r>
      <w:r w:rsidR="001F056E" w:rsidRPr="00AA3FB8">
        <w:rPr>
          <w:rFonts w:ascii="Times New Roman" w:hAnsi="Times New Roman" w:cs="B Nazanin"/>
          <w:sz w:val="24"/>
          <w:szCs w:val="28"/>
          <w:u w:val="single"/>
          <w:rtl/>
          <w:rPrChange w:id="616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64" w:author="Lenovo" w:date="2026-09-24T08:55:00Z">
            <w:rPr>
              <w:rFonts w:ascii="Times New Roman" w:hAnsi="Times New Roman" w:cs="B Nazanin" w:hint="cs"/>
              <w:sz w:val="24"/>
              <w:szCs w:val="28"/>
              <w:rtl/>
            </w:rPr>
          </w:rPrChange>
        </w:rPr>
        <w:t>تکمیلی</w:t>
      </w:r>
      <w:r w:rsidR="001F056E" w:rsidRPr="00AA3FB8">
        <w:rPr>
          <w:rFonts w:ascii="Times New Roman" w:hAnsi="Times New Roman" w:cs="B Nazanin"/>
          <w:sz w:val="24"/>
          <w:szCs w:val="28"/>
          <w:u w:val="single"/>
          <w:rtl/>
          <w:rPrChange w:id="616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66" w:author="Lenovo" w:date="2026-09-24T08:55:00Z">
            <w:rPr>
              <w:rFonts w:ascii="Times New Roman" w:hAnsi="Times New Roman" w:cs="B Nazanin" w:hint="cs"/>
              <w:sz w:val="24"/>
              <w:szCs w:val="28"/>
              <w:rtl/>
            </w:rPr>
          </w:rPrChange>
        </w:rPr>
        <w:t>از</w:t>
      </w:r>
      <w:r w:rsidR="001F056E" w:rsidRPr="00AA3FB8">
        <w:rPr>
          <w:rFonts w:ascii="Times New Roman" w:hAnsi="Times New Roman" w:cs="B Nazanin"/>
          <w:sz w:val="24"/>
          <w:szCs w:val="28"/>
          <w:u w:val="single"/>
          <w:rtl/>
          <w:rPrChange w:id="616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68" w:author="Lenovo" w:date="2026-09-24T08:55:00Z">
            <w:rPr>
              <w:rFonts w:ascii="Times New Roman" w:hAnsi="Times New Roman" w:cs="B Nazanin" w:hint="cs"/>
              <w:sz w:val="24"/>
              <w:szCs w:val="28"/>
              <w:rtl/>
            </w:rPr>
          </w:rPrChange>
        </w:rPr>
        <w:t>جمله</w:t>
      </w:r>
      <w:r w:rsidR="001F056E" w:rsidRPr="00AA3FB8">
        <w:rPr>
          <w:rFonts w:ascii="Times New Roman" w:hAnsi="Times New Roman" w:cs="B Nazanin"/>
          <w:sz w:val="24"/>
          <w:szCs w:val="28"/>
          <w:u w:val="single"/>
          <w:rtl/>
          <w:rPrChange w:id="616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70" w:author="Lenovo" w:date="2026-09-24T08:55:00Z">
            <w:rPr>
              <w:rFonts w:ascii="Times New Roman" w:hAnsi="Times New Roman" w:cs="B Nazanin" w:hint="cs"/>
              <w:sz w:val="24"/>
              <w:szCs w:val="28"/>
              <w:rtl/>
            </w:rPr>
          </w:rPrChange>
        </w:rPr>
        <w:t>آزمون‌های</w:t>
      </w:r>
      <w:r w:rsidR="001F056E" w:rsidRPr="00AA3FB8">
        <w:rPr>
          <w:rFonts w:ascii="Times New Roman" w:hAnsi="Times New Roman" w:cs="B Nazanin"/>
          <w:sz w:val="24"/>
          <w:szCs w:val="28"/>
          <w:u w:val="single"/>
          <w:rtl/>
          <w:rPrChange w:id="617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72" w:author="Lenovo" w:date="2026-09-24T08:55:00Z">
            <w:rPr>
              <w:rFonts w:ascii="Times New Roman" w:hAnsi="Times New Roman" w:cs="B Nazanin" w:hint="cs"/>
              <w:sz w:val="24"/>
              <w:szCs w:val="28"/>
              <w:rtl/>
            </w:rPr>
          </w:rPrChange>
        </w:rPr>
        <w:t>حفاظتی</w:t>
      </w:r>
      <w:r w:rsidR="001F056E" w:rsidRPr="00AA3FB8">
        <w:rPr>
          <w:rFonts w:ascii="Times New Roman" w:hAnsi="Times New Roman" w:cs="B Nazanin"/>
          <w:sz w:val="24"/>
          <w:szCs w:val="28"/>
          <w:u w:val="single"/>
          <w:rtl/>
          <w:rPrChange w:id="617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74" w:author="Lenovo" w:date="2026-09-24T08:55:00Z">
            <w:rPr>
              <w:rFonts w:ascii="Times New Roman" w:hAnsi="Times New Roman" w:cs="B Nazanin" w:hint="cs"/>
              <w:sz w:val="24"/>
              <w:szCs w:val="28"/>
              <w:rtl/>
            </w:rPr>
          </w:rPrChange>
        </w:rPr>
        <w:t>است،</w:t>
      </w:r>
      <w:r w:rsidR="001F056E" w:rsidRPr="00AA3FB8">
        <w:rPr>
          <w:rFonts w:ascii="Times New Roman" w:hAnsi="Times New Roman" w:cs="B Nazanin"/>
          <w:sz w:val="24"/>
          <w:szCs w:val="28"/>
          <w:u w:val="single"/>
          <w:rtl/>
          <w:rPrChange w:id="617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76" w:author="Lenovo" w:date="2026-09-24T08:55:00Z">
            <w:rPr>
              <w:rFonts w:ascii="Times New Roman" w:hAnsi="Times New Roman" w:cs="B Nazanin" w:hint="cs"/>
              <w:sz w:val="24"/>
              <w:szCs w:val="28"/>
              <w:rtl/>
            </w:rPr>
          </w:rPrChange>
        </w:rPr>
        <w:t>می‌تواند</w:t>
      </w:r>
      <w:r w:rsidR="001F056E" w:rsidRPr="00AA3FB8">
        <w:rPr>
          <w:rFonts w:ascii="Times New Roman" w:hAnsi="Times New Roman" w:cs="B Nazanin"/>
          <w:sz w:val="24"/>
          <w:szCs w:val="28"/>
          <w:u w:val="single"/>
          <w:rtl/>
          <w:rPrChange w:id="617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78" w:author="Lenovo" w:date="2026-09-24T08:55:00Z">
            <w:rPr>
              <w:rFonts w:ascii="Times New Roman" w:hAnsi="Times New Roman" w:cs="B Nazanin" w:hint="cs"/>
              <w:sz w:val="24"/>
              <w:szCs w:val="28"/>
              <w:rtl/>
            </w:rPr>
          </w:rPrChange>
        </w:rPr>
        <w:t>به‌عنوان</w:t>
      </w:r>
      <w:r w:rsidR="001F056E" w:rsidRPr="00AA3FB8">
        <w:rPr>
          <w:rFonts w:ascii="Times New Roman" w:hAnsi="Times New Roman" w:cs="B Nazanin"/>
          <w:sz w:val="24"/>
          <w:szCs w:val="28"/>
          <w:u w:val="single"/>
          <w:rtl/>
          <w:rPrChange w:id="617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80" w:author="Lenovo" w:date="2026-09-24T08:55:00Z">
            <w:rPr>
              <w:rFonts w:ascii="Times New Roman" w:hAnsi="Times New Roman" w:cs="B Nazanin" w:hint="cs"/>
              <w:sz w:val="24"/>
              <w:szCs w:val="28"/>
              <w:rtl/>
            </w:rPr>
          </w:rPrChange>
        </w:rPr>
        <w:t>راهبردی</w:t>
      </w:r>
      <w:r w:rsidR="001F056E" w:rsidRPr="00AA3FB8">
        <w:rPr>
          <w:rFonts w:ascii="Times New Roman" w:hAnsi="Times New Roman" w:cs="B Nazanin"/>
          <w:sz w:val="24"/>
          <w:szCs w:val="28"/>
          <w:u w:val="single"/>
          <w:rtl/>
          <w:rPrChange w:id="618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82" w:author="Lenovo" w:date="2026-09-24T08:55:00Z">
            <w:rPr>
              <w:rFonts w:ascii="Times New Roman" w:hAnsi="Times New Roman" w:cs="B Nazanin" w:hint="cs"/>
              <w:sz w:val="24"/>
              <w:szCs w:val="28"/>
              <w:rtl/>
            </w:rPr>
          </w:rPrChange>
        </w:rPr>
        <w:t>مکمل</w:t>
      </w:r>
      <w:r w:rsidR="001F056E" w:rsidRPr="00AA3FB8">
        <w:rPr>
          <w:rFonts w:ascii="Times New Roman" w:hAnsi="Times New Roman" w:cs="B Nazanin"/>
          <w:sz w:val="24"/>
          <w:szCs w:val="28"/>
          <w:u w:val="single"/>
          <w:rtl/>
          <w:rPrChange w:id="618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84" w:author="Lenovo" w:date="2026-09-24T08:55:00Z">
            <w:rPr>
              <w:rFonts w:ascii="Times New Roman" w:hAnsi="Times New Roman" w:cs="B Nazanin" w:hint="cs"/>
              <w:sz w:val="24"/>
              <w:szCs w:val="28"/>
              <w:rtl/>
            </w:rPr>
          </w:rPrChange>
        </w:rPr>
        <w:t>برای</w:t>
      </w:r>
      <w:r w:rsidR="001F056E" w:rsidRPr="00AA3FB8">
        <w:rPr>
          <w:rFonts w:ascii="Times New Roman" w:hAnsi="Times New Roman" w:cs="B Nazanin"/>
          <w:sz w:val="24"/>
          <w:szCs w:val="28"/>
          <w:u w:val="single"/>
          <w:rtl/>
          <w:rPrChange w:id="618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86" w:author="Lenovo" w:date="2026-09-24T08:55:00Z">
            <w:rPr>
              <w:rFonts w:ascii="Times New Roman" w:hAnsi="Times New Roman" w:cs="B Nazanin" w:hint="cs"/>
              <w:sz w:val="24"/>
              <w:szCs w:val="28"/>
              <w:rtl/>
            </w:rPr>
          </w:rPrChange>
        </w:rPr>
        <w:t>تقویت</w:t>
      </w:r>
      <w:r w:rsidR="001F056E" w:rsidRPr="00AA3FB8">
        <w:rPr>
          <w:rFonts w:ascii="Times New Roman" w:hAnsi="Times New Roman" w:cs="B Nazanin"/>
          <w:sz w:val="24"/>
          <w:szCs w:val="28"/>
          <w:u w:val="single"/>
          <w:rtl/>
          <w:rPrChange w:id="618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88" w:author="Lenovo" w:date="2026-09-24T08:55:00Z">
            <w:rPr>
              <w:rFonts w:ascii="Times New Roman" w:hAnsi="Times New Roman" w:cs="B Nazanin" w:hint="cs"/>
              <w:sz w:val="24"/>
              <w:szCs w:val="28"/>
              <w:rtl/>
            </w:rPr>
          </w:rPrChange>
        </w:rPr>
        <w:t>هم‌زمان</w:t>
      </w:r>
      <w:r w:rsidR="001F056E" w:rsidRPr="00AA3FB8">
        <w:rPr>
          <w:rFonts w:ascii="Times New Roman" w:hAnsi="Times New Roman" w:cs="B Nazanin"/>
          <w:sz w:val="24"/>
          <w:szCs w:val="28"/>
          <w:u w:val="single"/>
          <w:rtl/>
          <w:rPrChange w:id="618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90" w:author="Lenovo" w:date="2026-09-24T08:55:00Z">
            <w:rPr>
              <w:rFonts w:ascii="Times New Roman" w:hAnsi="Times New Roman" w:cs="B Nazanin" w:hint="cs"/>
              <w:sz w:val="24"/>
              <w:szCs w:val="28"/>
              <w:rtl/>
            </w:rPr>
          </w:rPrChange>
        </w:rPr>
        <w:t>ایمنی</w:t>
      </w:r>
      <w:r w:rsidR="001F056E" w:rsidRPr="00AA3FB8">
        <w:rPr>
          <w:rFonts w:ascii="Times New Roman" w:hAnsi="Times New Roman" w:cs="B Nazanin"/>
          <w:sz w:val="24"/>
          <w:szCs w:val="28"/>
          <w:u w:val="single"/>
          <w:rtl/>
          <w:rPrChange w:id="619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92" w:author="Lenovo" w:date="2026-09-24T08:55:00Z">
            <w:rPr>
              <w:rFonts w:ascii="Times New Roman" w:hAnsi="Times New Roman" w:cs="B Nazanin" w:hint="cs"/>
              <w:sz w:val="24"/>
              <w:szCs w:val="28"/>
              <w:rtl/>
            </w:rPr>
          </w:rPrChange>
        </w:rPr>
        <w:t>مخاطی</w:t>
      </w:r>
      <w:r w:rsidR="001F056E" w:rsidRPr="00AA3FB8">
        <w:rPr>
          <w:rFonts w:ascii="Times New Roman" w:hAnsi="Times New Roman" w:cs="B Nazanin"/>
          <w:sz w:val="24"/>
          <w:szCs w:val="28"/>
          <w:u w:val="single"/>
          <w:rtl/>
          <w:rPrChange w:id="619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94" w:author="Lenovo" w:date="2026-09-24T08:55:00Z">
            <w:rPr>
              <w:rFonts w:ascii="Times New Roman" w:hAnsi="Times New Roman" w:cs="B Nazanin" w:hint="cs"/>
              <w:sz w:val="24"/>
              <w:szCs w:val="28"/>
              <w:rtl/>
            </w:rPr>
          </w:rPrChange>
        </w:rPr>
        <w:t>و</w:t>
      </w:r>
      <w:r w:rsidR="001F056E" w:rsidRPr="00AA3FB8">
        <w:rPr>
          <w:rFonts w:ascii="Times New Roman" w:hAnsi="Times New Roman" w:cs="B Nazanin"/>
          <w:sz w:val="24"/>
          <w:szCs w:val="28"/>
          <w:u w:val="single"/>
          <w:rtl/>
          <w:rPrChange w:id="619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96" w:author="Lenovo" w:date="2026-09-24T08:55:00Z">
            <w:rPr>
              <w:rFonts w:ascii="Times New Roman" w:hAnsi="Times New Roman" w:cs="B Nazanin" w:hint="cs"/>
              <w:sz w:val="24"/>
              <w:szCs w:val="28"/>
              <w:rtl/>
            </w:rPr>
          </w:rPrChange>
        </w:rPr>
        <w:t>سیستمیک</w:t>
      </w:r>
      <w:r w:rsidR="001F056E" w:rsidRPr="00AA3FB8">
        <w:rPr>
          <w:rFonts w:ascii="Times New Roman" w:hAnsi="Times New Roman" w:cs="B Nazanin"/>
          <w:sz w:val="24"/>
          <w:szCs w:val="28"/>
          <w:u w:val="single"/>
          <w:rtl/>
          <w:rPrChange w:id="619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198" w:author="Lenovo" w:date="2026-09-24T08:55:00Z">
            <w:rPr>
              <w:rFonts w:ascii="Times New Roman" w:hAnsi="Times New Roman" w:cs="B Nazanin" w:hint="cs"/>
              <w:sz w:val="24"/>
              <w:szCs w:val="28"/>
              <w:rtl/>
            </w:rPr>
          </w:rPrChange>
        </w:rPr>
        <w:t>علیه</w:t>
      </w:r>
      <w:r w:rsidR="001F056E" w:rsidRPr="00AA3FB8">
        <w:rPr>
          <w:rFonts w:ascii="Times New Roman" w:hAnsi="Times New Roman" w:cs="B Nazanin"/>
          <w:sz w:val="24"/>
          <w:szCs w:val="28"/>
          <w:u w:val="single"/>
          <w:rtl/>
          <w:rPrChange w:id="6199"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sz w:val="24"/>
          <w:szCs w:val="28"/>
          <w:u w:val="single"/>
          <w:rPrChange w:id="6200" w:author="Lenovo" w:date="2026-09-24T08:55:00Z">
            <w:rPr>
              <w:rFonts w:ascii="Times New Roman" w:hAnsi="Times New Roman" w:cs="B Nazanin"/>
              <w:sz w:val="24"/>
              <w:szCs w:val="28"/>
            </w:rPr>
          </w:rPrChange>
        </w:rPr>
        <w:t>WNV</w:t>
      </w:r>
      <w:r w:rsidR="001F056E" w:rsidRPr="00AA3FB8">
        <w:rPr>
          <w:rFonts w:ascii="Times New Roman" w:hAnsi="Times New Roman" w:cs="B Nazanin"/>
          <w:sz w:val="24"/>
          <w:szCs w:val="28"/>
          <w:u w:val="single"/>
          <w:rtl/>
          <w:rPrChange w:id="6201"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202" w:author="Lenovo" w:date="2026-09-24T08:55:00Z">
            <w:rPr>
              <w:rFonts w:ascii="Times New Roman" w:hAnsi="Times New Roman" w:cs="B Nazanin" w:hint="cs"/>
              <w:sz w:val="24"/>
              <w:szCs w:val="28"/>
              <w:rtl/>
            </w:rPr>
          </w:rPrChange>
        </w:rPr>
        <w:t>مورد</w:t>
      </w:r>
      <w:r w:rsidR="001F056E" w:rsidRPr="00AA3FB8">
        <w:rPr>
          <w:rFonts w:ascii="Times New Roman" w:hAnsi="Times New Roman" w:cs="B Nazanin"/>
          <w:sz w:val="24"/>
          <w:szCs w:val="28"/>
          <w:u w:val="single"/>
          <w:rtl/>
          <w:rPrChange w:id="6203"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204" w:author="Lenovo" w:date="2026-09-24T08:55:00Z">
            <w:rPr>
              <w:rFonts w:ascii="Times New Roman" w:hAnsi="Times New Roman" w:cs="B Nazanin" w:hint="cs"/>
              <w:sz w:val="24"/>
              <w:szCs w:val="28"/>
              <w:rtl/>
            </w:rPr>
          </w:rPrChange>
        </w:rPr>
        <w:t>توجه</w:t>
      </w:r>
      <w:r w:rsidR="001F056E" w:rsidRPr="00AA3FB8">
        <w:rPr>
          <w:rFonts w:ascii="Times New Roman" w:hAnsi="Times New Roman" w:cs="B Nazanin"/>
          <w:sz w:val="24"/>
          <w:szCs w:val="28"/>
          <w:u w:val="single"/>
          <w:rtl/>
          <w:rPrChange w:id="6205"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206" w:author="Lenovo" w:date="2026-09-24T08:55:00Z">
            <w:rPr>
              <w:rFonts w:ascii="Times New Roman" w:hAnsi="Times New Roman" w:cs="B Nazanin" w:hint="cs"/>
              <w:sz w:val="24"/>
              <w:szCs w:val="28"/>
              <w:rtl/>
            </w:rPr>
          </w:rPrChange>
        </w:rPr>
        <w:t>قرار</w:t>
      </w:r>
      <w:r w:rsidR="001F056E" w:rsidRPr="00AA3FB8">
        <w:rPr>
          <w:rFonts w:ascii="Times New Roman" w:hAnsi="Times New Roman" w:cs="B Nazanin"/>
          <w:sz w:val="24"/>
          <w:szCs w:val="28"/>
          <w:u w:val="single"/>
          <w:rtl/>
          <w:rPrChange w:id="6207" w:author="Lenovo" w:date="2026-09-24T08:55:00Z">
            <w:rPr>
              <w:rFonts w:ascii="Times New Roman" w:hAnsi="Times New Roman" w:cs="B Nazanin"/>
              <w:sz w:val="24"/>
              <w:szCs w:val="28"/>
              <w:rtl/>
            </w:rPr>
          </w:rPrChange>
        </w:rPr>
        <w:t xml:space="preserve"> </w:t>
      </w:r>
      <w:r w:rsidR="001F056E" w:rsidRPr="00AA3FB8">
        <w:rPr>
          <w:rFonts w:ascii="Times New Roman" w:hAnsi="Times New Roman" w:cs="B Nazanin" w:hint="cs"/>
          <w:sz w:val="24"/>
          <w:szCs w:val="28"/>
          <w:u w:val="single"/>
          <w:rtl/>
          <w:rPrChange w:id="6208" w:author="Lenovo" w:date="2026-09-24T08:55:00Z">
            <w:rPr>
              <w:rFonts w:ascii="Times New Roman" w:hAnsi="Times New Roman" w:cs="B Nazanin" w:hint="cs"/>
              <w:sz w:val="24"/>
              <w:szCs w:val="28"/>
              <w:rtl/>
            </w:rPr>
          </w:rPrChange>
        </w:rPr>
        <w:t>گیرد</w:t>
      </w:r>
      <w:r w:rsidR="001F056E" w:rsidRPr="00AA3FB8">
        <w:rPr>
          <w:rFonts w:ascii="Times New Roman" w:hAnsi="Times New Roman" w:cs="B Nazanin"/>
          <w:sz w:val="24"/>
          <w:szCs w:val="28"/>
          <w:u w:val="single"/>
          <w:rtl/>
          <w:rPrChange w:id="6209" w:author="Lenovo" w:date="2026-09-24T08:55:00Z">
            <w:rPr>
              <w:rFonts w:ascii="Times New Roman" w:hAnsi="Times New Roman" w:cs="B Nazanin"/>
              <w:sz w:val="24"/>
              <w:szCs w:val="28"/>
              <w:rtl/>
            </w:rPr>
          </w:rPrChange>
        </w:rPr>
        <w:t>.</w:t>
      </w:r>
      <w:r w:rsidR="00A2596F" w:rsidRPr="00AA3FB8">
        <w:rPr>
          <w:rFonts w:ascii="Times New Roman" w:hAnsi="Times New Roman" w:cs="B Nazanin" w:hint="cs"/>
          <w:sz w:val="24"/>
          <w:szCs w:val="28"/>
          <w:u w:val="single"/>
          <w:rtl/>
          <w:rPrChange w:id="6210" w:author="Lenovo" w:date="2026-09-24T08:55:00Z">
            <w:rPr>
              <w:rFonts w:ascii="Times New Roman" w:hAnsi="Times New Roman" w:cs="B Nazanin" w:hint="cs"/>
              <w:sz w:val="24"/>
              <w:szCs w:val="28"/>
              <w:rtl/>
            </w:rPr>
          </w:rPrChange>
        </w:rPr>
        <w:t>(منابع قید خواهد شد)</w:t>
      </w:r>
    </w:p>
    <w:bookmarkEnd w:id="3798"/>
    <w:p w14:paraId="5F7ED197" w14:textId="0CDE230C" w:rsidR="001F056E" w:rsidRPr="003E46CB" w:rsidRDefault="001F056E" w:rsidP="00A2596F">
      <w:pPr>
        <w:spacing w:line="360" w:lineRule="auto"/>
        <w:jc w:val="both"/>
        <w:rPr>
          <w:rFonts w:ascii="Times New Roman" w:hAnsi="Times New Roman" w:cs="B Nazanin"/>
          <w:sz w:val="24"/>
          <w:szCs w:val="28"/>
          <w:rtl/>
        </w:rPr>
      </w:pPr>
      <w:r w:rsidRPr="00085A80">
        <w:rPr>
          <w:rFonts w:ascii="Times New Roman" w:hAnsi="Times New Roman" w:cs="B Nazanin" w:hint="cs"/>
          <w:sz w:val="24"/>
          <w:szCs w:val="28"/>
          <w:highlight w:val="yellow"/>
          <w:rtl/>
          <w:rPrChange w:id="6211" w:author="SALMANIAN MOHAMMADHASSAN" w:date="2026-09-12T00:28:00Z">
            <w:rPr>
              <w:rFonts w:ascii="Times New Roman" w:hAnsi="Times New Roman" w:cs="B Nazanin" w:hint="cs"/>
              <w:sz w:val="24"/>
              <w:szCs w:val="28"/>
              <w:rtl/>
            </w:rPr>
          </w:rPrChange>
        </w:rPr>
        <w:t>در</w:t>
      </w:r>
      <w:r w:rsidRPr="00085A80">
        <w:rPr>
          <w:rFonts w:ascii="Times New Roman" w:hAnsi="Times New Roman" w:cs="B Nazanin"/>
          <w:sz w:val="24"/>
          <w:szCs w:val="28"/>
          <w:highlight w:val="yellow"/>
          <w:rtl/>
          <w:rPrChange w:id="6212" w:author="SALMANIAN MOHAMMADHASSAN" w:date="2026-09-12T00:28:00Z">
            <w:rPr>
              <w:rFonts w:ascii="Times New Roman" w:hAnsi="Times New Roman" w:cs="B Nazanin"/>
              <w:sz w:val="24"/>
              <w:szCs w:val="28"/>
              <w:rtl/>
            </w:rPr>
          </w:rPrChange>
        </w:rPr>
        <w:t xml:space="preserve"> مجموع، </w:t>
      </w:r>
      <w:r w:rsidRPr="00085A80">
        <w:rPr>
          <w:rFonts w:ascii="Times New Roman" w:hAnsi="Times New Roman" w:cs="B Nazanin" w:hint="cs"/>
          <w:sz w:val="24"/>
          <w:szCs w:val="28"/>
          <w:highlight w:val="yellow"/>
          <w:rtl/>
          <w:rPrChange w:id="6213" w:author="SALMANIAN MOHAMMADHASSAN" w:date="2026-09-12T00:28:00Z">
            <w:rPr>
              <w:rFonts w:ascii="Times New Roman" w:hAnsi="Times New Roman" w:cs="B Nazanin" w:hint="cs"/>
              <w:sz w:val="24"/>
              <w:szCs w:val="28"/>
              <w:rtl/>
            </w:rPr>
          </w:rPrChange>
        </w:rPr>
        <w:t>یافته‌های</w:t>
      </w:r>
      <w:r w:rsidRPr="00085A80">
        <w:rPr>
          <w:rFonts w:ascii="Times New Roman" w:hAnsi="Times New Roman" w:cs="B Nazanin"/>
          <w:sz w:val="24"/>
          <w:szCs w:val="28"/>
          <w:highlight w:val="yellow"/>
          <w:rtl/>
          <w:rPrChange w:id="6214" w:author="SALMANIAN MOHAMMADHASSAN" w:date="2026-09-12T00:28:00Z">
            <w:rPr>
              <w:rFonts w:ascii="Times New Roman" w:hAnsi="Times New Roman" w:cs="B Nazanin"/>
              <w:sz w:val="24"/>
              <w:szCs w:val="28"/>
              <w:rtl/>
            </w:rPr>
          </w:rPrChange>
        </w:rPr>
        <w:t xml:space="preserve"> ا</w:t>
      </w:r>
      <w:r w:rsidRPr="00085A80">
        <w:rPr>
          <w:rFonts w:ascii="Times New Roman" w:hAnsi="Times New Roman" w:cs="B Nazanin" w:hint="cs"/>
          <w:sz w:val="24"/>
          <w:szCs w:val="28"/>
          <w:highlight w:val="yellow"/>
          <w:rtl/>
          <w:rPrChange w:id="6215" w:author="SALMANIAN MOHAMMADHASSAN" w:date="2026-09-12T00:28:00Z">
            <w:rPr>
              <w:rFonts w:ascii="Times New Roman" w:hAnsi="Times New Roman" w:cs="B Nazanin" w:hint="cs"/>
              <w:sz w:val="24"/>
              <w:szCs w:val="28"/>
              <w:rtl/>
            </w:rPr>
          </w:rPrChange>
        </w:rPr>
        <w:t>ین</w:t>
      </w:r>
      <w:r w:rsidRPr="00085A80">
        <w:rPr>
          <w:rFonts w:ascii="Times New Roman" w:hAnsi="Times New Roman" w:cs="B Nazanin"/>
          <w:sz w:val="24"/>
          <w:szCs w:val="28"/>
          <w:highlight w:val="yellow"/>
          <w:rtl/>
          <w:rPrChange w:id="6216" w:author="SALMANIAN MOHAMMADHASSAN" w:date="2026-09-12T00:28:00Z">
            <w:rPr>
              <w:rFonts w:ascii="Times New Roman" w:hAnsi="Times New Roman" w:cs="B Nazanin"/>
              <w:sz w:val="24"/>
              <w:szCs w:val="28"/>
              <w:rtl/>
            </w:rPr>
          </w:rPrChange>
        </w:rPr>
        <w:t xml:space="preserve"> پژوهش نشان م</w:t>
      </w:r>
      <w:r w:rsidRPr="00085A80">
        <w:rPr>
          <w:rFonts w:ascii="Times New Roman" w:hAnsi="Times New Roman" w:cs="B Nazanin" w:hint="cs"/>
          <w:sz w:val="24"/>
          <w:szCs w:val="28"/>
          <w:highlight w:val="yellow"/>
          <w:rtl/>
          <w:rPrChange w:id="6217" w:author="SALMANIAN MOHAMMADHASSAN" w:date="2026-09-12T00:28:00Z">
            <w:rPr>
              <w:rFonts w:ascii="Times New Roman" w:hAnsi="Times New Roman" w:cs="B Nazanin" w:hint="cs"/>
              <w:sz w:val="24"/>
              <w:szCs w:val="28"/>
              <w:rtl/>
            </w:rPr>
          </w:rPrChange>
        </w:rPr>
        <w:t>ی‌دهد</w:t>
      </w:r>
      <w:r w:rsidRPr="00085A80">
        <w:rPr>
          <w:rFonts w:ascii="Times New Roman" w:hAnsi="Times New Roman" w:cs="B Nazanin"/>
          <w:sz w:val="24"/>
          <w:szCs w:val="28"/>
          <w:highlight w:val="yellow"/>
          <w:rtl/>
          <w:rPrChange w:id="6218" w:author="SALMANIAN MOHAMMADHASSAN" w:date="2026-09-12T00:28:00Z">
            <w:rPr>
              <w:rFonts w:ascii="Times New Roman" w:hAnsi="Times New Roman" w:cs="B Nazanin"/>
              <w:sz w:val="24"/>
              <w:szCs w:val="28"/>
              <w:rtl/>
            </w:rPr>
          </w:rPrChange>
        </w:rPr>
        <w:t xml:space="preserve"> که سازه چنداپ</w:t>
      </w:r>
      <w:r w:rsidRPr="00085A80">
        <w:rPr>
          <w:rFonts w:ascii="Times New Roman" w:hAnsi="Times New Roman" w:cs="B Nazanin" w:hint="cs"/>
          <w:sz w:val="24"/>
          <w:szCs w:val="28"/>
          <w:highlight w:val="yellow"/>
          <w:rtl/>
          <w:rPrChange w:id="6219" w:author="SALMANIAN MOHAMMADHASSAN" w:date="2026-09-12T00:28:00Z">
            <w:rPr>
              <w:rFonts w:ascii="Times New Roman" w:hAnsi="Times New Roman" w:cs="B Nazanin" w:hint="cs"/>
              <w:sz w:val="24"/>
              <w:szCs w:val="28"/>
              <w:rtl/>
            </w:rPr>
          </w:rPrChange>
        </w:rPr>
        <w:t>ی‌توپی</w:t>
      </w:r>
      <w:r w:rsidRPr="00085A80">
        <w:rPr>
          <w:rFonts w:ascii="Times New Roman" w:hAnsi="Times New Roman" w:cs="B Nazanin"/>
          <w:sz w:val="24"/>
          <w:szCs w:val="28"/>
          <w:highlight w:val="yellow"/>
          <w:rtl/>
          <w:rPrChange w:id="6220" w:author="SALMANIAN MOHAMMADHASSAN" w:date="2026-09-12T00:28:00Z">
            <w:rPr>
              <w:rFonts w:ascii="Times New Roman" w:hAnsi="Times New Roman" w:cs="B Nazanin"/>
              <w:sz w:val="24"/>
              <w:szCs w:val="28"/>
              <w:rtl/>
            </w:rPr>
          </w:rPrChange>
        </w:rPr>
        <w:t xml:space="preserve"> طراح</w:t>
      </w:r>
      <w:r w:rsidRPr="00085A80">
        <w:rPr>
          <w:rFonts w:ascii="Times New Roman" w:hAnsi="Times New Roman" w:cs="B Nazanin" w:hint="cs"/>
          <w:sz w:val="24"/>
          <w:szCs w:val="28"/>
          <w:highlight w:val="yellow"/>
          <w:rtl/>
          <w:rPrChange w:id="6221" w:author="SALMANIAN MOHAMMADHASSAN" w:date="2026-09-12T00:28:00Z">
            <w:rPr>
              <w:rFonts w:ascii="Times New Roman" w:hAnsi="Times New Roman" w:cs="B Nazanin" w:hint="cs"/>
              <w:sz w:val="24"/>
              <w:szCs w:val="28"/>
              <w:rtl/>
            </w:rPr>
          </w:rPrChange>
        </w:rPr>
        <w:t>ی‌شده</w:t>
      </w:r>
      <w:r w:rsidRPr="00085A80">
        <w:rPr>
          <w:rFonts w:ascii="Times New Roman" w:hAnsi="Times New Roman" w:cs="B Nazanin"/>
          <w:sz w:val="24"/>
          <w:szCs w:val="28"/>
          <w:highlight w:val="yellow"/>
          <w:rtl/>
          <w:rPrChange w:id="6222" w:author="SALMANIAN MOHAMMADHASSAN" w:date="2026-09-12T00:28:00Z">
            <w:rPr>
              <w:rFonts w:ascii="Times New Roman" w:hAnsi="Times New Roman" w:cs="B Nazanin"/>
              <w:sz w:val="24"/>
              <w:szCs w:val="28"/>
              <w:rtl/>
            </w:rPr>
          </w:rPrChange>
        </w:rPr>
        <w:t xml:space="preserve"> عل</w:t>
      </w:r>
      <w:r w:rsidRPr="00085A80">
        <w:rPr>
          <w:rFonts w:ascii="Times New Roman" w:hAnsi="Times New Roman" w:cs="B Nazanin" w:hint="cs"/>
          <w:sz w:val="24"/>
          <w:szCs w:val="28"/>
          <w:highlight w:val="yellow"/>
          <w:rtl/>
          <w:rPrChange w:id="6223" w:author="SALMANIAN MOHAMMADHASSAN" w:date="2026-09-12T00:28:00Z">
            <w:rPr>
              <w:rFonts w:ascii="Times New Roman" w:hAnsi="Times New Roman" w:cs="B Nazanin" w:hint="cs"/>
              <w:sz w:val="24"/>
              <w:szCs w:val="28"/>
              <w:rtl/>
            </w:rPr>
          </w:rPrChange>
        </w:rPr>
        <w:t>یه</w:t>
      </w:r>
      <w:r w:rsidRPr="00085A80">
        <w:rPr>
          <w:rFonts w:ascii="Times New Roman" w:hAnsi="Times New Roman" w:cs="B Nazanin"/>
          <w:sz w:val="24"/>
          <w:szCs w:val="28"/>
          <w:highlight w:val="yellow"/>
          <w:rtl/>
          <w:rPrChange w:id="6224" w:author="SALMANIAN MOHAMMADHASSAN" w:date="2026-09-12T00:28:00Z">
            <w:rPr>
              <w:rFonts w:ascii="Times New Roman" w:hAnsi="Times New Roman" w:cs="B Nazanin"/>
              <w:sz w:val="24"/>
              <w:szCs w:val="28"/>
              <w:rtl/>
            </w:rPr>
          </w:rPrChange>
        </w:rPr>
        <w:t xml:space="preserve"> و</w:t>
      </w:r>
      <w:r w:rsidRPr="00085A80">
        <w:rPr>
          <w:rFonts w:ascii="Times New Roman" w:hAnsi="Times New Roman" w:cs="B Nazanin" w:hint="cs"/>
          <w:sz w:val="24"/>
          <w:szCs w:val="28"/>
          <w:highlight w:val="yellow"/>
          <w:rtl/>
          <w:rPrChange w:id="6225" w:author="SALMANIAN MOHAMMADHASSAN" w:date="2026-09-12T00:28:00Z">
            <w:rPr>
              <w:rFonts w:ascii="Times New Roman" w:hAnsi="Times New Roman" w:cs="B Nazanin" w:hint="cs"/>
              <w:sz w:val="24"/>
              <w:szCs w:val="28"/>
              <w:rtl/>
            </w:rPr>
          </w:rPrChange>
        </w:rPr>
        <w:t>یروس</w:t>
      </w:r>
      <w:r w:rsidRPr="00085A80">
        <w:rPr>
          <w:rFonts w:ascii="Times New Roman" w:hAnsi="Times New Roman" w:cs="B Nazanin"/>
          <w:sz w:val="24"/>
          <w:szCs w:val="28"/>
          <w:highlight w:val="yellow"/>
          <w:rtl/>
          <w:rPrChange w:id="6226" w:author="SALMANIAN MOHAMMADHASSAN" w:date="2026-09-12T00:28:00Z">
            <w:rPr>
              <w:rFonts w:ascii="Times New Roman" w:hAnsi="Times New Roman" w:cs="B Nazanin"/>
              <w:sz w:val="24"/>
              <w:szCs w:val="28"/>
              <w:rtl/>
            </w:rPr>
          </w:rPrChange>
        </w:rPr>
        <w:t xml:space="preserve"> ن</w:t>
      </w:r>
      <w:r w:rsidRPr="00085A80">
        <w:rPr>
          <w:rFonts w:ascii="Times New Roman" w:hAnsi="Times New Roman" w:cs="B Nazanin" w:hint="cs"/>
          <w:sz w:val="24"/>
          <w:szCs w:val="28"/>
          <w:highlight w:val="yellow"/>
          <w:rtl/>
          <w:rPrChange w:id="6227" w:author="SALMANIAN MOHAMMADHASSAN" w:date="2026-09-12T00:28:00Z">
            <w:rPr>
              <w:rFonts w:ascii="Times New Roman" w:hAnsi="Times New Roman" w:cs="B Nazanin" w:hint="cs"/>
              <w:sz w:val="24"/>
              <w:szCs w:val="28"/>
              <w:rtl/>
            </w:rPr>
          </w:rPrChange>
        </w:rPr>
        <w:t>یل</w:t>
      </w:r>
      <w:r w:rsidRPr="00085A80">
        <w:rPr>
          <w:rFonts w:ascii="Times New Roman" w:hAnsi="Times New Roman" w:cs="B Nazanin"/>
          <w:sz w:val="24"/>
          <w:szCs w:val="28"/>
          <w:highlight w:val="yellow"/>
          <w:rtl/>
          <w:rPrChange w:id="6228" w:author="SALMANIAN MOHAMMADHASSAN" w:date="2026-09-12T00:28:00Z">
            <w:rPr>
              <w:rFonts w:ascii="Times New Roman" w:hAnsi="Times New Roman" w:cs="B Nazanin"/>
              <w:sz w:val="24"/>
              <w:szCs w:val="28"/>
              <w:rtl/>
            </w:rPr>
          </w:rPrChange>
        </w:rPr>
        <w:t xml:space="preserve"> غرب</w:t>
      </w:r>
      <w:r w:rsidRPr="00085A80">
        <w:rPr>
          <w:rFonts w:ascii="Times New Roman" w:hAnsi="Times New Roman" w:cs="B Nazanin" w:hint="cs"/>
          <w:sz w:val="24"/>
          <w:szCs w:val="28"/>
          <w:highlight w:val="yellow"/>
          <w:rtl/>
          <w:rPrChange w:id="6229"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230" w:author="SALMANIAN MOHAMMADHASSAN" w:date="2026-09-12T00:28:00Z">
            <w:rPr>
              <w:rFonts w:ascii="Times New Roman" w:hAnsi="Times New Roman" w:cs="B Nazanin"/>
              <w:sz w:val="24"/>
              <w:szCs w:val="28"/>
              <w:rtl/>
            </w:rPr>
          </w:rPrChange>
        </w:rPr>
        <w:t xml:space="preserve"> توانست در دو س</w:t>
      </w:r>
      <w:r w:rsidRPr="00085A80">
        <w:rPr>
          <w:rFonts w:ascii="Times New Roman" w:hAnsi="Times New Roman" w:cs="B Nazanin" w:hint="cs"/>
          <w:sz w:val="24"/>
          <w:szCs w:val="28"/>
          <w:highlight w:val="yellow"/>
          <w:rtl/>
          <w:rPrChange w:id="6231" w:author="SALMANIAN MOHAMMADHASSAN" w:date="2026-09-12T00:28:00Z">
            <w:rPr>
              <w:rFonts w:ascii="Times New Roman" w:hAnsi="Times New Roman" w:cs="B Nazanin" w:hint="cs"/>
              <w:sz w:val="24"/>
              <w:szCs w:val="28"/>
              <w:rtl/>
            </w:rPr>
          </w:rPrChange>
        </w:rPr>
        <w:t>یستم</w:t>
      </w:r>
      <w:r w:rsidRPr="00085A80">
        <w:rPr>
          <w:rFonts w:ascii="Times New Roman" w:hAnsi="Times New Roman" w:cs="B Nazanin"/>
          <w:sz w:val="24"/>
          <w:szCs w:val="28"/>
          <w:highlight w:val="yellow"/>
          <w:rtl/>
          <w:rPrChange w:id="6232" w:author="SALMANIAN MOHAMMADHASSAN" w:date="2026-09-12T00:28:00Z">
            <w:rPr>
              <w:rFonts w:ascii="Times New Roman" w:hAnsi="Times New Roman" w:cs="B Nazanin"/>
              <w:sz w:val="24"/>
              <w:szCs w:val="28"/>
              <w:rtl/>
            </w:rPr>
          </w:rPrChange>
        </w:rPr>
        <w:t xml:space="preserve"> ب</w:t>
      </w:r>
      <w:r w:rsidRPr="00085A80">
        <w:rPr>
          <w:rFonts w:ascii="Times New Roman" w:hAnsi="Times New Roman" w:cs="B Nazanin" w:hint="cs"/>
          <w:sz w:val="24"/>
          <w:szCs w:val="28"/>
          <w:highlight w:val="yellow"/>
          <w:rtl/>
          <w:rPrChange w:id="6233" w:author="SALMANIAN MOHAMMADHASSAN" w:date="2026-09-12T00:28:00Z">
            <w:rPr>
              <w:rFonts w:ascii="Times New Roman" w:hAnsi="Times New Roman" w:cs="B Nazanin" w:hint="cs"/>
              <w:sz w:val="24"/>
              <w:szCs w:val="28"/>
              <w:rtl/>
            </w:rPr>
          </w:rPrChange>
        </w:rPr>
        <w:t>یانی</w:t>
      </w:r>
      <w:r w:rsidRPr="00085A80">
        <w:rPr>
          <w:rFonts w:ascii="Times New Roman" w:hAnsi="Times New Roman" w:cs="B Nazanin"/>
          <w:sz w:val="24"/>
          <w:szCs w:val="28"/>
          <w:highlight w:val="yellow"/>
          <w:rtl/>
          <w:rPrChange w:id="6234" w:author="SALMANIAN MOHAMMADHASSAN" w:date="2026-09-12T00:28:00Z">
            <w:rPr>
              <w:rFonts w:ascii="Times New Roman" w:hAnsi="Times New Roman" w:cs="B Nazanin"/>
              <w:sz w:val="24"/>
              <w:szCs w:val="28"/>
              <w:rtl/>
            </w:rPr>
          </w:rPrChange>
        </w:rPr>
        <w:t xml:space="preserve"> باکتر</w:t>
      </w:r>
      <w:r w:rsidRPr="00085A80">
        <w:rPr>
          <w:rFonts w:ascii="Times New Roman" w:hAnsi="Times New Roman" w:cs="B Nazanin" w:hint="cs"/>
          <w:sz w:val="24"/>
          <w:szCs w:val="28"/>
          <w:highlight w:val="yellow"/>
          <w:rtl/>
          <w:rPrChange w:id="6235" w:author="SALMANIAN MOHAMMADHASSAN" w:date="2026-09-12T00:28:00Z">
            <w:rPr>
              <w:rFonts w:ascii="Times New Roman" w:hAnsi="Times New Roman" w:cs="B Nazanin" w:hint="cs"/>
              <w:sz w:val="24"/>
              <w:szCs w:val="28"/>
              <w:rtl/>
            </w:rPr>
          </w:rPrChange>
        </w:rPr>
        <w:t>یایی</w:t>
      </w:r>
      <w:r w:rsidRPr="00085A80">
        <w:rPr>
          <w:rFonts w:ascii="Times New Roman" w:hAnsi="Times New Roman" w:cs="B Nazanin"/>
          <w:sz w:val="24"/>
          <w:szCs w:val="28"/>
          <w:highlight w:val="yellow"/>
          <w:rtl/>
          <w:rPrChange w:id="6236" w:author="SALMANIAN MOHAMMADHASSAN" w:date="2026-09-12T00:28:00Z">
            <w:rPr>
              <w:rFonts w:ascii="Times New Roman" w:hAnsi="Times New Roman" w:cs="B Nazanin"/>
              <w:sz w:val="24"/>
              <w:szCs w:val="28"/>
              <w:rtl/>
            </w:rPr>
          </w:rPrChange>
        </w:rPr>
        <w:t xml:space="preserve"> و گ</w:t>
      </w:r>
      <w:r w:rsidRPr="00085A80">
        <w:rPr>
          <w:rFonts w:ascii="Times New Roman" w:hAnsi="Times New Roman" w:cs="B Nazanin" w:hint="cs"/>
          <w:sz w:val="24"/>
          <w:szCs w:val="28"/>
          <w:highlight w:val="yellow"/>
          <w:rtl/>
          <w:rPrChange w:id="6237" w:author="SALMANIAN MOHAMMADHASSAN" w:date="2026-09-12T00:28:00Z">
            <w:rPr>
              <w:rFonts w:ascii="Times New Roman" w:hAnsi="Times New Roman" w:cs="B Nazanin" w:hint="cs"/>
              <w:sz w:val="24"/>
              <w:szCs w:val="28"/>
              <w:rtl/>
            </w:rPr>
          </w:rPrChange>
        </w:rPr>
        <w:t>یاهی</w:t>
      </w:r>
      <w:r w:rsidRPr="00085A80">
        <w:rPr>
          <w:rFonts w:ascii="Times New Roman" w:hAnsi="Times New Roman" w:cs="B Nazanin"/>
          <w:sz w:val="24"/>
          <w:szCs w:val="28"/>
          <w:highlight w:val="yellow"/>
          <w:rtl/>
          <w:rPrChange w:id="6238" w:author="SALMANIAN MOHAMMADHASSAN" w:date="2026-09-12T00:28:00Z">
            <w:rPr>
              <w:rFonts w:ascii="Times New Roman" w:hAnsi="Times New Roman" w:cs="B Nazanin"/>
              <w:sz w:val="24"/>
              <w:szCs w:val="28"/>
              <w:rtl/>
            </w:rPr>
          </w:rPrChange>
        </w:rPr>
        <w:t xml:space="preserve"> تول</w:t>
      </w:r>
      <w:r w:rsidRPr="00085A80">
        <w:rPr>
          <w:rFonts w:ascii="Times New Roman" w:hAnsi="Times New Roman" w:cs="B Nazanin" w:hint="cs"/>
          <w:sz w:val="24"/>
          <w:szCs w:val="28"/>
          <w:highlight w:val="yellow"/>
          <w:rtl/>
          <w:rPrChange w:id="6239" w:author="SALMANIAN MOHAMMADHASSAN" w:date="2026-09-12T00:28:00Z">
            <w:rPr>
              <w:rFonts w:ascii="Times New Roman" w:hAnsi="Times New Roman" w:cs="B Nazanin" w:hint="cs"/>
              <w:sz w:val="24"/>
              <w:szCs w:val="28"/>
              <w:rtl/>
            </w:rPr>
          </w:rPrChange>
        </w:rPr>
        <w:t>ید</w:t>
      </w:r>
      <w:r w:rsidRPr="00085A80">
        <w:rPr>
          <w:rFonts w:ascii="Times New Roman" w:hAnsi="Times New Roman" w:cs="B Nazanin"/>
          <w:sz w:val="24"/>
          <w:szCs w:val="28"/>
          <w:highlight w:val="yellow"/>
          <w:rtl/>
          <w:rPrChange w:id="6240" w:author="SALMANIAN MOHAMMADHASSAN" w:date="2026-09-12T00:28:00Z">
            <w:rPr>
              <w:rFonts w:ascii="Times New Roman" w:hAnsi="Times New Roman" w:cs="B Nazanin"/>
              <w:sz w:val="24"/>
              <w:szCs w:val="28"/>
              <w:rtl/>
            </w:rPr>
          </w:rPrChange>
        </w:rPr>
        <w:t xml:space="preserve"> شود و امکان بررس</w:t>
      </w:r>
      <w:r w:rsidRPr="00085A80">
        <w:rPr>
          <w:rFonts w:ascii="Times New Roman" w:hAnsi="Times New Roman" w:cs="B Nazanin" w:hint="cs"/>
          <w:sz w:val="24"/>
          <w:szCs w:val="28"/>
          <w:highlight w:val="yellow"/>
          <w:rtl/>
          <w:rPrChange w:id="6241"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242" w:author="SALMANIAN MOHAMMADHASSAN" w:date="2026-09-12T00:28:00Z">
            <w:rPr>
              <w:rFonts w:ascii="Times New Roman" w:hAnsi="Times New Roman" w:cs="B Nazanin"/>
              <w:sz w:val="24"/>
              <w:szCs w:val="28"/>
              <w:rtl/>
            </w:rPr>
          </w:rPrChange>
        </w:rPr>
        <w:t xml:space="preserve"> ا</w:t>
      </w:r>
      <w:r w:rsidRPr="00085A80">
        <w:rPr>
          <w:rFonts w:ascii="Times New Roman" w:hAnsi="Times New Roman" w:cs="B Nazanin" w:hint="cs"/>
          <w:sz w:val="24"/>
          <w:szCs w:val="28"/>
          <w:highlight w:val="yellow"/>
          <w:rtl/>
          <w:rPrChange w:id="6243" w:author="SALMANIAN MOHAMMADHASSAN" w:date="2026-09-12T00:28:00Z">
            <w:rPr>
              <w:rFonts w:ascii="Times New Roman" w:hAnsi="Times New Roman" w:cs="B Nazanin" w:hint="cs"/>
              <w:sz w:val="24"/>
              <w:szCs w:val="28"/>
              <w:rtl/>
            </w:rPr>
          </w:rPrChange>
        </w:rPr>
        <w:t>یمنی‌زایی</w:t>
      </w:r>
      <w:r w:rsidRPr="00085A80">
        <w:rPr>
          <w:rFonts w:ascii="Times New Roman" w:hAnsi="Times New Roman" w:cs="B Nazanin"/>
          <w:sz w:val="24"/>
          <w:szCs w:val="28"/>
          <w:highlight w:val="yellow"/>
          <w:rtl/>
          <w:rPrChange w:id="6244" w:author="SALMANIAN MOHAMMADHASSAN" w:date="2026-09-12T00:28:00Z">
            <w:rPr>
              <w:rFonts w:ascii="Times New Roman" w:hAnsi="Times New Roman" w:cs="B Nazanin"/>
              <w:sz w:val="24"/>
              <w:szCs w:val="28"/>
              <w:rtl/>
            </w:rPr>
          </w:rPrChange>
        </w:rPr>
        <w:t xml:space="preserve"> آن در مس</w:t>
      </w:r>
      <w:r w:rsidRPr="00085A80">
        <w:rPr>
          <w:rFonts w:ascii="Times New Roman" w:hAnsi="Times New Roman" w:cs="B Nazanin" w:hint="cs"/>
          <w:sz w:val="24"/>
          <w:szCs w:val="28"/>
          <w:highlight w:val="yellow"/>
          <w:rtl/>
          <w:rPrChange w:id="6245" w:author="SALMANIAN MOHAMMADHASSAN" w:date="2026-09-12T00:28:00Z">
            <w:rPr>
              <w:rFonts w:ascii="Times New Roman" w:hAnsi="Times New Roman" w:cs="B Nazanin" w:hint="cs"/>
              <w:sz w:val="24"/>
              <w:szCs w:val="28"/>
              <w:rtl/>
            </w:rPr>
          </w:rPrChange>
        </w:rPr>
        <w:t>یرهای</w:t>
      </w:r>
      <w:r w:rsidRPr="00085A80">
        <w:rPr>
          <w:rFonts w:ascii="Times New Roman" w:hAnsi="Times New Roman" w:cs="B Nazanin"/>
          <w:sz w:val="24"/>
          <w:szCs w:val="28"/>
          <w:highlight w:val="yellow"/>
          <w:rtl/>
          <w:rPrChange w:id="6246" w:author="SALMANIAN MOHAMMADHASSAN" w:date="2026-09-12T00:28:00Z">
            <w:rPr>
              <w:rFonts w:ascii="Times New Roman" w:hAnsi="Times New Roman" w:cs="B Nazanin"/>
              <w:sz w:val="24"/>
              <w:szCs w:val="28"/>
              <w:rtl/>
            </w:rPr>
          </w:rPrChange>
        </w:rPr>
        <w:t xml:space="preserve"> مختلف ا</w:t>
      </w:r>
      <w:r w:rsidRPr="00085A80">
        <w:rPr>
          <w:rFonts w:ascii="Times New Roman" w:hAnsi="Times New Roman" w:cs="B Nazanin" w:hint="cs"/>
          <w:sz w:val="24"/>
          <w:szCs w:val="28"/>
          <w:highlight w:val="yellow"/>
          <w:rtl/>
          <w:rPrChange w:id="6247" w:author="SALMANIAN MOHAMMADHASSAN" w:date="2026-09-12T00:28:00Z">
            <w:rPr>
              <w:rFonts w:ascii="Times New Roman" w:hAnsi="Times New Roman" w:cs="B Nazanin" w:hint="cs"/>
              <w:sz w:val="24"/>
              <w:szCs w:val="28"/>
              <w:rtl/>
            </w:rPr>
          </w:rPrChange>
        </w:rPr>
        <w:t>یمن‌سازی</w:t>
      </w:r>
      <w:r w:rsidRPr="00085A80">
        <w:rPr>
          <w:rFonts w:ascii="Times New Roman" w:hAnsi="Times New Roman" w:cs="B Nazanin"/>
          <w:sz w:val="24"/>
          <w:szCs w:val="28"/>
          <w:highlight w:val="yellow"/>
          <w:rtl/>
          <w:rPrChange w:id="6248" w:author="SALMANIAN MOHAMMADHASSAN" w:date="2026-09-12T00:28:00Z">
            <w:rPr>
              <w:rFonts w:ascii="Times New Roman" w:hAnsi="Times New Roman" w:cs="B Nazanin"/>
              <w:sz w:val="24"/>
              <w:szCs w:val="28"/>
              <w:rtl/>
            </w:rPr>
          </w:rPrChange>
        </w:rPr>
        <w:t xml:space="preserve"> را فراهم کند. ارز</w:t>
      </w:r>
      <w:r w:rsidRPr="00085A80">
        <w:rPr>
          <w:rFonts w:ascii="Times New Roman" w:hAnsi="Times New Roman" w:cs="B Nazanin" w:hint="cs"/>
          <w:sz w:val="24"/>
          <w:szCs w:val="28"/>
          <w:highlight w:val="yellow"/>
          <w:rtl/>
          <w:rPrChange w:id="6249" w:author="SALMANIAN MOHAMMADHASSAN" w:date="2026-09-12T00:28:00Z">
            <w:rPr>
              <w:rFonts w:ascii="Times New Roman" w:hAnsi="Times New Roman" w:cs="B Nazanin" w:hint="cs"/>
              <w:sz w:val="24"/>
              <w:szCs w:val="28"/>
              <w:rtl/>
            </w:rPr>
          </w:rPrChange>
        </w:rPr>
        <w:t>یابی</w:t>
      </w:r>
      <w:r w:rsidRPr="00085A80">
        <w:rPr>
          <w:rFonts w:ascii="Times New Roman" w:hAnsi="Times New Roman" w:cs="B Nazanin"/>
          <w:sz w:val="24"/>
          <w:szCs w:val="28"/>
          <w:highlight w:val="yellow"/>
          <w:rtl/>
          <w:rPrChange w:id="6250" w:author="SALMANIAN MOHAMMADHASSAN" w:date="2026-09-12T00:28:00Z">
            <w:rPr>
              <w:rFonts w:ascii="Times New Roman" w:hAnsi="Times New Roman" w:cs="B Nazanin"/>
              <w:sz w:val="24"/>
              <w:szCs w:val="28"/>
              <w:rtl/>
            </w:rPr>
          </w:rPrChange>
        </w:rPr>
        <w:t xml:space="preserve"> ا</w:t>
      </w:r>
      <w:r w:rsidRPr="00085A80">
        <w:rPr>
          <w:rFonts w:ascii="Times New Roman" w:hAnsi="Times New Roman" w:cs="B Nazanin" w:hint="cs"/>
          <w:sz w:val="24"/>
          <w:szCs w:val="28"/>
          <w:highlight w:val="yellow"/>
          <w:rtl/>
          <w:rPrChange w:id="6251" w:author="SALMANIAN MOHAMMADHASSAN" w:date="2026-09-12T00:28:00Z">
            <w:rPr>
              <w:rFonts w:ascii="Times New Roman" w:hAnsi="Times New Roman" w:cs="B Nazanin" w:hint="cs"/>
              <w:sz w:val="24"/>
              <w:szCs w:val="28"/>
              <w:rtl/>
            </w:rPr>
          </w:rPrChange>
        </w:rPr>
        <w:t>یمنی‌زایی</w:t>
      </w:r>
      <w:r w:rsidRPr="00085A80">
        <w:rPr>
          <w:rFonts w:ascii="Times New Roman" w:hAnsi="Times New Roman" w:cs="B Nazanin"/>
          <w:sz w:val="24"/>
          <w:szCs w:val="28"/>
          <w:highlight w:val="yellow"/>
          <w:rtl/>
          <w:rPrChange w:id="6252" w:author="SALMANIAN MOHAMMADHASSAN" w:date="2026-09-12T00:28:00Z">
            <w:rPr>
              <w:rFonts w:ascii="Times New Roman" w:hAnsi="Times New Roman" w:cs="B Nazanin"/>
              <w:sz w:val="24"/>
              <w:szCs w:val="28"/>
              <w:rtl/>
            </w:rPr>
          </w:rPrChange>
        </w:rPr>
        <w:t xml:space="preserve"> در مدل ح</w:t>
      </w:r>
      <w:r w:rsidRPr="00085A80">
        <w:rPr>
          <w:rFonts w:ascii="Times New Roman" w:hAnsi="Times New Roman" w:cs="B Nazanin" w:hint="cs"/>
          <w:sz w:val="24"/>
          <w:szCs w:val="28"/>
          <w:highlight w:val="yellow"/>
          <w:rtl/>
          <w:rPrChange w:id="6253" w:author="SALMANIAN MOHAMMADHASSAN" w:date="2026-09-12T00:28:00Z">
            <w:rPr>
              <w:rFonts w:ascii="Times New Roman" w:hAnsi="Times New Roman" w:cs="B Nazanin" w:hint="cs"/>
              <w:sz w:val="24"/>
              <w:szCs w:val="28"/>
              <w:rtl/>
            </w:rPr>
          </w:rPrChange>
        </w:rPr>
        <w:t>یوانی</w:t>
      </w:r>
      <w:r w:rsidRPr="00085A80">
        <w:rPr>
          <w:rFonts w:ascii="Times New Roman" w:hAnsi="Times New Roman" w:cs="B Nazanin"/>
          <w:sz w:val="24"/>
          <w:szCs w:val="28"/>
          <w:highlight w:val="yellow"/>
          <w:rtl/>
          <w:rPrChange w:id="6254" w:author="SALMANIAN MOHAMMADHASSAN" w:date="2026-09-12T00:28:00Z">
            <w:rPr>
              <w:rFonts w:ascii="Times New Roman" w:hAnsi="Times New Roman" w:cs="B Nazanin"/>
              <w:sz w:val="24"/>
              <w:szCs w:val="28"/>
              <w:rtl/>
            </w:rPr>
          </w:rPrChange>
        </w:rPr>
        <w:t xml:space="preserve"> نشان داد که تجو</w:t>
      </w:r>
      <w:r w:rsidRPr="00085A80">
        <w:rPr>
          <w:rFonts w:ascii="Times New Roman" w:hAnsi="Times New Roman" w:cs="B Nazanin" w:hint="cs"/>
          <w:sz w:val="24"/>
          <w:szCs w:val="28"/>
          <w:highlight w:val="yellow"/>
          <w:rtl/>
          <w:rPrChange w:id="6255" w:author="SALMANIAN MOHAMMADHASSAN" w:date="2026-09-12T00:28:00Z">
            <w:rPr>
              <w:rFonts w:ascii="Times New Roman" w:hAnsi="Times New Roman" w:cs="B Nazanin" w:hint="cs"/>
              <w:sz w:val="24"/>
              <w:szCs w:val="28"/>
              <w:rtl/>
            </w:rPr>
          </w:rPrChange>
        </w:rPr>
        <w:t>یز</w:t>
      </w:r>
      <w:r w:rsidRPr="00085A80">
        <w:rPr>
          <w:rFonts w:ascii="Times New Roman" w:hAnsi="Times New Roman" w:cs="B Nazanin"/>
          <w:sz w:val="24"/>
          <w:szCs w:val="28"/>
          <w:highlight w:val="yellow"/>
          <w:rtl/>
          <w:rPrChange w:id="6256" w:author="SALMANIAN MOHAMMADHASSAN" w:date="2026-09-12T00:28:00Z">
            <w:rPr>
              <w:rFonts w:ascii="Times New Roman" w:hAnsi="Times New Roman" w:cs="B Nazanin"/>
              <w:sz w:val="24"/>
              <w:szCs w:val="28"/>
              <w:rtl/>
            </w:rPr>
          </w:rPrChange>
        </w:rPr>
        <w:t xml:space="preserve"> خوراک</w:t>
      </w:r>
      <w:r w:rsidRPr="00085A80">
        <w:rPr>
          <w:rFonts w:ascii="Times New Roman" w:hAnsi="Times New Roman" w:cs="B Nazanin" w:hint="cs"/>
          <w:sz w:val="24"/>
          <w:szCs w:val="28"/>
          <w:highlight w:val="yellow"/>
          <w:rtl/>
          <w:rPrChange w:id="6257"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258" w:author="SALMANIAN MOHAMMADHASSAN" w:date="2026-09-12T00:28:00Z">
            <w:rPr>
              <w:rFonts w:ascii="Times New Roman" w:hAnsi="Times New Roman" w:cs="B Nazanin"/>
              <w:sz w:val="24"/>
              <w:szCs w:val="28"/>
              <w:rtl/>
            </w:rPr>
          </w:rPrChange>
        </w:rPr>
        <w:t xml:space="preserve"> آنت</w:t>
      </w:r>
      <w:r w:rsidRPr="00085A80">
        <w:rPr>
          <w:rFonts w:ascii="Times New Roman" w:hAnsi="Times New Roman" w:cs="B Nazanin" w:hint="cs"/>
          <w:sz w:val="24"/>
          <w:szCs w:val="28"/>
          <w:highlight w:val="yellow"/>
          <w:rtl/>
          <w:rPrChange w:id="6259" w:author="SALMANIAN MOHAMMADHASSAN" w:date="2026-09-12T00:28:00Z">
            <w:rPr>
              <w:rFonts w:ascii="Times New Roman" w:hAnsi="Times New Roman" w:cs="B Nazanin" w:hint="cs"/>
              <w:sz w:val="24"/>
              <w:szCs w:val="28"/>
              <w:rtl/>
            </w:rPr>
          </w:rPrChange>
        </w:rPr>
        <w:t>ی‌ژن</w:t>
      </w:r>
      <w:r w:rsidRPr="00085A80">
        <w:rPr>
          <w:rFonts w:ascii="Times New Roman" w:hAnsi="Times New Roman" w:cs="B Nazanin"/>
          <w:sz w:val="24"/>
          <w:szCs w:val="28"/>
          <w:highlight w:val="yellow"/>
          <w:rtl/>
          <w:rPrChange w:id="6260" w:author="SALMANIAN MOHAMMADHASSAN" w:date="2026-09-12T00:28:00Z">
            <w:rPr>
              <w:rFonts w:ascii="Times New Roman" w:hAnsi="Times New Roman" w:cs="B Nazanin"/>
              <w:sz w:val="24"/>
              <w:szCs w:val="28"/>
              <w:rtl/>
            </w:rPr>
          </w:rPrChange>
        </w:rPr>
        <w:t xml:space="preserve"> تول</w:t>
      </w:r>
      <w:r w:rsidRPr="00085A80">
        <w:rPr>
          <w:rFonts w:ascii="Times New Roman" w:hAnsi="Times New Roman" w:cs="B Nazanin" w:hint="cs"/>
          <w:sz w:val="24"/>
          <w:szCs w:val="28"/>
          <w:highlight w:val="yellow"/>
          <w:rtl/>
          <w:rPrChange w:id="6261" w:author="SALMANIAN MOHAMMADHASSAN" w:date="2026-09-12T00:28:00Z">
            <w:rPr>
              <w:rFonts w:ascii="Times New Roman" w:hAnsi="Times New Roman" w:cs="B Nazanin" w:hint="cs"/>
              <w:sz w:val="24"/>
              <w:szCs w:val="28"/>
              <w:rtl/>
            </w:rPr>
          </w:rPrChange>
        </w:rPr>
        <w:t>یدشده</w:t>
      </w:r>
      <w:r w:rsidRPr="00085A80">
        <w:rPr>
          <w:rFonts w:ascii="Times New Roman" w:hAnsi="Times New Roman" w:cs="B Nazanin"/>
          <w:sz w:val="24"/>
          <w:szCs w:val="28"/>
          <w:highlight w:val="yellow"/>
          <w:rtl/>
          <w:rPrChange w:id="6262" w:author="SALMANIAN MOHAMMADHASSAN" w:date="2026-09-12T00:28:00Z">
            <w:rPr>
              <w:rFonts w:ascii="Times New Roman" w:hAnsi="Times New Roman" w:cs="B Nazanin"/>
              <w:sz w:val="24"/>
              <w:szCs w:val="28"/>
              <w:rtl/>
            </w:rPr>
          </w:rPrChange>
        </w:rPr>
        <w:t xml:space="preserve"> در گ</w:t>
      </w:r>
      <w:r w:rsidRPr="00085A80">
        <w:rPr>
          <w:rFonts w:ascii="Times New Roman" w:hAnsi="Times New Roman" w:cs="B Nazanin" w:hint="cs"/>
          <w:sz w:val="24"/>
          <w:szCs w:val="28"/>
          <w:highlight w:val="yellow"/>
          <w:rtl/>
          <w:rPrChange w:id="6263" w:author="SALMANIAN MOHAMMADHASSAN" w:date="2026-09-12T00:28:00Z">
            <w:rPr>
              <w:rFonts w:ascii="Times New Roman" w:hAnsi="Times New Roman" w:cs="B Nazanin" w:hint="cs"/>
              <w:sz w:val="24"/>
              <w:szCs w:val="28"/>
              <w:rtl/>
            </w:rPr>
          </w:rPrChange>
        </w:rPr>
        <w:t>یاه</w:t>
      </w:r>
      <w:r w:rsidRPr="00085A80">
        <w:rPr>
          <w:rFonts w:ascii="Times New Roman" w:hAnsi="Times New Roman" w:cs="B Nazanin"/>
          <w:sz w:val="24"/>
          <w:szCs w:val="28"/>
          <w:highlight w:val="yellow"/>
          <w:rtl/>
          <w:rPrChange w:id="6264" w:author="SALMANIAN MOHAMMADHASSAN" w:date="2026-09-12T00:28:00Z">
            <w:rPr>
              <w:rFonts w:ascii="Times New Roman" w:hAnsi="Times New Roman" w:cs="B Nazanin"/>
              <w:sz w:val="24"/>
              <w:szCs w:val="28"/>
              <w:rtl/>
            </w:rPr>
          </w:rPrChange>
        </w:rPr>
        <w:t xml:space="preserve"> قادر به القا</w:t>
      </w:r>
      <w:r w:rsidRPr="00085A80">
        <w:rPr>
          <w:rFonts w:ascii="Times New Roman" w:hAnsi="Times New Roman" w:cs="B Nazanin" w:hint="cs"/>
          <w:sz w:val="24"/>
          <w:szCs w:val="28"/>
          <w:highlight w:val="yellow"/>
          <w:rtl/>
          <w:rPrChange w:id="6265"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266" w:author="SALMANIAN MOHAMMADHASSAN" w:date="2026-09-12T00:28:00Z">
            <w:rPr>
              <w:rFonts w:ascii="Times New Roman" w:hAnsi="Times New Roman" w:cs="B Nazanin"/>
              <w:sz w:val="24"/>
              <w:szCs w:val="28"/>
              <w:rtl/>
            </w:rPr>
          </w:rPrChange>
        </w:rPr>
        <w:t xml:space="preserve"> پاسخ‌ها</w:t>
      </w:r>
      <w:r w:rsidRPr="00085A80">
        <w:rPr>
          <w:rFonts w:ascii="Times New Roman" w:hAnsi="Times New Roman" w:cs="B Nazanin" w:hint="cs"/>
          <w:sz w:val="24"/>
          <w:szCs w:val="28"/>
          <w:highlight w:val="yellow"/>
          <w:rtl/>
          <w:rPrChange w:id="6267"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268" w:author="SALMANIAN MOHAMMADHASSAN" w:date="2026-09-12T00:28:00Z">
            <w:rPr>
              <w:rFonts w:ascii="Times New Roman" w:hAnsi="Times New Roman" w:cs="B Nazanin"/>
              <w:sz w:val="24"/>
              <w:szCs w:val="28"/>
              <w:rtl/>
            </w:rPr>
          </w:rPrChange>
        </w:rPr>
        <w:t xml:space="preserve"> </w:t>
      </w:r>
      <w:r w:rsidRPr="00085A80">
        <w:rPr>
          <w:rFonts w:ascii="Times New Roman" w:hAnsi="Times New Roman" w:cs="B Nazanin"/>
          <w:sz w:val="24"/>
          <w:szCs w:val="28"/>
          <w:highlight w:val="yellow"/>
          <w:rPrChange w:id="6269" w:author="SALMANIAN MOHAMMADHASSAN" w:date="2026-09-12T00:28:00Z">
            <w:rPr>
              <w:rFonts w:ascii="Times New Roman" w:hAnsi="Times New Roman" w:cs="B Nazanin"/>
              <w:sz w:val="24"/>
              <w:szCs w:val="28"/>
            </w:rPr>
          </w:rPrChange>
        </w:rPr>
        <w:t>IgA</w:t>
      </w:r>
      <w:r w:rsidRPr="00085A80">
        <w:rPr>
          <w:rFonts w:ascii="Times New Roman" w:hAnsi="Times New Roman" w:cs="B Nazanin"/>
          <w:sz w:val="24"/>
          <w:szCs w:val="28"/>
          <w:highlight w:val="yellow"/>
          <w:rtl/>
          <w:rPrChange w:id="6270" w:author="SALMANIAN MOHAMMADHASSAN" w:date="2026-09-12T00:28:00Z">
            <w:rPr>
              <w:rFonts w:ascii="Times New Roman" w:hAnsi="Times New Roman" w:cs="B Nazanin"/>
              <w:sz w:val="24"/>
              <w:szCs w:val="28"/>
              <w:rtl/>
            </w:rPr>
          </w:rPrChange>
        </w:rPr>
        <w:t xml:space="preserve"> مخاط</w:t>
      </w:r>
      <w:r w:rsidRPr="00085A80">
        <w:rPr>
          <w:rFonts w:ascii="Times New Roman" w:hAnsi="Times New Roman" w:cs="B Nazanin" w:hint="cs"/>
          <w:sz w:val="24"/>
          <w:szCs w:val="28"/>
          <w:highlight w:val="yellow"/>
          <w:rtl/>
          <w:rPrChange w:id="6271"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272" w:author="SALMANIAN MOHAMMADHASSAN" w:date="2026-09-12T00:28:00Z">
            <w:rPr>
              <w:rFonts w:ascii="Times New Roman" w:hAnsi="Times New Roman" w:cs="B Nazanin"/>
              <w:sz w:val="24"/>
              <w:szCs w:val="28"/>
              <w:rtl/>
            </w:rPr>
          </w:rPrChange>
        </w:rPr>
        <w:t xml:space="preserve"> و </w:t>
      </w:r>
      <w:r w:rsidRPr="00085A80">
        <w:rPr>
          <w:rFonts w:ascii="Times New Roman" w:hAnsi="Times New Roman" w:cs="B Nazanin"/>
          <w:sz w:val="24"/>
          <w:szCs w:val="28"/>
          <w:highlight w:val="yellow"/>
          <w:rPrChange w:id="6273" w:author="SALMANIAN MOHAMMADHASSAN" w:date="2026-09-12T00:28:00Z">
            <w:rPr>
              <w:rFonts w:ascii="Times New Roman" w:hAnsi="Times New Roman" w:cs="B Nazanin"/>
              <w:sz w:val="24"/>
              <w:szCs w:val="28"/>
            </w:rPr>
          </w:rPrChange>
        </w:rPr>
        <w:t>IgG</w:t>
      </w:r>
      <w:r w:rsidRPr="00085A80">
        <w:rPr>
          <w:rFonts w:ascii="Times New Roman" w:hAnsi="Times New Roman" w:cs="B Nazanin"/>
          <w:sz w:val="24"/>
          <w:szCs w:val="28"/>
          <w:highlight w:val="yellow"/>
          <w:rtl/>
          <w:rPrChange w:id="6274" w:author="SALMANIAN MOHAMMADHASSAN" w:date="2026-09-12T00:28:00Z">
            <w:rPr>
              <w:rFonts w:ascii="Times New Roman" w:hAnsi="Times New Roman" w:cs="B Nazanin"/>
              <w:sz w:val="24"/>
              <w:szCs w:val="28"/>
              <w:rtl/>
            </w:rPr>
          </w:rPrChange>
        </w:rPr>
        <w:t xml:space="preserve"> سرم</w:t>
      </w:r>
      <w:r w:rsidRPr="00085A80">
        <w:rPr>
          <w:rFonts w:ascii="Times New Roman" w:hAnsi="Times New Roman" w:cs="B Nazanin" w:hint="cs"/>
          <w:sz w:val="24"/>
          <w:szCs w:val="28"/>
          <w:highlight w:val="yellow"/>
          <w:rtl/>
          <w:rPrChange w:id="6275"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276" w:author="SALMANIAN MOHAMMADHASSAN" w:date="2026-09-12T00:28:00Z">
            <w:rPr>
              <w:rFonts w:ascii="Times New Roman" w:hAnsi="Times New Roman" w:cs="B Nazanin"/>
              <w:sz w:val="24"/>
              <w:szCs w:val="28"/>
              <w:rtl/>
            </w:rPr>
          </w:rPrChange>
        </w:rPr>
        <w:t xml:space="preserve"> است و استفاده از راهبرد ترک</w:t>
      </w:r>
      <w:r w:rsidRPr="00085A80">
        <w:rPr>
          <w:rFonts w:ascii="Times New Roman" w:hAnsi="Times New Roman" w:cs="B Nazanin" w:hint="cs"/>
          <w:sz w:val="24"/>
          <w:szCs w:val="28"/>
          <w:highlight w:val="yellow"/>
          <w:rtl/>
          <w:rPrChange w:id="6277" w:author="SALMANIAN MOHAMMADHASSAN" w:date="2026-09-12T00:28:00Z">
            <w:rPr>
              <w:rFonts w:ascii="Times New Roman" w:hAnsi="Times New Roman" w:cs="B Nazanin" w:hint="cs"/>
              <w:sz w:val="24"/>
              <w:szCs w:val="28"/>
              <w:rtl/>
            </w:rPr>
          </w:rPrChange>
        </w:rPr>
        <w:t>یبی</w:t>
      </w:r>
      <w:r w:rsidRPr="00085A80">
        <w:rPr>
          <w:rFonts w:ascii="Times New Roman" w:hAnsi="Times New Roman" w:cs="B Nazanin"/>
          <w:sz w:val="24"/>
          <w:szCs w:val="28"/>
          <w:highlight w:val="yellow"/>
          <w:rtl/>
          <w:rPrChange w:id="6278" w:author="SALMANIAN MOHAMMADHASSAN" w:date="2026-09-12T00:28:00Z">
            <w:rPr>
              <w:rFonts w:ascii="Times New Roman" w:hAnsi="Times New Roman" w:cs="B Nazanin"/>
              <w:sz w:val="24"/>
              <w:szCs w:val="28"/>
              <w:rtl/>
            </w:rPr>
          </w:rPrChange>
        </w:rPr>
        <w:t xml:space="preserve"> خوراک</w:t>
      </w:r>
      <w:r w:rsidRPr="00085A80">
        <w:rPr>
          <w:rFonts w:ascii="Times New Roman" w:hAnsi="Times New Roman" w:cs="B Nazanin" w:hint="cs"/>
          <w:sz w:val="24"/>
          <w:szCs w:val="28"/>
          <w:highlight w:val="yellow"/>
          <w:rtl/>
          <w:rPrChange w:id="6279" w:author="SALMANIAN MOHAMMADHASSAN" w:date="2026-09-12T00:28:00Z">
            <w:rPr>
              <w:rFonts w:ascii="Times New Roman" w:hAnsi="Times New Roman" w:cs="B Nazanin" w:hint="cs"/>
              <w:sz w:val="24"/>
              <w:szCs w:val="28"/>
              <w:rtl/>
            </w:rPr>
          </w:rPrChange>
        </w:rPr>
        <w:t>ی</w:t>
      </w:r>
      <w:r w:rsidRPr="00085A80">
        <w:rPr>
          <w:rFonts w:ascii="Times New Roman" w:hAnsi="Times New Roman" w:cs="Times New Roman" w:hint="eastAsia"/>
          <w:sz w:val="24"/>
          <w:szCs w:val="28"/>
          <w:highlight w:val="yellow"/>
          <w:rtl/>
          <w:rPrChange w:id="6280" w:author="SALMANIAN MOHAMMADHASSAN" w:date="2026-09-12T00:28:00Z">
            <w:rPr>
              <w:rFonts w:ascii="Times New Roman" w:hAnsi="Times New Roman" w:cs="Times New Roman" w:hint="eastAsia"/>
              <w:sz w:val="24"/>
              <w:szCs w:val="28"/>
              <w:rtl/>
            </w:rPr>
          </w:rPrChange>
        </w:rPr>
        <w:t>–</w:t>
      </w:r>
      <w:r w:rsidRPr="00085A80">
        <w:rPr>
          <w:rFonts w:ascii="Times New Roman" w:hAnsi="Times New Roman" w:cs="B Nazanin" w:hint="cs"/>
          <w:sz w:val="24"/>
          <w:szCs w:val="28"/>
          <w:highlight w:val="yellow"/>
          <w:rtl/>
          <w:rPrChange w:id="6281" w:author="SALMANIAN MOHAMMADHASSAN" w:date="2026-09-12T00:28:00Z">
            <w:rPr>
              <w:rFonts w:ascii="Times New Roman" w:hAnsi="Times New Roman" w:cs="B Nazanin" w:hint="cs"/>
              <w:sz w:val="24"/>
              <w:szCs w:val="28"/>
              <w:rtl/>
            </w:rPr>
          </w:rPrChange>
        </w:rPr>
        <w:t>تزریقی</w:t>
      </w:r>
      <w:r w:rsidRPr="00085A80">
        <w:rPr>
          <w:rFonts w:ascii="Times New Roman" w:hAnsi="Times New Roman" w:cs="B Nazanin"/>
          <w:sz w:val="24"/>
          <w:szCs w:val="28"/>
          <w:highlight w:val="yellow"/>
          <w:rtl/>
          <w:rPrChange w:id="6282" w:author="SALMANIAN MOHAMMADHASSAN" w:date="2026-09-12T00:28:00Z">
            <w:rPr>
              <w:rFonts w:ascii="Times New Roman" w:hAnsi="Times New Roman" w:cs="B Nazanin"/>
              <w:sz w:val="24"/>
              <w:szCs w:val="28"/>
              <w:rtl/>
            </w:rPr>
          </w:rPrChange>
        </w:rPr>
        <w:t xml:space="preserve"> موجب افزا</w:t>
      </w:r>
      <w:r w:rsidRPr="00085A80">
        <w:rPr>
          <w:rFonts w:ascii="Times New Roman" w:hAnsi="Times New Roman" w:cs="B Nazanin" w:hint="cs"/>
          <w:sz w:val="24"/>
          <w:szCs w:val="28"/>
          <w:highlight w:val="yellow"/>
          <w:rtl/>
          <w:rPrChange w:id="6283" w:author="SALMANIAN MOHAMMADHASSAN" w:date="2026-09-12T00:28:00Z">
            <w:rPr>
              <w:rFonts w:ascii="Times New Roman" w:hAnsi="Times New Roman" w:cs="B Nazanin" w:hint="cs"/>
              <w:sz w:val="24"/>
              <w:szCs w:val="28"/>
              <w:rtl/>
            </w:rPr>
          </w:rPrChange>
        </w:rPr>
        <w:t>یش</w:t>
      </w:r>
      <w:r w:rsidRPr="00085A80">
        <w:rPr>
          <w:rFonts w:ascii="Times New Roman" w:hAnsi="Times New Roman" w:cs="B Nazanin"/>
          <w:sz w:val="24"/>
          <w:szCs w:val="28"/>
          <w:highlight w:val="yellow"/>
          <w:rtl/>
          <w:rPrChange w:id="6284" w:author="SALMANIAN MOHAMMADHASSAN" w:date="2026-09-12T00:28:00Z">
            <w:rPr>
              <w:rFonts w:ascii="Times New Roman" w:hAnsi="Times New Roman" w:cs="B Nazanin"/>
              <w:sz w:val="24"/>
              <w:szCs w:val="28"/>
              <w:rtl/>
            </w:rPr>
          </w:rPrChange>
        </w:rPr>
        <w:t xml:space="preserve"> ب</w:t>
      </w:r>
      <w:r w:rsidRPr="00085A80">
        <w:rPr>
          <w:rFonts w:ascii="Times New Roman" w:hAnsi="Times New Roman" w:cs="B Nazanin" w:hint="cs"/>
          <w:sz w:val="24"/>
          <w:szCs w:val="28"/>
          <w:highlight w:val="yellow"/>
          <w:rtl/>
          <w:rPrChange w:id="6285" w:author="SALMANIAN MOHAMMADHASSAN" w:date="2026-09-12T00:28:00Z">
            <w:rPr>
              <w:rFonts w:ascii="Times New Roman" w:hAnsi="Times New Roman" w:cs="B Nazanin" w:hint="cs"/>
              <w:sz w:val="24"/>
              <w:szCs w:val="28"/>
              <w:rtl/>
            </w:rPr>
          </w:rPrChange>
        </w:rPr>
        <w:t>یشتر</w:t>
      </w:r>
      <w:r w:rsidRPr="00085A80">
        <w:rPr>
          <w:rFonts w:ascii="Times New Roman" w:hAnsi="Times New Roman" w:cs="B Nazanin"/>
          <w:sz w:val="24"/>
          <w:szCs w:val="28"/>
          <w:highlight w:val="yellow"/>
          <w:rtl/>
          <w:rPrChange w:id="6286" w:author="SALMANIAN MOHAMMADHASSAN" w:date="2026-09-12T00:28:00Z">
            <w:rPr>
              <w:rFonts w:ascii="Times New Roman" w:hAnsi="Times New Roman" w:cs="B Nazanin"/>
              <w:sz w:val="24"/>
              <w:szCs w:val="28"/>
              <w:rtl/>
            </w:rPr>
          </w:rPrChange>
        </w:rPr>
        <w:t xml:space="preserve"> ت</w:t>
      </w:r>
      <w:r w:rsidRPr="00085A80">
        <w:rPr>
          <w:rFonts w:ascii="Times New Roman" w:hAnsi="Times New Roman" w:cs="B Nazanin" w:hint="cs"/>
          <w:sz w:val="24"/>
          <w:szCs w:val="28"/>
          <w:highlight w:val="yellow"/>
          <w:rtl/>
          <w:rPrChange w:id="6287" w:author="SALMANIAN MOHAMMADHASSAN" w:date="2026-09-12T00:28:00Z">
            <w:rPr>
              <w:rFonts w:ascii="Times New Roman" w:hAnsi="Times New Roman" w:cs="B Nazanin" w:hint="cs"/>
              <w:sz w:val="24"/>
              <w:szCs w:val="28"/>
              <w:rtl/>
            </w:rPr>
          </w:rPrChange>
        </w:rPr>
        <w:t>یتر</w:t>
      </w:r>
      <w:r w:rsidRPr="00085A80">
        <w:rPr>
          <w:rFonts w:ascii="Times New Roman" w:hAnsi="Times New Roman" w:cs="B Nazanin"/>
          <w:sz w:val="24"/>
          <w:szCs w:val="28"/>
          <w:highlight w:val="yellow"/>
          <w:rtl/>
          <w:rPrChange w:id="6288" w:author="SALMANIAN MOHAMMADHASSAN" w:date="2026-09-12T00:28:00Z">
            <w:rPr>
              <w:rFonts w:ascii="Times New Roman" w:hAnsi="Times New Roman" w:cs="B Nazanin"/>
              <w:sz w:val="24"/>
              <w:szCs w:val="28"/>
              <w:rtl/>
            </w:rPr>
          </w:rPrChange>
        </w:rPr>
        <w:t xml:space="preserve"> آنت</w:t>
      </w:r>
      <w:r w:rsidRPr="00085A80">
        <w:rPr>
          <w:rFonts w:ascii="Times New Roman" w:hAnsi="Times New Roman" w:cs="B Nazanin" w:hint="cs"/>
          <w:sz w:val="24"/>
          <w:szCs w:val="28"/>
          <w:highlight w:val="yellow"/>
          <w:rtl/>
          <w:rPrChange w:id="6289" w:author="SALMANIAN MOHAMMADHASSAN" w:date="2026-09-12T00:28:00Z">
            <w:rPr>
              <w:rFonts w:ascii="Times New Roman" w:hAnsi="Times New Roman" w:cs="B Nazanin" w:hint="cs"/>
              <w:sz w:val="24"/>
              <w:szCs w:val="28"/>
              <w:rtl/>
            </w:rPr>
          </w:rPrChange>
        </w:rPr>
        <w:t>ی‌بادی‌ها</w:t>
      </w:r>
      <w:r w:rsidRPr="00085A80">
        <w:rPr>
          <w:rFonts w:ascii="Times New Roman" w:hAnsi="Times New Roman" w:cs="B Nazanin"/>
          <w:sz w:val="24"/>
          <w:szCs w:val="28"/>
          <w:highlight w:val="yellow"/>
          <w:rtl/>
          <w:rPrChange w:id="6290" w:author="SALMANIAN MOHAMMADHASSAN" w:date="2026-09-12T00:28:00Z">
            <w:rPr>
              <w:rFonts w:ascii="Times New Roman" w:hAnsi="Times New Roman" w:cs="B Nazanin"/>
              <w:sz w:val="24"/>
              <w:szCs w:val="28"/>
              <w:rtl/>
            </w:rPr>
          </w:rPrChange>
        </w:rPr>
        <w:t xml:space="preserve"> م</w:t>
      </w:r>
      <w:r w:rsidRPr="00085A80">
        <w:rPr>
          <w:rFonts w:ascii="Times New Roman" w:hAnsi="Times New Roman" w:cs="B Nazanin" w:hint="cs"/>
          <w:sz w:val="24"/>
          <w:szCs w:val="28"/>
          <w:highlight w:val="yellow"/>
          <w:rtl/>
          <w:rPrChange w:id="6291" w:author="SALMANIAN MOHAMMADHASSAN" w:date="2026-09-12T00:28:00Z">
            <w:rPr>
              <w:rFonts w:ascii="Times New Roman" w:hAnsi="Times New Roman" w:cs="B Nazanin" w:hint="cs"/>
              <w:sz w:val="24"/>
              <w:szCs w:val="28"/>
              <w:rtl/>
            </w:rPr>
          </w:rPrChange>
        </w:rPr>
        <w:t>ی‌شود</w:t>
      </w:r>
      <w:r w:rsidRPr="00085A80">
        <w:rPr>
          <w:rFonts w:ascii="Times New Roman" w:hAnsi="Times New Roman" w:cs="B Nazanin"/>
          <w:sz w:val="24"/>
          <w:szCs w:val="28"/>
          <w:highlight w:val="yellow"/>
          <w:rtl/>
          <w:rPrChange w:id="6292" w:author="SALMANIAN MOHAMMADHASSAN" w:date="2026-09-12T00:28:00Z">
            <w:rPr>
              <w:rFonts w:ascii="Times New Roman" w:hAnsi="Times New Roman" w:cs="B Nazanin"/>
              <w:sz w:val="24"/>
              <w:szCs w:val="28"/>
              <w:rtl/>
            </w:rPr>
          </w:rPrChange>
        </w:rPr>
        <w:t>. همچن</w:t>
      </w:r>
      <w:r w:rsidRPr="00085A80">
        <w:rPr>
          <w:rFonts w:ascii="Times New Roman" w:hAnsi="Times New Roman" w:cs="B Nazanin" w:hint="cs"/>
          <w:sz w:val="24"/>
          <w:szCs w:val="28"/>
          <w:highlight w:val="yellow"/>
          <w:rtl/>
          <w:rPrChange w:id="6293" w:author="SALMANIAN MOHAMMADHASSAN" w:date="2026-09-12T00:28:00Z">
            <w:rPr>
              <w:rFonts w:ascii="Times New Roman" w:hAnsi="Times New Roman" w:cs="B Nazanin" w:hint="cs"/>
              <w:sz w:val="24"/>
              <w:szCs w:val="28"/>
              <w:rtl/>
            </w:rPr>
          </w:rPrChange>
        </w:rPr>
        <w:t>ین</w:t>
      </w:r>
      <w:r w:rsidRPr="00085A80">
        <w:rPr>
          <w:rFonts w:ascii="Times New Roman" w:hAnsi="Times New Roman" w:cs="B Nazanin"/>
          <w:sz w:val="24"/>
          <w:szCs w:val="28"/>
          <w:highlight w:val="yellow"/>
          <w:rtl/>
          <w:rPrChange w:id="6294" w:author="SALMANIAN MOHAMMADHASSAN" w:date="2026-09-12T00:28:00Z">
            <w:rPr>
              <w:rFonts w:ascii="Times New Roman" w:hAnsi="Times New Roman" w:cs="B Nazanin"/>
              <w:sz w:val="24"/>
              <w:szCs w:val="28"/>
              <w:rtl/>
            </w:rPr>
          </w:rPrChange>
        </w:rPr>
        <w:t xml:space="preserve"> افزا</w:t>
      </w:r>
      <w:r w:rsidRPr="00085A80">
        <w:rPr>
          <w:rFonts w:ascii="Times New Roman" w:hAnsi="Times New Roman" w:cs="B Nazanin" w:hint="cs"/>
          <w:sz w:val="24"/>
          <w:szCs w:val="28"/>
          <w:highlight w:val="yellow"/>
          <w:rtl/>
          <w:rPrChange w:id="6295" w:author="SALMANIAN MOHAMMADHASSAN" w:date="2026-09-12T00:28:00Z">
            <w:rPr>
              <w:rFonts w:ascii="Times New Roman" w:hAnsi="Times New Roman" w:cs="B Nazanin" w:hint="cs"/>
              <w:sz w:val="24"/>
              <w:szCs w:val="28"/>
              <w:rtl/>
            </w:rPr>
          </w:rPrChange>
        </w:rPr>
        <w:t>یش</w:t>
      </w:r>
      <w:r w:rsidRPr="00085A80">
        <w:rPr>
          <w:rFonts w:ascii="Times New Roman" w:hAnsi="Times New Roman" w:cs="B Nazanin"/>
          <w:sz w:val="24"/>
          <w:szCs w:val="28"/>
          <w:highlight w:val="yellow"/>
          <w:rtl/>
          <w:rPrChange w:id="6296" w:author="SALMANIAN MOHAMMADHASSAN" w:date="2026-09-12T00:28:00Z">
            <w:rPr>
              <w:rFonts w:ascii="Times New Roman" w:hAnsi="Times New Roman" w:cs="B Nazanin"/>
              <w:sz w:val="24"/>
              <w:szCs w:val="28"/>
              <w:rtl/>
            </w:rPr>
          </w:rPrChange>
        </w:rPr>
        <w:t xml:space="preserve"> سطوح </w:t>
      </w:r>
      <w:r w:rsidRPr="00085A80">
        <w:rPr>
          <w:rFonts w:ascii="Times New Roman" w:hAnsi="Times New Roman" w:cs="B Nazanin"/>
          <w:sz w:val="24"/>
          <w:szCs w:val="28"/>
          <w:highlight w:val="yellow"/>
          <w:rPrChange w:id="6297" w:author="SALMANIAN MOHAMMADHASSAN" w:date="2026-09-12T00:28:00Z">
            <w:rPr>
              <w:rFonts w:ascii="Times New Roman" w:hAnsi="Times New Roman" w:cs="B Nazanin"/>
              <w:sz w:val="24"/>
              <w:szCs w:val="28"/>
            </w:rPr>
          </w:rPrChange>
        </w:rPr>
        <w:t>IFN</w:t>
      </w:r>
      <w:r w:rsidRPr="00085A80">
        <w:rPr>
          <w:rFonts w:ascii="Times New Roman" w:hAnsi="Times New Roman" w:cs="B Nazanin"/>
          <w:sz w:val="24"/>
          <w:szCs w:val="28"/>
          <w:highlight w:val="yellow"/>
          <w:rPrChange w:id="6298" w:author="SALMANIAN MOHAMMADHASSAN" w:date="2026-09-12T00:28:00Z">
            <w:rPr>
              <w:rFonts w:ascii="Times New Roman" w:hAnsi="Times New Roman" w:cs="B Nazanin"/>
              <w:sz w:val="24"/>
              <w:szCs w:val="28"/>
            </w:rPr>
          </w:rPrChange>
        </w:rPr>
        <w:noBreakHyphen/>
      </w:r>
      <w:r w:rsidRPr="00085A80">
        <w:rPr>
          <w:rFonts w:ascii="Times New Roman" w:hAnsi="Times New Roman" w:cs="B Nazanin" w:hint="eastAsia"/>
          <w:sz w:val="24"/>
          <w:szCs w:val="28"/>
          <w:highlight w:val="yellow"/>
          <w:rPrChange w:id="6299" w:author="SALMANIAN MOHAMMADHASSAN" w:date="2026-09-12T00:28:00Z">
            <w:rPr>
              <w:rFonts w:ascii="Times New Roman" w:hAnsi="Times New Roman" w:cs="B Nazanin" w:hint="eastAsia"/>
              <w:sz w:val="24"/>
              <w:szCs w:val="28"/>
            </w:rPr>
          </w:rPrChange>
        </w:rPr>
        <w:t>γ</w:t>
      </w:r>
      <w:r w:rsidRPr="00085A80">
        <w:rPr>
          <w:rFonts w:ascii="Times New Roman" w:hAnsi="Times New Roman" w:cs="B Nazanin"/>
          <w:sz w:val="24"/>
          <w:szCs w:val="28"/>
          <w:highlight w:val="yellow"/>
          <w:rtl/>
          <w:rPrChange w:id="6300" w:author="SALMANIAN MOHAMMADHASSAN" w:date="2026-09-12T00:28:00Z">
            <w:rPr>
              <w:rFonts w:ascii="Times New Roman" w:hAnsi="Times New Roman" w:cs="B Nazanin"/>
              <w:sz w:val="24"/>
              <w:szCs w:val="28"/>
              <w:rtl/>
            </w:rPr>
          </w:rPrChange>
        </w:rPr>
        <w:t xml:space="preserve"> و </w:t>
      </w:r>
      <w:r w:rsidRPr="00085A80">
        <w:rPr>
          <w:rFonts w:ascii="Times New Roman" w:hAnsi="Times New Roman" w:cs="B Nazanin"/>
          <w:sz w:val="24"/>
          <w:szCs w:val="28"/>
          <w:highlight w:val="yellow"/>
          <w:rPrChange w:id="6301" w:author="SALMANIAN MOHAMMADHASSAN" w:date="2026-09-12T00:28:00Z">
            <w:rPr>
              <w:rFonts w:ascii="Times New Roman" w:hAnsi="Times New Roman" w:cs="B Nazanin"/>
              <w:sz w:val="24"/>
              <w:szCs w:val="28"/>
            </w:rPr>
          </w:rPrChange>
        </w:rPr>
        <w:t>IL</w:t>
      </w:r>
      <w:r w:rsidRPr="00085A80">
        <w:rPr>
          <w:rFonts w:ascii="Times New Roman" w:hAnsi="Times New Roman" w:cs="B Nazanin"/>
          <w:sz w:val="24"/>
          <w:szCs w:val="28"/>
          <w:highlight w:val="yellow"/>
          <w:rPrChange w:id="6302" w:author="SALMANIAN MOHAMMADHASSAN" w:date="2026-09-12T00:28:00Z">
            <w:rPr>
              <w:rFonts w:ascii="Times New Roman" w:hAnsi="Times New Roman" w:cs="B Nazanin"/>
              <w:sz w:val="24"/>
              <w:szCs w:val="28"/>
            </w:rPr>
          </w:rPrChange>
        </w:rPr>
        <w:noBreakHyphen/>
        <w:t>5</w:t>
      </w:r>
      <w:r w:rsidRPr="00085A80">
        <w:rPr>
          <w:rFonts w:ascii="Times New Roman" w:hAnsi="Times New Roman" w:cs="B Nazanin"/>
          <w:sz w:val="24"/>
          <w:szCs w:val="28"/>
          <w:highlight w:val="yellow"/>
          <w:rtl/>
          <w:rPrChange w:id="6303" w:author="SALMANIAN MOHAMMADHASSAN" w:date="2026-09-12T00:28:00Z">
            <w:rPr>
              <w:rFonts w:ascii="Times New Roman" w:hAnsi="Times New Roman" w:cs="B Nazanin"/>
              <w:sz w:val="24"/>
              <w:szCs w:val="28"/>
              <w:rtl/>
            </w:rPr>
          </w:rPrChange>
        </w:rPr>
        <w:t xml:space="preserve"> در گروه‌ها</w:t>
      </w:r>
      <w:r w:rsidRPr="00085A80">
        <w:rPr>
          <w:rFonts w:ascii="Times New Roman" w:hAnsi="Times New Roman" w:cs="B Nazanin" w:hint="cs"/>
          <w:sz w:val="24"/>
          <w:szCs w:val="28"/>
          <w:highlight w:val="yellow"/>
          <w:rtl/>
          <w:rPrChange w:id="6304"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05" w:author="SALMANIAN MOHAMMADHASSAN" w:date="2026-09-12T00:28:00Z">
            <w:rPr>
              <w:rFonts w:ascii="Times New Roman" w:hAnsi="Times New Roman" w:cs="B Nazanin"/>
              <w:sz w:val="24"/>
              <w:szCs w:val="28"/>
              <w:rtl/>
            </w:rPr>
          </w:rPrChange>
        </w:rPr>
        <w:t xml:space="preserve"> ت</w:t>
      </w:r>
      <w:r w:rsidRPr="00085A80">
        <w:rPr>
          <w:rFonts w:ascii="Times New Roman" w:hAnsi="Times New Roman" w:cs="B Nazanin" w:hint="cs"/>
          <w:sz w:val="24"/>
          <w:szCs w:val="28"/>
          <w:highlight w:val="yellow"/>
          <w:rtl/>
          <w:rPrChange w:id="6306" w:author="SALMANIAN MOHAMMADHASSAN" w:date="2026-09-12T00:28:00Z">
            <w:rPr>
              <w:rFonts w:ascii="Times New Roman" w:hAnsi="Times New Roman" w:cs="B Nazanin" w:hint="cs"/>
              <w:sz w:val="24"/>
              <w:szCs w:val="28"/>
              <w:rtl/>
            </w:rPr>
          </w:rPrChange>
        </w:rPr>
        <w:t>یمارشده</w:t>
      </w:r>
      <w:r w:rsidRPr="00085A80">
        <w:rPr>
          <w:rFonts w:ascii="Times New Roman" w:hAnsi="Times New Roman" w:cs="B Nazanin"/>
          <w:sz w:val="24"/>
          <w:szCs w:val="28"/>
          <w:highlight w:val="yellow"/>
          <w:rtl/>
          <w:rPrChange w:id="6307" w:author="SALMANIAN MOHAMMADHASSAN" w:date="2026-09-12T00:28:00Z">
            <w:rPr>
              <w:rFonts w:ascii="Times New Roman" w:hAnsi="Times New Roman" w:cs="B Nazanin"/>
              <w:sz w:val="24"/>
              <w:szCs w:val="28"/>
              <w:rtl/>
            </w:rPr>
          </w:rPrChange>
        </w:rPr>
        <w:t xml:space="preserve"> نشان‌دهنده درگ</w:t>
      </w:r>
      <w:r w:rsidRPr="00085A80">
        <w:rPr>
          <w:rFonts w:ascii="Times New Roman" w:hAnsi="Times New Roman" w:cs="B Nazanin" w:hint="cs"/>
          <w:sz w:val="24"/>
          <w:szCs w:val="28"/>
          <w:highlight w:val="yellow"/>
          <w:rtl/>
          <w:rPrChange w:id="6308" w:author="SALMANIAN MOHAMMADHASSAN" w:date="2026-09-12T00:28:00Z">
            <w:rPr>
              <w:rFonts w:ascii="Times New Roman" w:hAnsi="Times New Roman" w:cs="B Nazanin" w:hint="cs"/>
              <w:sz w:val="24"/>
              <w:szCs w:val="28"/>
              <w:rtl/>
            </w:rPr>
          </w:rPrChange>
        </w:rPr>
        <w:t>یری</w:t>
      </w:r>
      <w:r w:rsidRPr="00085A80">
        <w:rPr>
          <w:rFonts w:ascii="Times New Roman" w:hAnsi="Times New Roman" w:cs="B Nazanin"/>
          <w:sz w:val="24"/>
          <w:szCs w:val="28"/>
          <w:highlight w:val="yellow"/>
          <w:rtl/>
          <w:rPrChange w:id="6309" w:author="SALMANIAN MOHAMMADHASSAN" w:date="2026-09-12T00:28:00Z">
            <w:rPr>
              <w:rFonts w:ascii="Times New Roman" w:hAnsi="Times New Roman" w:cs="B Nazanin"/>
              <w:sz w:val="24"/>
              <w:szCs w:val="28"/>
              <w:rtl/>
            </w:rPr>
          </w:rPrChange>
        </w:rPr>
        <w:t xml:space="preserve"> هم‌زمان شاخه‌ها</w:t>
      </w:r>
      <w:r w:rsidRPr="00085A80">
        <w:rPr>
          <w:rFonts w:ascii="Times New Roman" w:hAnsi="Times New Roman" w:cs="B Nazanin" w:hint="cs"/>
          <w:sz w:val="24"/>
          <w:szCs w:val="28"/>
          <w:highlight w:val="yellow"/>
          <w:rtl/>
          <w:rPrChange w:id="6310"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11" w:author="SALMANIAN MOHAMMADHASSAN" w:date="2026-09-12T00:28:00Z">
            <w:rPr>
              <w:rFonts w:ascii="Times New Roman" w:hAnsi="Times New Roman" w:cs="B Nazanin"/>
              <w:sz w:val="24"/>
              <w:szCs w:val="28"/>
              <w:rtl/>
            </w:rPr>
          </w:rPrChange>
        </w:rPr>
        <w:t xml:space="preserve"> مختلف پاسخ ا</w:t>
      </w:r>
      <w:r w:rsidRPr="00085A80">
        <w:rPr>
          <w:rFonts w:ascii="Times New Roman" w:hAnsi="Times New Roman" w:cs="B Nazanin" w:hint="cs"/>
          <w:sz w:val="24"/>
          <w:szCs w:val="28"/>
          <w:highlight w:val="yellow"/>
          <w:rtl/>
          <w:rPrChange w:id="6312" w:author="SALMANIAN MOHAMMADHASSAN" w:date="2026-09-12T00:28:00Z">
            <w:rPr>
              <w:rFonts w:ascii="Times New Roman" w:hAnsi="Times New Roman" w:cs="B Nazanin" w:hint="cs"/>
              <w:sz w:val="24"/>
              <w:szCs w:val="28"/>
              <w:rtl/>
            </w:rPr>
          </w:rPrChange>
        </w:rPr>
        <w:t>یمنی</w:t>
      </w:r>
      <w:r w:rsidRPr="00085A80">
        <w:rPr>
          <w:rFonts w:ascii="Times New Roman" w:hAnsi="Times New Roman" w:cs="B Nazanin"/>
          <w:sz w:val="24"/>
          <w:szCs w:val="28"/>
          <w:highlight w:val="yellow"/>
          <w:rtl/>
          <w:rPrChange w:id="6313" w:author="SALMANIAN MOHAMMADHASSAN" w:date="2026-09-12T00:28:00Z">
            <w:rPr>
              <w:rFonts w:ascii="Times New Roman" w:hAnsi="Times New Roman" w:cs="B Nazanin"/>
              <w:sz w:val="24"/>
              <w:szCs w:val="28"/>
              <w:rtl/>
            </w:rPr>
          </w:rPrChange>
        </w:rPr>
        <w:t xml:space="preserve"> است. بر اساس ا</w:t>
      </w:r>
      <w:r w:rsidRPr="00085A80">
        <w:rPr>
          <w:rFonts w:ascii="Times New Roman" w:hAnsi="Times New Roman" w:cs="B Nazanin" w:hint="cs"/>
          <w:sz w:val="24"/>
          <w:szCs w:val="28"/>
          <w:highlight w:val="yellow"/>
          <w:rtl/>
          <w:rPrChange w:id="6314" w:author="SALMANIAN MOHAMMADHASSAN" w:date="2026-09-12T00:28:00Z">
            <w:rPr>
              <w:rFonts w:ascii="Times New Roman" w:hAnsi="Times New Roman" w:cs="B Nazanin" w:hint="cs"/>
              <w:sz w:val="24"/>
              <w:szCs w:val="28"/>
              <w:rtl/>
            </w:rPr>
          </w:rPrChange>
        </w:rPr>
        <w:t>ین</w:t>
      </w:r>
      <w:r w:rsidRPr="00085A80">
        <w:rPr>
          <w:rFonts w:ascii="Times New Roman" w:hAnsi="Times New Roman" w:cs="B Nazanin"/>
          <w:sz w:val="24"/>
          <w:szCs w:val="28"/>
          <w:highlight w:val="yellow"/>
          <w:rtl/>
          <w:rPrChange w:id="6315" w:author="SALMANIAN MOHAMMADHASSAN" w:date="2026-09-12T00:28:00Z">
            <w:rPr>
              <w:rFonts w:ascii="Times New Roman" w:hAnsi="Times New Roman" w:cs="B Nazanin"/>
              <w:sz w:val="24"/>
              <w:szCs w:val="28"/>
              <w:rtl/>
            </w:rPr>
          </w:rPrChange>
        </w:rPr>
        <w:t xml:space="preserve"> </w:t>
      </w:r>
      <w:r w:rsidRPr="00085A80">
        <w:rPr>
          <w:rFonts w:ascii="Times New Roman" w:hAnsi="Times New Roman" w:cs="B Nazanin" w:hint="cs"/>
          <w:sz w:val="24"/>
          <w:szCs w:val="28"/>
          <w:highlight w:val="yellow"/>
          <w:rtl/>
          <w:rPrChange w:id="6316" w:author="SALMANIAN MOHAMMADHASSAN" w:date="2026-09-12T00:28:00Z">
            <w:rPr>
              <w:rFonts w:ascii="Times New Roman" w:hAnsi="Times New Roman" w:cs="B Nazanin" w:hint="cs"/>
              <w:sz w:val="24"/>
              <w:szCs w:val="28"/>
              <w:rtl/>
            </w:rPr>
          </w:rPrChange>
        </w:rPr>
        <w:t>یافته‌ها،</w:t>
      </w:r>
      <w:r w:rsidRPr="00085A80">
        <w:rPr>
          <w:rFonts w:ascii="Times New Roman" w:hAnsi="Times New Roman" w:cs="B Nazanin"/>
          <w:sz w:val="24"/>
          <w:szCs w:val="28"/>
          <w:highlight w:val="yellow"/>
          <w:rtl/>
          <w:rPrChange w:id="6317" w:author="SALMANIAN MOHAMMADHASSAN" w:date="2026-09-12T00:28:00Z">
            <w:rPr>
              <w:rFonts w:ascii="Times New Roman" w:hAnsi="Times New Roman" w:cs="B Nazanin"/>
              <w:sz w:val="24"/>
              <w:szCs w:val="28"/>
              <w:rtl/>
            </w:rPr>
          </w:rPrChange>
        </w:rPr>
        <w:t xml:space="preserve"> سازه چنداپ</w:t>
      </w:r>
      <w:r w:rsidRPr="00085A80">
        <w:rPr>
          <w:rFonts w:ascii="Times New Roman" w:hAnsi="Times New Roman" w:cs="B Nazanin" w:hint="cs"/>
          <w:sz w:val="24"/>
          <w:szCs w:val="28"/>
          <w:highlight w:val="yellow"/>
          <w:rtl/>
          <w:rPrChange w:id="6318" w:author="SALMANIAN MOHAMMADHASSAN" w:date="2026-09-12T00:28:00Z">
            <w:rPr>
              <w:rFonts w:ascii="Times New Roman" w:hAnsi="Times New Roman" w:cs="B Nazanin" w:hint="cs"/>
              <w:sz w:val="24"/>
              <w:szCs w:val="28"/>
              <w:rtl/>
            </w:rPr>
          </w:rPrChange>
        </w:rPr>
        <w:t>ی‌توپی</w:t>
      </w:r>
      <w:r w:rsidRPr="00085A80">
        <w:rPr>
          <w:rFonts w:ascii="Times New Roman" w:hAnsi="Times New Roman" w:cs="B Nazanin"/>
          <w:sz w:val="24"/>
          <w:szCs w:val="28"/>
          <w:highlight w:val="yellow"/>
          <w:rtl/>
          <w:rPrChange w:id="6319" w:author="SALMANIAN MOHAMMADHASSAN" w:date="2026-09-12T00:28:00Z">
            <w:rPr>
              <w:rFonts w:ascii="Times New Roman" w:hAnsi="Times New Roman" w:cs="B Nazanin"/>
              <w:sz w:val="24"/>
              <w:szCs w:val="28"/>
              <w:rtl/>
            </w:rPr>
          </w:rPrChange>
        </w:rPr>
        <w:t xml:space="preserve"> مورد بررس</w:t>
      </w:r>
      <w:r w:rsidRPr="00085A80">
        <w:rPr>
          <w:rFonts w:ascii="Times New Roman" w:hAnsi="Times New Roman" w:cs="B Nazanin" w:hint="cs"/>
          <w:sz w:val="24"/>
          <w:szCs w:val="28"/>
          <w:highlight w:val="yellow"/>
          <w:rtl/>
          <w:rPrChange w:id="6320"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21" w:author="SALMANIAN MOHAMMADHASSAN" w:date="2026-09-12T00:28:00Z">
            <w:rPr>
              <w:rFonts w:ascii="Times New Roman" w:hAnsi="Times New Roman" w:cs="B Nazanin"/>
              <w:sz w:val="24"/>
              <w:szCs w:val="28"/>
              <w:rtl/>
            </w:rPr>
          </w:rPrChange>
        </w:rPr>
        <w:t xml:space="preserve"> م</w:t>
      </w:r>
      <w:r w:rsidRPr="00085A80">
        <w:rPr>
          <w:rFonts w:ascii="Times New Roman" w:hAnsi="Times New Roman" w:cs="B Nazanin" w:hint="cs"/>
          <w:sz w:val="24"/>
          <w:szCs w:val="28"/>
          <w:highlight w:val="yellow"/>
          <w:rtl/>
          <w:rPrChange w:id="6322" w:author="SALMANIAN MOHAMMADHASSAN" w:date="2026-09-12T00:28:00Z">
            <w:rPr>
              <w:rFonts w:ascii="Times New Roman" w:hAnsi="Times New Roman" w:cs="B Nazanin" w:hint="cs"/>
              <w:sz w:val="24"/>
              <w:szCs w:val="28"/>
              <w:rtl/>
            </w:rPr>
          </w:rPrChange>
        </w:rPr>
        <w:t>ی‌تواند</w:t>
      </w:r>
      <w:r w:rsidRPr="00085A80">
        <w:rPr>
          <w:rFonts w:ascii="Times New Roman" w:hAnsi="Times New Roman" w:cs="B Nazanin"/>
          <w:sz w:val="24"/>
          <w:szCs w:val="28"/>
          <w:highlight w:val="yellow"/>
          <w:rtl/>
          <w:rPrChange w:id="6323" w:author="SALMANIAN MOHAMMADHASSAN" w:date="2026-09-12T00:28:00Z">
            <w:rPr>
              <w:rFonts w:ascii="Times New Roman" w:hAnsi="Times New Roman" w:cs="B Nazanin"/>
              <w:sz w:val="24"/>
              <w:szCs w:val="28"/>
              <w:rtl/>
            </w:rPr>
          </w:rPrChange>
        </w:rPr>
        <w:t xml:space="preserve"> به‌عنوان </w:t>
      </w:r>
      <w:r w:rsidRPr="00085A80">
        <w:rPr>
          <w:rFonts w:ascii="Times New Roman" w:hAnsi="Times New Roman" w:cs="B Nazanin" w:hint="cs"/>
          <w:sz w:val="24"/>
          <w:szCs w:val="28"/>
          <w:highlight w:val="yellow"/>
          <w:rtl/>
          <w:rPrChange w:id="6324" w:author="SALMANIAN MOHAMMADHASSAN" w:date="2026-09-12T00:28:00Z">
            <w:rPr>
              <w:rFonts w:ascii="Times New Roman" w:hAnsi="Times New Roman" w:cs="B Nazanin" w:hint="cs"/>
              <w:sz w:val="24"/>
              <w:szCs w:val="28"/>
              <w:rtl/>
            </w:rPr>
          </w:rPrChange>
        </w:rPr>
        <w:t>یک</w:t>
      </w:r>
      <w:r w:rsidRPr="00085A80">
        <w:rPr>
          <w:rFonts w:ascii="Times New Roman" w:hAnsi="Times New Roman" w:cs="B Nazanin"/>
          <w:sz w:val="24"/>
          <w:szCs w:val="28"/>
          <w:highlight w:val="yellow"/>
          <w:rtl/>
          <w:rPrChange w:id="6325" w:author="SALMANIAN MOHAMMADHASSAN" w:date="2026-09-12T00:28:00Z">
            <w:rPr>
              <w:rFonts w:ascii="Times New Roman" w:hAnsi="Times New Roman" w:cs="B Nazanin"/>
              <w:sz w:val="24"/>
              <w:szCs w:val="28"/>
              <w:rtl/>
            </w:rPr>
          </w:rPrChange>
        </w:rPr>
        <w:t xml:space="preserve"> کاند</w:t>
      </w:r>
      <w:r w:rsidRPr="00085A80">
        <w:rPr>
          <w:rFonts w:ascii="Times New Roman" w:hAnsi="Times New Roman" w:cs="B Nazanin" w:hint="cs"/>
          <w:sz w:val="24"/>
          <w:szCs w:val="28"/>
          <w:highlight w:val="yellow"/>
          <w:rtl/>
          <w:rPrChange w:id="6326" w:author="SALMANIAN MOHAMMADHASSAN" w:date="2026-09-12T00:28:00Z">
            <w:rPr>
              <w:rFonts w:ascii="Times New Roman" w:hAnsi="Times New Roman" w:cs="B Nazanin" w:hint="cs"/>
              <w:sz w:val="24"/>
              <w:szCs w:val="28"/>
              <w:rtl/>
            </w:rPr>
          </w:rPrChange>
        </w:rPr>
        <w:t>ید</w:t>
      </w:r>
      <w:r w:rsidRPr="00085A80">
        <w:rPr>
          <w:rFonts w:ascii="Times New Roman" w:hAnsi="Times New Roman" w:cs="B Nazanin"/>
          <w:sz w:val="24"/>
          <w:szCs w:val="28"/>
          <w:highlight w:val="yellow"/>
          <w:rtl/>
          <w:rPrChange w:id="6327" w:author="SALMANIAN MOHAMMADHASSAN" w:date="2026-09-12T00:28:00Z">
            <w:rPr>
              <w:rFonts w:ascii="Times New Roman" w:hAnsi="Times New Roman" w:cs="B Nazanin"/>
              <w:sz w:val="24"/>
              <w:szCs w:val="28"/>
              <w:rtl/>
            </w:rPr>
          </w:rPrChange>
        </w:rPr>
        <w:t xml:space="preserve"> بالقوه برا</w:t>
      </w:r>
      <w:r w:rsidRPr="00085A80">
        <w:rPr>
          <w:rFonts w:ascii="Times New Roman" w:hAnsi="Times New Roman" w:cs="B Nazanin" w:hint="cs"/>
          <w:sz w:val="24"/>
          <w:szCs w:val="28"/>
          <w:highlight w:val="yellow"/>
          <w:rtl/>
          <w:rPrChange w:id="6328"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29" w:author="SALMANIAN MOHAMMADHASSAN" w:date="2026-09-12T00:28:00Z">
            <w:rPr>
              <w:rFonts w:ascii="Times New Roman" w:hAnsi="Times New Roman" w:cs="B Nazanin"/>
              <w:sz w:val="24"/>
              <w:szCs w:val="28"/>
              <w:rtl/>
            </w:rPr>
          </w:rPrChange>
        </w:rPr>
        <w:t xml:space="preserve"> ادامه مطالعات در زم</w:t>
      </w:r>
      <w:r w:rsidRPr="00085A80">
        <w:rPr>
          <w:rFonts w:ascii="Times New Roman" w:hAnsi="Times New Roman" w:cs="B Nazanin" w:hint="cs"/>
          <w:sz w:val="24"/>
          <w:szCs w:val="28"/>
          <w:highlight w:val="yellow"/>
          <w:rtl/>
          <w:rPrChange w:id="6330" w:author="SALMANIAN MOHAMMADHASSAN" w:date="2026-09-12T00:28:00Z">
            <w:rPr>
              <w:rFonts w:ascii="Times New Roman" w:hAnsi="Times New Roman" w:cs="B Nazanin" w:hint="cs"/>
              <w:sz w:val="24"/>
              <w:szCs w:val="28"/>
              <w:rtl/>
            </w:rPr>
          </w:rPrChange>
        </w:rPr>
        <w:t>ینه</w:t>
      </w:r>
      <w:r w:rsidRPr="00085A80">
        <w:rPr>
          <w:rFonts w:ascii="Times New Roman" w:hAnsi="Times New Roman" w:cs="B Nazanin"/>
          <w:sz w:val="24"/>
          <w:szCs w:val="28"/>
          <w:highlight w:val="yellow"/>
          <w:rtl/>
          <w:rPrChange w:id="6331" w:author="SALMANIAN MOHAMMADHASSAN" w:date="2026-09-12T00:28:00Z">
            <w:rPr>
              <w:rFonts w:ascii="Times New Roman" w:hAnsi="Times New Roman" w:cs="B Nazanin"/>
              <w:sz w:val="24"/>
              <w:szCs w:val="28"/>
              <w:rtl/>
            </w:rPr>
          </w:rPrChange>
        </w:rPr>
        <w:t xml:space="preserve"> توسعه واکسن عل</w:t>
      </w:r>
      <w:r w:rsidRPr="00085A80">
        <w:rPr>
          <w:rFonts w:ascii="Times New Roman" w:hAnsi="Times New Roman" w:cs="B Nazanin" w:hint="cs"/>
          <w:sz w:val="24"/>
          <w:szCs w:val="28"/>
          <w:highlight w:val="yellow"/>
          <w:rtl/>
          <w:rPrChange w:id="6332" w:author="SALMANIAN MOHAMMADHASSAN" w:date="2026-09-12T00:28:00Z">
            <w:rPr>
              <w:rFonts w:ascii="Times New Roman" w:hAnsi="Times New Roman" w:cs="B Nazanin" w:hint="cs"/>
              <w:sz w:val="24"/>
              <w:szCs w:val="28"/>
              <w:rtl/>
            </w:rPr>
          </w:rPrChange>
        </w:rPr>
        <w:t>یه</w:t>
      </w:r>
      <w:r w:rsidRPr="00085A80">
        <w:rPr>
          <w:rFonts w:ascii="Times New Roman" w:hAnsi="Times New Roman" w:cs="B Nazanin"/>
          <w:sz w:val="24"/>
          <w:szCs w:val="28"/>
          <w:highlight w:val="yellow"/>
          <w:rtl/>
          <w:rPrChange w:id="6333" w:author="SALMANIAN MOHAMMADHASSAN" w:date="2026-09-12T00:28:00Z">
            <w:rPr>
              <w:rFonts w:ascii="Times New Roman" w:hAnsi="Times New Roman" w:cs="B Nazanin"/>
              <w:sz w:val="24"/>
              <w:szCs w:val="28"/>
              <w:rtl/>
            </w:rPr>
          </w:rPrChange>
        </w:rPr>
        <w:t xml:space="preserve"> </w:t>
      </w:r>
      <w:r w:rsidRPr="00085A80">
        <w:rPr>
          <w:rFonts w:ascii="Times New Roman" w:hAnsi="Times New Roman" w:cs="B Nazanin"/>
          <w:sz w:val="24"/>
          <w:szCs w:val="28"/>
          <w:highlight w:val="yellow"/>
          <w:rPrChange w:id="6334" w:author="SALMANIAN MOHAMMADHASSAN" w:date="2026-09-12T00:28:00Z">
            <w:rPr>
              <w:rFonts w:ascii="Times New Roman" w:hAnsi="Times New Roman" w:cs="B Nazanin"/>
              <w:sz w:val="24"/>
              <w:szCs w:val="28"/>
            </w:rPr>
          </w:rPrChange>
        </w:rPr>
        <w:t>WNV</w:t>
      </w:r>
      <w:r w:rsidRPr="00085A80">
        <w:rPr>
          <w:rFonts w:ascii="Times New Roman" w:hAnsi="Times New Roman" w:cs="B Nazanin"/>
          <w:sz w:val="24"/>
          <w:szCs w:val="28"/>
          <w:highlight w:val="yellow"/>
          <w:rtl/>
          <w:rPrChange w:id="6335" w:author="SALMANIAN MOHAMMADHASSAN" w:date="2026-09-12T00:28:00Z">
            <w:rPr>
              <w:rFonts w:ascii="Times New Roman" w:hAnsi="Times New Roman" w:cs="B Nazanin"/>
              <w:sz w:val="24"/>
              <w:szCs w:val="28"/>
              <w:rtl/>
            </w:rPr>
          </w:rPrChange>
        </w:rPr>
        <w:t xml:space="preserve"> در نظر گرفته شود. با ا</w:t>
      </w:r>
      <w:r w:rsidRPr="00085A80">
        <w:rPr>
          <w:rFonts w:ascii="Times New Roman" w:hAnsi="Times New Roman" w:cs="B Nazanin" w:hint="cs"/>
          <w:sz w:val="24"/>
          <w:szCs w:val="28"/>
          <w:highlight w:val="yellow"/>
          <w:rtl/>
          <w:rPrChange w:id="6336" w:author="SALMANIAN MOHAMMADHASSAN" w:date="2026-09-12T00:28:00Z">
            <w:rPr>
              <w:rFonts w:ascii="Times New Roman" w:hAnsi="Times New Roman" w:cs="B Nazanin" w:hint="cs"/>
              <w:sz w:val="24"/>
              <w:szCs w:val="28"/>
              <w:rtl/>
            </w:rPr>
          </w:rPrChange>
        </w:rPr>
        <w:t>ین</w:t>
      </w:r>
      <w:r w:rsidRPr="00085A80">
        <w:rPr>
          <w:rFonts w:ascii="Times New Roman" w:hAnsi="Times New Roman" w:cs="B Nazanin"/>
          <w:sz w:val="24"/>
          <w:szCs w:val="28"/>
          <w:highlight w:val="yellow"/>
          <w:rtl/>
          <w:rPrChange w:id="6337" w:author="SALMANIAN MOHAMMADHASSAN" w:date="2026-09-12T00:28:00Z">
            <w:rPr>
              <w:rFonts w:ascii="Times New Roman" w:hAnsi="Times New Roman" w:cs="B Nazanin"/>
              <w:sz w:val="24"/>
              <w:szCs w:val="28"/>
              <w:rtl/>
            </w:rPr>
          </w:rPrChange>
        </w:rPr>
        <w:t xml:space="preserve"> حال، برا</w:t>
      </w:r>
      <w:r w:rsidRPr="00085A80">
        <w:rPr>
          <w:rFonts w:ascii="Times New Roman" w:hAnsi="Times New Roman" w:cs="B Nazanin" w:hint="cs"/>
          <w:sz w:val="24"/>
          <w:szCs w:val="28"/>
          <w:highlight w:val="yellow"/>
          <w:rtl/>
          <w:rPrChange w:id="6338"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39" w:author="SALMANIAN MOHAMMADHASSAN" w:date="2026-09-12T00:28:00Z">
            <w:rPr>
              <w:rFonts w:ascii="Times New Roman" w:hAnsi="Times New Roman" w:cs="B Nazanin"/>
              <w:sz w:val="24"/>
              <w:szCs w:val="28"/>
              <w:rtl/>
            </w:rPr>
          </w:rPrChange>
        </w:rPr>
        <w:t xml:space="preserve"> ارز</w:t>
      </w:r>
      <w:r w:rsidRPr="00085A80">
        <w:rPr>
          <w:rFonts w:ascii="Times New Roman" w:hAnsi="Times New Roman" w:cs="B Nazanin" w:hint="cs"/>
          <w:sz w:val="24"/>
          <w:szCs w:val="28"/>
          <w:highlight w:val="yellow"/>
          <w:rtl/>
          <w:rPrChange w:id="6340" w:author="SALMANIAN MOHAMMADHASSAN" w:date="2026-09-12T00:28:00Z">
            <w:rPr>
              <w:rFonts w:ascii="Times New Roman" w:hAnsi="Times New Roman" w:cs="B Nazanin" w:hint="cs"/>
              <w:sz w:val="24"/>
              <w:szCs w:val="28"/>
              <w:rtl/>
            </w:rPr>
          </w:rPrChange>
        </w:rPr>
        <w:t>یابی</w:t>
      </w:r>
      <w:r w:rsidRPr="00085A80">
        <w:rPr>
          <w:rFonts w:ascii="Times New Roman" w:hAnsi="Times New Roman" w:cs="B Nazanin"/>
          <w:sz w:val="24"/>
          <w:szCs w:val="28"/>
          <w:highlight w:val="yellow"/>
          <w:rtl/>
          <w:rPrChange w:id="6341" w:author="SALMANIAN MOHAMMADHASSAN" w:date="2026-09-12T00:28:00Z">
            <w:rPr>
              <w:rFonts w:ascii="Times New Roman" w:hAnsi="Times New Roman" w:cs="B Nazanin"/>
              <w:sz w:val="24"/>
              <w:szCs w:val="28"/>
              <w:rtl/>
            </w:rPr>
          </w:rPrChange>
        </w:rPr>
        <w:t xml:space="preserve"> دق</w:t>
      </w:r>
      <w:r w:rsidRPr="00085A80">
        <w:rPr>
          <w:rFonts w:ascii="Times New Roman" w:hAnsi="Times New Roman" w:cs="B Nazanin" w:hint="cs"/>
          <w:sz w:val="24"/>
          <w:szCs w:val="28"/>
          <w:highlight w:val="yellow"/>
          <w:rtl/>
          <w:rPrChange w:id="6342" w:author="SALMANIAN MOHAMMADHASSAN" w:date="2026-09-12T00:28:00Z">
            <w:rPr>
              <w:rFonts w:ascii="Times New Roman" w:hAnsi="Times New Roman" w:cs="B Nazanin" w:hint="cs"/>
              <w:sz w:val="24"/>
              <w:szCs w:val="28"/>
              <w:rtl/>
            </w:rPr>
          </w:rPrChange>
        </w:rPr>
        <w:t>یق</w:t>
      </w:r>
      <w:r w:rsidRPr="00085A80">
        <w:rPr>
          <w:rFonts w:ascii="Times New Roman" w:hAnsi="Times New Roman" w:cs="B Nazanin"/>
          <w:sz w:val="24"/>
          <w:szCs w:val="28"/>
          <w:highlight w:val="yellow"/>
          <w:rtl/>
          <w:rPrChange w:id="6343" w:author="SALMANIAN MOHAMMADHASSAN" w:date="2026-09-12T00:28:00Z">
            <w:rPr>
              <w:rFonts w:ascii="Times New Roman" w:hAnsi="Times New Roman" w:cs="B Nazanin"/>
              <w:sz w:val="24"/>
              <w:szCs w:val="28"/>
              <w:rtl/>
            </w:rPr>
          </w:rPrChange>
        </w:rPr>
        <w:t xml:space="preserve"> کارا</w:t>
      </w:r>
      <w:r w:rsidRPr="00085A80">
        <w:rPr>
          <w:rFonts w:ascii="Times New Roman" w:hAnsi="Times New Roman" w:cs="B Nazanin" w:hint="cs"/>
          <w:sz w:val="24"/>
          <w:szCs w:val="28"/>
          <w:highlight w:val="yellow"/>
          <w:rtl/>
          <w:rPrChange w:id="6344" w:author="SALMANIAN MOHAMMADHASSAN" w:date="2026-09-12T00:28:00Z">
            <w:rPr>
              <w:rFonts w:ascii="Times New Roman" w:hAnsi="Times New Roman" w:cs="B Nazanin" w:hint="cs"/>
              <w:sz w:val="24"/>
              <w:szCs w:val="28"/>
              <w:rtl/>
            </w:rPr>
          </w:rPrChange>
        </w:rPr>
        <w:t>یی</w:t>
      </w:r>
      <w:r w:rsidRPr="00085A80">
        <w:rPr>
          <w:rFonts w:ascii="Times New Roman" w:hAnsi="Times New Roman" w:cs="B Nazanin"/>
          <w:sz w:val="24"/>
          <w:szCs w:val="28"/>
          <w:highlight w:val="yellow"/>
          <w:rtl/>
          <w:rPrChange w:id="6345" w:author="SALMANIAN MOHAMMADHASSAN" w:date="2026-09-12T00:28:00Z">
            <w:rPr>
              <w:rFonts w:ascii="Times New Roman" w:hAnsi="Times New Roman" w:cs="B Nazanin"/>
              <w:sz w:val="24"/>
              <w:szCs w:val="28"/>
              <w:rtl/>
            </w:rPr>
          </w:rPrChange>
        </w:rPr>
        <w:t xml:space="preserve"> حفاظت</w:t>
      </w:r>
      <w:r w:rsidRPr="00085A80">
        <w:rPr>
          <w:rFonts w:ascii="Times New Roman" w:hAnsi="Times New Roman" w:cs="B Nazanin" w:hint="cs"/>
          <w:sz w:val="24"/>
          <w:szCs w:val="28"/>
          <w:highlight w:val="yellow"/>
          <w:rtl/>
          <w:rPrChange w:id="6346"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47" w:author="SALMANIAN MOHAMMADHASSAN" w:date="2026-09-12T00:28:00Z">
            <w:rPr>
              <w:rFonts w:ascii="Times New Roman" w:hAnsi="Times New Roman" w:cs="B Nazanin"/>
              <w:sz w:val="24"/>
              <w:szCs w:val="28"/>
              <w:rtl/>
            </w:rPr>
          </w:rPrChange>
        </w:rPr>
        <w:t xml:space="preserve"> و پا</w:t>
      </w:r>
      <w:r w:rsidRPr="00085A80">
        <w:rPr>
          <w:rFonts w:ascii="Times New Roman" w:hAnsi="Times New Roman" w:cs="B Nazanin" w:hint="cs"/>
          <w:sz w:val="24"/>
          <w:szCs w:val="28"/>
          <w:highlight w:val="yellow"/>
          <w:rtl/>
          <w:rPrChange w:id="6348" w:author="SALMANIAN MOHAMMADHASSAN" w:date="2026-09-12T00:28:00Z">
            <w:rPr>
              <w:rFonts w:ascii="Times New Roman" w:hAnsi="Times New Roman" w:cs="B Nazanin" w:hint="cs"/>
              <w:sz w:val="24"/>
              <w:szCs w:val="28"/>
              <w:rtl/>
            </w:rPr>
          </w:rPrChange>
        </w:rPr>
        <w:t>یداری</w:t>
      </w:r>
      <w:r w:rsidRPr="00085A80">
        <w:rPr>
          <w:rFonts w:ascii="Times New Roman" w:hAnsi="Times New Roman" w:cs="B Nazanin"/>
          <w:sz w:val="24"/>
          <w:szCs w:val="28"/>
          <w:highlight w:val="yellow"/>
          <w:rtl/>
          <w:rPrChange w:id="6349" w:author="SALMANIAN MOHAMMADHASSAN" w:date="2026-09-12T00:28:00Z">
            <w:rPr>
              <w:rFonts w:ascii="Times New Roman" w:hAnsi="Times New Roman" w:cs="B Nazanin"/>
              <w:sz w:val="24"/>
              <w:szCs w:val="28"/>
              <w:rtl/>
            </w:rPr>
          </w:rPrChange>
        </w:rPr>
        <w:t xml:space="preserve"> پاسخ‌ها</w:t>
      </w:r>
      <w:r w:rsidRPr="00085A80">
        <w:rPr>
          <w:rFonts w:ascii="Times New Roman" w:hAnsi="Times New Roman" w:cs="B Nazanin" w:hint="cs"/>
          <w:sz w:val="24"/>
          <w:szCs w:val="28"/>
          <w:highlight w:val="yellow"/>
          <w:rtl/>
          <w:rPrChange w:id="6350"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51" w:author="SALMANIAN MOHAMMADHASSAN" w:date="2026-09-12T00:28:00Z">
            <w:rPr>
              <w:rFonts w:ascii="Times New Roman" w:hAnsi="Times New Roman" w:cs="B Nazanin"/>
              <w:sz w:val="24"/>
              <w:szCs w:val="28"/>
              <w:rtl/>
            </w:rPr>
          </w:rPrChange>
        </w:rPr>
        <w:t xml:space="preserve"> ا</w:t>
      </w:r>
      <w:r w:rsidRPr="00085A80">
        <w:rPr>
          <w:rFonts w:ascii="Times New Roman" w:hAnsi="Times New Roman" w:cs="B Nazanin" w:hint="cs"/>
          <w:sz w:val="24"/>
          <w:szCs w:val="28"/>
          <w:highlight w:val="yellow"/>
          <w:rtl/>
          <w:rPrChange w:id="6352" w:author="SALMANIAN MOHAMMADHASSAN" w:date="2026-09-12T00:28:00Z">
            <w:rPr>
              <w:rFonts w:ascii="Times New Roman" w:hAnsi="Times New Roman" w:cs="B Nazanin" w:hint="cs"/>
              <w:sz w:val="24"/>
              <w:szCs w:val="28"/>
              <w:rtl/>
            </w:rPr>
          </w:rPrChange>
        </w:rPr>
        <w:t>یمنی،</w:t>
      </w:r>
      <w:r w:rsidRPr="00085A80">
        <w:rPr>
          <w:rFonts w:ascii="Times New Roman" w:hAnsi="Times New Roman" w:cs="B Nazanin"/>
          <w:sz w:val="24"/>
          <w:szCs w:val="28"/>
          <w:highlight w:val="yellow"/>
          <w:rtl/>
          <w:rPrChange w:id="6353" w:author="SALMANIAN MOHAMMADHASSAN" w:date="2026-09-12T00:28:00Z">
            <w:rPr>
              <w:rFonts w:ascii="Times New Roman" w:hAnsi="Times New Roman" w:cs="B Nazanin"/>
              <w:sz w:val="24"/>
              <w:szCs w:val="28"/>
              <w:rtl/>
            </w:rPr>
          </w:rPrChange>
        </w:rPr>
        <w:t xml:space="preserve"> انجام مطالعات تکم</w:t>
      </w:r>
      <w:r w:rsidRPr="00085A80">
        <w:rPr>
          <w:rFonts w:ascii="Times New Roman" w:hAnsi="Times New Roman" w:cs="B Nazanin" w:hint="cs"/>
          <w:sz w:val="24"/>
          <w:szCs w:val="28"/>
          <w:highlight w:val="yellow"/>
          <w:rtl/>
          <w:rPrChange w:id="6354" w:author="SALMANIAN MOHAMMADHASSAN" w:date="2026-09-12T00:28:00Z">
            <w:rPr>
              <w:rFonts w:ascii="Times New Roman" w:hAnsi="Times New Roman" w:cs="B Nazanin" w:hint="cs"/>
              <w:sz w:val="24"/>
              <w:szCs w:val="28"/>
              <w:rtl/>
            </w:rPr>
          </w:rPrChange>
        </w:rPr>
        <w:t>یلی</w:t>
      </w:r>
      <w:r w:rsidRPr="00085A80">
        <w:rPr>
          <w:rFonts w:ascii="Times New Roman" w:hAnsi="Times New Roman" w:cs="B Nazanin"/>
          <w:sz w:val="24"/>
          <w:szCs w:val="28"/>
          <w:highlight w:val="yellow"/>
          <w:rtl/>
          <w:rPrChange w:id="6355" w:author="SALMANIAN MOHAMMADHASSAN" w:date="2026-09-12T00:28:00Z">
            <w:rPr>
              <w:rFonts w:ascii="Times New Roman" w:hAnsi="Times New Roman" w:cs="B Nazanin"/>
              <w:sz w:val="24"/>
              <w:szCs w:val="28"/>
              <w:rtl/>
            </w:rPr>
          </w:rPrChange>
        </w:rPr>
        <w:t xml:space="preserve"> از جمله آزمون‌ها</w:t>
      </w:r>
      <w:r w:rsidRPr="00085A80">
        <w:rPr>
          <w:rFonts w:ascii="Times New Roman" w:hAnsi="Times New Roman" w:cs="B Nazanin" w:hint="cs"/>
          <w:sz w:val="24"/>
          <w:szCs w:val="28"/>
          <w:highlight w:val="yellow"/>
          <w:rtl/>
          <w:rPrChange w:id="6356"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57" w:author="SALMANIAN MOHAMMADHASSAN" w:date="2026-09-12T00:28:00Z">
            <w:rPr>
              <w:rFonts w:ascii="Times New Roman" w:hAnsi="Times New Roman" w:cs="B Nazanin"/>
              <w:sz w:val="24"/>
              <w:szCs w:val="28"/>
              <w:rtl/>
            </w:rPr>
          </w:rPrChange>
        </w:rPr>
        <w:t xml:space="preserve"> چالش و</w:t>
      </w:r>
      <w:r w:rsidRPr="00085A80">
        <w:rPr>
          <w:rFonts w:ascii="Times New Roman" w:hAnsi="Times New Roman" w:cs="B Nazanin" w:hint="cs"/>
          <w:sz w:val="24"/>
          <w:szCs w:val="28"/>
          <w:highlight w:val="yellow"/>
          <w:rtl/>
          <w:rPrChange w:id="6358" w:author="SALMANIAN MOHAMMADHASSAN" w:date="2026-09-12T00:28:00Z">
            <w:rPr>
              <w:rFonts w:ascii="Times New Roman" w:hAnsi="Times New Roman" w:cs="B Nazanin" w:hint="cs"/>
              <w:sz w:val="24"/>
              <w:szCs w:val="28"/>
              <w:rtl/>
            </w:rPr>
          </w:rPrChange>
        </w:rPr>
        <w:t>یروسی</w:t>
      </w:r>
      <w:r w:rsidRPr="00085A80">
        <w:rPr>
          <w:rFonts w:ascii="Times New Roman" w:hAnsi="Times New Roman" w:cs="B Nazanin"/>
          <w:sz w:val="24"/>
          <w:szCs w:val="28"/>
          <w:highlight w:val="yellow"/>
          <w:rtl/>
          <w:rPrChange w:id="6359" w:author="SALMANIAN MOHAMMADHASSAN" w:date="2026-09-12T00:28:00Z">
            <w:rPr>
              <w:rFonts w:ascii="Times New Roman" w:hAnsi="Times New Roman" w:cs="B Nazanin"/>
              <w:sz w:val="24"/>
              <w:szCs w:val="28"/>
              <w:rtl/>
            </w:rPr>
          </w:rPrChange>
        </w:rPr>
        <w:t xml:space="preserve"> ضرور</w:t>
      </w:r>
      <w:r w:rsidRPr="00085A80">
        <w:rPr>
          <w:rFonts w:ascii="Times New Roman" w:hAnsi="Times New Roman" w:cs="B Nazanin" w:hint="cs"/>
          <w:sz w:val="24"/>
          <w:szCs w:val="28"/>
          <w:highlight w:val="yellow"/>
          <w:rtl/>
          <w:rPrChange w:id="6360" w:author="SALMANIAN MOHAMMADHASSAN" w:date="2026-09-12T00:28:00Z">
            <w:rPr>
              <w:rFonts w:ascii="Times New Roman" w:hAnsi="Times New Roman" w:cs="B Nazanin" w:hint="cs"/>
              <w:sz w:val="24"/>
              <w:szCs w:val="28"/>
              <w:rtl/>
            </w:rPr>
          </w:rPrChange>
        </w:rPr>
        <w:t>ی</w:t>
      </w:r>
      <w:r w:rsidRPr="00085A80">
        <w:rPr>
          <w:rFonts w:ascii="Times New Roman" w:hAnsi="Times New Roman" w:cs="B Nazanin"/>
          <w:sz w:val="24"/>
          <w:szCs w:val="28"/>
          <w:highlight w:val="yellow"/>
          <w:rtl/>
          <w:rPrChange w:id="6361" w:author="SALMANIAN MOHAMMADHASSAN" w:date="2026-09-12T00:28:00Z">
            <w:rPr>
              <w:rFonts w:ascii="Times New Roman" w:hAnsi="Times New Roman" w:cs="B Nazanin"/>
              <w:sz w:val="24"/>
              <w:szCs w:val="28"/>
              <w:rtl/>
            </w:rPr>
          </w:rPrChange>
        </w:rPr>
        <w:t xml:space="preserve"> خواهد بود.</w:t>
      </w:r>
      <w:ins w:id="6362" w:author="SALMANIAN MOHAMMADHASSAN" w:date="2026-09-12T00:28:00Z">
        <w:r w:rsidR="00085A80">
          <w:rPr>
            <w:rFonts w:ascii="Times New Roman" w:hAnsi="Times New Roman" w:cs="B Nazanin" w:hint="cs"/>
            <w:sz w:val="24"/>
            <w:szCs w:val="28"/>
            <w:rtl/>
          </w:rPr>
          <w:t xml:space="preserve"> این جملات </w:t>
        </w:r>
        <w:r w:rsidR="00770F93">
          <w:rPr>
            <w:rFonts w:ascii="Times New Roman" w:hAnsi="Times New Roman" w:cs="B Nazanin" w:hint="cs"/>
            <w:sz w:val="24"/>
            <w:szCs w:val="28"/>
            <w:rtl/>
          </w:rPr>
          <w:t xml:space="preserve">را قبلا و در انتهای بسیاری از پاراگراف ها آورده اید. به </w:t>
        </w:r>
      </w:ins>
      <w:ins w:id="6363" w:author="SALMANIAN MOHAMMADHASSAN" w:date="2026-09-12T00:29:00Z">
        <w:r w:rsidR="00770F93">
          <w:rPr>
            <w:rFonts w:ascii="Times New Roman" w:hAnsi="Times New Roman" w:cs="B Nazanin" w:hint="cs"/>
            <w:sz w:val="24"/>
            <w:szCs w:val="28"/>
            <w:rtl/>
          </w:rPr>
          <w:t xml:space="preserve">نظر می رسد که باید روی </w:t>
        </w:r>
        <w:r w:rsidR="00F85747">
          <w:rPr>
            <w:rFonts w:ascii="Times New Roman" w:hAnsi="Times New Roman" w:cs="B Nazanin" w:hint="cs"/>
            <w:sz w:val="24"/>
            <w:szCs w:val="28"/>
            <w:rtl/>
          </w:rPr>
          <w:t>ادبیات فاخر در بخش بحث بیشتر کار کنید. همین اواخر که پایان نامه آقا</w:t>
        </w:r>
      </w:ins>
      <w:ins w:id="6364" w:author="SALMANIAN MOHAMMADHASSAN" w:date="2026-09-12T00:30:00Z">
        <w:r w:rsidR="008F1D44">
          <w:rPr>
            <w:rFonts w:ascii="Times New Roman" w:hAnsi="Times New Roman" w:cs="B Nazanin" w:hint="cs"/>
            <w:sz w:val="24"/>
            <w:szCs w:val="28"/>
            <w:rtl/>
          </w:rPr>
          <w:t xml:space="preserve">ی شجاعی را تنظیم میکردیم، این مباحث به خوبی </w:t>
        </w:r>
        <w:r w:rsidR="00F970AB">
          <w:rPr>
            <w:rFonts w:ascii="Times New Roman" w:hAnsi="Times New Roman" w:cs="B Nazanin" w:hint="cs"/>
            <w:sz w:val="24"/>
            <w:szCs w:val="28"/>
            <w:rtl/>
          </w:rPr>
          <w:t>مورد توجه قرار گرفته و اجرایی هم شده است. شاید بتوانید از آن ال</w:t>
        </w:r>
      </w:ins>
      <w:ins w:id="6365" w:author="SALMANIAN MOHAMMADHASSAN" w:date="2026-09-12T00:31:00Z">
        <w:r w:rsidR="00F970AB">
          <w:rPr>
            <w:rFonts w:ascii="Times New Roman" w:hAnsi="Times New Roman" w:cs="B Nazanin" w:hint="cs"/>
            <w:sz w:val="24"/>
            <w:szCs w:val="28"/>
            <w:rtl/>
          </w:rPr>
          <w:t xml:space="preserve">گو نیز استفاده فرمایید. </w:t>
        </w:r>
      </w:ins>
    </w:p>
    <w:p w14:paraId="5F7ED198" w14:textId="77777777" w:rsidR="001F056E" w:rsidRPr="00AA75E7" w:rsidRDefault="001F056E" w:rsidP="00A2596F">
      <w:pPr>
        <w:spacing w:line="360" w:lineRule="auto"/>
        <w:jc w:val="both"/>
        <w:rPr>
          <w:rFonts w:ascii="Times New Roman" w:hAnsi="Times New Roman" w:cs="B Nazanin"/>
          <w:sz w:val="24"/>
          <w:szCs w:val="28"/>
          <w:rtl/>
        </w:rPr>
      </w:pPr>
      <w:r w:rsidRPr="00AA75E7">
        <w:rPr>
          <w:rFonts w:ascii="Times New Roman" w:hAnsi="Times New Roman" w:cs="B Nazanin" w:hint="cs"/>
          <w:sz w:val="24"/>
          <w:szCs w:val="28"/>
          <w:rtl/>
        </w:rPr>
        <w:t>پیشنهاد</w:t>
      </w:r>
      <w:r>
        <w:rPr>
          <w:rFonts w:ascii="Times New Roman" w:hAnsi="Times New Roman" w:cs="B Nazanin" w:hint="cs"/>
          <w:sz w:val="24"/>
          <w:szCs w:val="28"/>
          <w:rtl/>
        </w:rPr>
        <w:t>ات:</w:t>
      </w:r>
    </w:p>
    <w:p w14:paraId="5F7ED199" w14:textId="77777777" w:rsidR="001F056E" w:rsidRPr="00352DC0" w:rsidRDefault="001F056E" w:rsidP="00A2596F">
      <w:pPr>
        <w:spacing w:line="360" w:lineRule="auto"/>
        <w:ind w:left="566"/>
        <w:jc w:val="both"/>
        <w:rPr>
          <w:rFonts w:ascii="Times New Roman" w:hAnsi="Times New Roman" w:cs="B Nazanin"/>
          <w:sz w:val="24"/>
          <w:szCs w:val="28"/>
        </w:rPr>
      </w:pPr>
      <w:r w:rsidRPr="00352DC0">
        <w:rPr>
          <w:rFonts w:ascii="Sakkal Majalla" w:hAnsi="Sakkal Majalla" w:cs="Sakkal Majalla" w:hint="eastAsia"/>
          <w:sz w:val="24"/>
          <w:szCs w:val="28"/>
          <w:rtl/>
        </w:rPr>
        <w:lastRenderedPageBreak/>
        <w:t>•</w:t>
      </w:r>
      <w:r w:rsidRPr="00352DC0">
        <w:rPr>
          <w:rFonts w:ascii="Times New Roman" w:hAnsi="Times New Roman" w:cs="B Nazanin"/>
          <w:sz w:val="24"/>
          <w:szCs w:val="28"/>
          <w:rtl/>
        </w:rPr>
        <w:t xml:space="preserve"> گسترش بررس</w:t>
      </w:r>
      <w:r w:rsidRPr="00352DC0">
        <w:rPr>
          <w:rFonts w:ascii="Times New Roman" w:hAnsi="Times New Roman" w:cs="B Nazanin" w:hint="cs"/>
          <w:sz w:val="24"/>
          <w:szCs w:val="28"/>
          <w:rtl/>
        </w:rPr>
        <w:t>ی‌ها</w:t>
      </w:r>
      <w:r w:rsidRPr="00352DC0">
        <w:rPr>
          <w:rFonts w:ascii="Times New Roman" w:hAnsi="Times New Roman" w:cs="B Nazanin"/>
          <w:sz w:val="24"/>
          <w:szCs w:val="28"/>
          <w:rtl/>
        </w:rPr>
        <w:t xml:space="preserve"> به سا</w:t>
      </w:r>
      <w:r w:rsidRPr="00352DC0">
        <w:rPr>
          <w:rFonts w:ascii="Times New Roman" w:hAnsi="Times New Roman" w:cs="B Nazanin" w:hint="cs"/>
          <w:sz w:val="24"/>
          <w:szCs w:val="28"/>
          <w:rtl/>
        </w:rPr>
        <w:t>ی</w:t>
      </w:r>
      <w:r w:rsidRPr="00DF719B">
        <w:rPr>
          <w:rFonts w:ascii="Times New Roman" w:hAnsi="Times New Roman" w:cs="B Nazanin" w:hint="cs"/>
          <w:sz w:val="24"/>
          <w:szCs w:val="28"/>
          <w:rtl/>
        </w:rPr>
        <w:t>ر</w:t>
      </w:r>
      <w:r w:rsidRPr="00DF719B">
        <w:rPr>
          <w:rFonts w:ascii="Times New Roman" w:hAnsi="Times New Roman" w:cs="B Nazanin"/>
          <w:sz w:val="24"/>
          <w:szCs w:val="28"/>
          <w:rtl/>
        </w:rPr>
        <w:t xml:space="preserve"> گونه‌ها</w:t>
      </w:r>
      <w:r w:rsidRPr="00DF719B">
        <w:rPr>
          <w:rFonts w:ascii="Times New Roman" w:hAnsi="Times New Roman" w:cs="B Nazanin" w:hint="cs"/>
          <w:sz w:val="24"/>
          <w:szCs w:val="28"/>
          <w:rtl/>
        </w:rPr>
        <w:t>ی</w:t>
      </w:r>
      <w:r w:rsidRPr="00DF719B">
        <w:rPr>
          <w:rFonts w:ascii="Times New Roman" w:hAnsi="Times New Roman" w:cs="B Nazanin"/>
          <w:sz w:val="24"/>
          <w:szCs w:val="28"/>
          <w:rtl/>
        </w:rPr>
        <w:t xml:space="preserve"> </w:t>
      </w:r>
      <w:r w:rsidRPr="00DF719B">
        <w:rPr>
          <w:rFonts w:ascii="Times New Roman" w:hAnsi="Times New Roman" w:cs="B Nazanin"/>
          <w:i/>
          <w:iCs/>
          <w:sz w:val="24"/>
          <w:szCs w:val="28"/>
        </w:rPr>
        <w:t>Lemna</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یا</w:t>
      </w:r>
      <w:r w:rsidRPr="00DF719B">
        <w:rPr>
          <w:rFonts w:ascii="Times New Roman" w:hAnsi="Times New Roman" w:cs="B Nazanin"/>
          <w:sz w:val="24"/>
          <w:szCs w:val="28"/>
          <w:rtl/>
        </w:rPr>
        <w:t xml:space="preserve"> س</w:t>
      </w:r>
      <w:r w:rsidRPr="00DF719B">
        <w:rPr>
          <w:rFonts w:ascii="Times New Roman" w:hAnsi="Times New Roman" w:cs="B Nazanin" w:hint="cs"/>
          <w:sz w:val="24"/>
          <w:szCs w:val="28"/>
          <w:rtl/>
        </w:rPr>
        <w:t>یستم‌های</w:t>
      </w:r>
      <w:r w:rsidRPr="00DF719B">
        <w:rPr>
          <w:rFonts w:ascii="Times New Roman" w:hAnsi="Times New Roman" w:cs="B Nazanin"/>
          <w:sz w:val="24"/>
          <w:szCs w:val="28"/>
          <w:rtl/>
        </w:rPr>
        <w:t xml:space="preserve"> گ</w:t>
      </w:r>
      <w:r w:rsidRPr="00DF719B">
        <w:rPr>
          <w:rFonts w:ascii="Times New Roman" w:hAnsi="Times New Roman" w:cs="B Nazanin" w:hint="cs"/>
          <w:sz w:val="24"/>
          <w:szCs w:val="28"/>
          <w:rtl/>
        </w:rPr>
        <w:t>یاهی</w:t>
      </w:r>
      <w:r w:rsidRPr="00DF719B">
        <w:rPr>
          <w:rFonts w:ascii="Times New Roman" w:hAnsi="Times New Roman" w:cs="B Nazanin"/>
          <w:sz w:val="24"/>
          <w:szCs w:val="28"/>
          <w:rtl/>
        </w:rPr>
        <w:t xml:space="preserve"> مشابه، به‌منظور مقا</w:t>
      </w:r>
      <w:r w:rsidRPr="00DF719B">
        <w:rPr>
          <w:rFonts w:ascii="Times New Roman" w:hAnsi="Times New Roman" w:cs="B Nazanin" w:hint="cs"/>
          <w:sz w:val="24"/>
          <w:szCs w:val="28"/>
          <w:rtl/>
        </w:rPr>
        <w:t>یسه</w:t>
      </w:r>
      <w:r w:rsidRPr="00DF719B">
        <w:rPr>
          <w:rFonts w:ascii="Times New Roman" w:hAnsi="Times New Roman" w:cs="B Nazanin"/>
          <w:sz w:val="24"/>
          <w:szCs w:val="28"/>
          <w:rtl/>
        </w:rPr>
        <w:t xml:space="preserve"> بازده تول</w:t>
      </w:r>
      <w:r w:rsidRPr="00DF719B">
        <w:rPr>
          <w:rFonts w:ascii="Times New Roman" w:hAnsi="Times New Roman" w:cs="B Nazanin" w:hint="cs"/>
          <w:sz w:val="24"/>
          <w:szCs w:val="28"/>
          <w:rtl/>
        </w:rPr>
        <w:t>ید،</w:t>
      </w:r>
      <w:r w:rsidRPr="00DF719B">
        <w:rPr>
          <w:rFonts w:ascii="Times New Roman" w:hAnsi="Times New Roman" w:cs="B Nazanin"/>
          <w:sz w:val="24"/>
          <w:szCs w:val="28"/>
          <w:rtl/>
        </w:rPr>
        <w:t xml:space="preserve"> پا</w:t>
      </w:r>
      <w:r w:rsidRPr="00DF719B">
        <w:rPr>
          <w:rFonts w:ascii="Times New Roman" w:hAnsi="Times New Roman" w:cs="B Nazanin" w:hint="cs"/>
          <w:sz w:val="24"/>
          <w:szCs w:val="28"/>
          <w:rtl/>
        </w:rPr>
        <w:t>یداری</w:t>
      </w:r>
      <w:r w:rsidRPr="00DF719B">
        <w:rPr>
          <w:rFonts w:ascii="Times New Roman" w:hAnsi="Times New Roman" w:cs="B Nazanin"/>
          <w:sz w:val="24"/>
          <w:szCs w:val="28"/>
          <w:rtl/>
        </w:rPr>
        <w:t xml:space="preserve"> پروتئ</w:t>
      </w:r>
      <w:r w:rsidRPr="00DF719B">
        <w:rPr>
          <w:rFonts w:ascii="Times New Roman" w:hAnsi="Times New Roman" w:cs="B Nazanin" w:hint="cs"/>
          <w:sz w:val="24"/>
          <w:szCs w:val="28"/>
          <w:rtl/>
        </w:rPr>
        <w:t>ین</w:t>
      </w:r>
      <w:r w:rsidRPr="00DF719B">
        <w:rPr>
          <w:rFonts w:ascii="Times New Roman" w:hAnsi="Times New Roman" w:cs="B Nazanin"/>
          <w:sz w:val="24"/>
          <w:szCs w:val="28"/>
          <w:rtl/>
        </w:rPr>
        <w:t xml:space="preserve"> و امکان‌سنج</w:t>
      </w:r>
      <w:r w:rsidRPr="00DF719B">
        <w:rPr>
          <w:rFonts w:ascii="Times New Roman" w:hAnsi="Times New Roman" w:cs="B Nazanin" w:hint="cs"/>
          <w:sz w:val="24"/>
          <w:szCs w:val="28"/>
          <w:rtl/>
        </w:rPr>
        <w:t>ی</w:t>
      </w:r>
      <w:r w:rsidRPr="00DF719B">
        <w:rPr>
          <w:rFonts w:ascii="Times New Roman" w:hAnsi="Times New Roman" w:cs="B Nazanin"/>
          <w:sz w:val="24"/>
          <w:szCs w:val="28"/>
          <w:rtl/>
        </w:rPr>
        <w:t xml:space="preserve"> صنعت</w:t>
      </w:r>
      <w:r w:rsidRPr="00DF719B">
        <w:rPr>
          <w:rFonts w:ascii="Times New Roman" w:hAnsi="Times New Roman" w:cs="B Nazanin" w:hint="cs"/>
          <w:sz w:val="24"/>
          <w:szCs w:val="28"/>
          <w:rtl/>
        </w:rPr>
        <w:t>ی‌سازی</w:t>
      </w:r>
      <w:r w:rsidRPr="00DF719B">
        <w:rPr>
          <w:rFonts w:ascii="Times New Roman" w:hAnsi="Times New Roman" w:cs="B Nazanin"/>
          <w:sz w:val="24"/>
          <w:szCs w:val="28"/>
          <w:rtl/>
        </w:rPr>
        <w:t>.</w:t>
      </w:r>
    </w:p>
    <w:p w14:paraId="5F7ED19A" w14:textId="77777777" w:rsidR="001F056E" w:rsidRPr="00352DC0" w:rsidRDefault="001F056E" w:rsidP="00A2596F">
      <w:pPr>
        <w:spacing w:line="360" w:lineRule="auto"/>
        <w:ind w:left="566"/>
        <w:jc w:val="both"/>
        <w:rPr>
          <w:rFonts w:ascii="Times New Roman" w:hAnsi="Times New Roman" w:cs="B Nazanin"/>
          <w:sz w:val="24"/>
          <w:szCs w:val="28"/>
          <w:rtl/>
        </w:rPr>
      </w:pPr>
      <w:r w:rsidRPr="00352DC0">
        <w:rPr>
          <w:rFonts w:ascii="Times New Roman" w:hAnsi="Times New Roman" w:cs="Times New Roman" w:hint="eastAsia"/>
          <w:sz w:val="24"/>
          <w:szCs w:val="28"/>
          <w:rtl/>
        </w:rPr>
        <w:t>•</w:t>
      </w:r>
      <w:r w:rsidRPr="00352DC0">
        <w:rPr>
          <w:rFonts w:ascii="Times New Roman" w:hAnsi="Times New Roman" w:cs="B Nazanin"/>
          <w:sz w:val="24"/>
          <w:szCs w:val="28"/>
          <w:rtl/>
        </w:rPr>
        <w:t xml:space="preserve"> ارز</w:t>
      </w:r>
      <w:r w:rsidRPr="00352DC0">
        <w:rPr>
          <w:rFonts w:ascii="Times New Roman" w:hAnsi="Times New Roman" w:cs="B Nazanin" w:hint="cs"/>
          <w:sz w:val="24"/>
          <w:szCs w:val="28"/>
          <w:rtl/>
        </w:rPr>
        <w:t>یابی</w:t>
      </w:r>
      <w:r w:rsidRPr="00352DC0">
        <w:rPr>
          <w:rFonts w:ascii="Times New Roman" w:hAnsi="Times New Roman" w:cs="B Nazanin"/>
          <w:sz w:val="24"/>
          <w:szCs w:val="28"/>
          <w:rtl/>
        </w:rPr>
        <w:t xml:space="preserve"> س</w:t>
      </w:r>
      <w:r w:rsidRPr="00352DC0">
        <w:rPr>
          <w:rFonts w:ascii="Times New Roman" w:hAnsi="Times New Roman" w:cs="B Nazanin" w:hint="cs"/>
          <w:sz w:val="24"/>
          <w:szCs w:val="28"/>
          <w:rtl/>
        </w:rPr>
        <w:t>یستم‌های</w:t>
      </w:r>
      <w:r w:rsidRPr="00352DC0">
        <w:rPr>
          <w:rFonts w:ascii="Times New Roman" w:hAnsi="Times New Roman" w:cs="B Nazanin"/>
          <w:sz w:val="24"/>
          <w:szCs w:val="28"/>
          <w:rtl/>
        </w:rPr>
        <w:t xml:space="preserve"> گ</w:t>
      </w:r>
      <w:r w:rsidRPr="00352DC0">
        <w:rPr>
          <w:rFonts w:ascii="Times New Roman" w:hAnsi="Times New Roman" w:cs="B Nazanin" w:hint="cs"/>
          <w:sz w:val="24"/>
          <w:szCs w:val="28"/>
          <w:rtl/>
        </w:rPr>
        <w:t>یاهی</w:t>
      </w:r>
      <w:r w:rsidRPr="00352DC0">
        <w:rPr>
          <w:rFonts w:ascii="Times New Roman" w:hAnsi="Times New Roman" w:cs="B Nazanin"/>
          <w:sz w:val="24"/>
          <w:szCs w:val="28"/>
          <w:rtl/>
        </w:rPr>
        <w:t xml:space="preserve"> با الگوها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گل</w:t>
      </w:r>
      <w:r w:rsidRPr="00352DC0">
        <w:rPr>
          <w:rFonts w:ascii="Times New Roman" w:hAnsi="Times New Roman" w:cs="B Nazanin" w:hint="cs"/>
          <w:sz w:val="24"/>
          <w:szCs w:val="28"/>
          <w:rtl/>
        </w:rPr>
        <w:t>یکوزیلاسیون</w:t>
      </w:r>
      <w:r w:rsidRPr="00352DC0">
        <w:rPr>
          <w:rFonts w:ascii="Times New Roman" w:hAnsi="Times New Roman" w:cs="B Nazanin"/>
          <w:sz w:val="24"/>
          <w:szCs w:val="28"/>
          <w:rtl/>
        </w:rPr>
        <w:t xml:space="preserve"> متفاوت، برا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نزد</w:t>
      </w:r>
      <w:r w:rsidRPr="00352DC0">
        <w:rPr>
          <w:rFonts w:ascii="Times New Roman" w:hAnsi="Times New Roman" w:cs="B Nazanin" w:hint="cs"/>
          <w:sz w:val="24"/>
          <w:szCs w:val="28"/>
          <w:rtl/>
        </w:rPr>
        <w:t>یک‌تر</w:t>
      </w:r>
      <w:r w:rsidRPr="00352DC0">
        <w:rPr>
          <w:rFonts w:ascii="Times New Roman" w:hAnsi="Times New Roman" w:cs="B Nazanin"/>
          <w:sz w:val="24"/>
          <w:szCs w:val="28"/>
          <w:rtl/>
        </w:rPr>
        <w:t xml:space="preserve"> شدن ترک</w:t>
      </w:r>
      <w:r w:rsidRPr="00352DC0">
        <w:rPr>
          <w:rFonts w:ascii="Times New Roman" w:hAnsi="Times New Roman" w:cs="B Nazanin" w:hint="cs"/>
          <w:sz w:val="24"/>
          <w:szCs w:val="28"/>
          <w:rtl/>
        </w:rPr>
        <w:t>یب</w:t>
      </w:r>
      <w:r w:rsidRPr="00352DC0">
        <w:rPr>
          <w:rFonts w:ascii="Times New Roman" w:hAnsi="Times New Roman" w:cs="B Nazanin"/>
          <w:sz w:val="24"/>
          <w:szCs w:val="28"/>
          <w:rtl/>
        </w:rPr>
        <w:t xml:space="preserve"> قند</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پروتئ</w:t>
      </w:r>
      <w:r w:rsidRPr="00352DC0">
        <w:rPr>
          <w:rFonts w:ascii="Times New Roman" w:hAnsi="Times New Roman" w:cs="B Nazanin" w:hint="cs"/>
          <w:sz w:val="24"/>
          <w:szCs w:val="28"/>
          <w:rtl/>
        </w:rPr>
        <w:t>ین</w:t>
      </w:r>
      <w:r w:rsidRPr="00352DC0">
        <w:rPr>
          <w:rFonts w:ascii="Times New Roman" w:hAnsi="Times New Roman" w:cs="B Nazanin"/>
          <w:sz w:val="24"/>
          <w:szCs w:val="28"/>
          <w:rtl/>
        </w:rPr>
        <w:t xml:space="preserve"> تول</w:t>
      </w:r>
      <w:r w:rsidRPr="00352DC0">
        <w:rPr>
          <w:rFonts w:ascii="Times New Roman" w:hAnsi="Times New Roman" w:cs="B Nazanin" w:hint="cs"/>
          <w:sz w:val="24"/>
          <w:szCs w:val="28"/>
          <w:rtl/>
        </w:rPr>
        <w:t>یدشده</w:t>
      </w:r>
      <w:r w:rsidRPr="00352DC0">
        <w:rPr>
          <w:rFonts w:ascii="Times New Roman" w:hAnsi="Times New Roman" w:cs="B Nazanin"/>
          <w:sz w:val="24"/>
          <w:szCs w:val="28"/>
          <w:rtl/>
        </w:rPr>
        <w:t xml:space="preserve"> به فرم طب</w:t>
      </w:r>
      <w:r w:rsidRPr="00352DC0">
        <w:rPr>
          <w:rFonts w:ascii="Times New Roman" w:hAnsi="Times New Roman" w:cs="B Nazanin" w:hint="cs"/>
          <w:sz w:val="24"/>
          <w:szCs w:val="28"/>
          <w:rtl/>
        </w:rPr>
        <w:t>یعی</w:t>
      </w:r>
      <w:r w:rsidRPr="00352DC0">
        <w:rPr>
          <w:rFonts w:ascii="Times New Roman" w:hAnsi="Times New Roman" w:cs="B Nazanin"/>
          <w:sz w:val="24"/>
          <w:szCs w:val="28"/>
          <w:rtl/>
        </w:rPr>
        <w:t xml:space="preserve"> آن و بهبود احتمال کارا</w:t>
      </w:r>
      <w:r w:rsidRPr="00352DC0">
        <w:rPr>
          <w:rFonts w:ascii="Times New Roman" w:hAnsi="Times New Roman" w:cs="B Nazanin" w:hint="cs"/>
          <w:sz w:val="24"/>
          <w:szCs w:val="28"/>
          <w:rtl/>
        </w:rPr>
        <w:t>یی</w:t>
      </w:r>
      <w:r w:rsidRPr="00352DC0">
        <w:rPr>
          <w:rFonts w:ascii="Times New Roman" w:hAnsi="Times New Roman" w:cs="B Nazanin"/>
          <w:sz w:val="24"/>
          <w:szCs w:val="28"/>
          <w:rtl/>
        </w:rPr>
        <w:t xml:space="preserve"> ز</w:t>
      </w:r>
      <w:r w:rsidRPr="00352DC0">
        <w:rPr>
          <w:rFonts w:ascii="Times New Roman" w:hAnsi="Times New Roman" w:cs="B Nazanin" w:hint="cs"/>
          <w:sz w:val="24"/>
          <w:szCs w:val="28"/>
          <w:rtl/>
        </w:rPr>
        <w:t>یستی</w:t>
      </w:r>
      <w:r w:rsidRPr="00352DC0">
        <w:rPr>
          <w:rFonts w:ascii="Times New Roman" w:hAnsi="Times New Roman" w:cs="B Nazanin"/>
          <w:sz w:val="24"/>
          <w:szCs w:val="28"/>
          <w:rtl/>
        </w:rPr>
        <w:t>.</w:t>
      </w:r>
    </w:p>
    <w:p w14:paraId="5F7ED19B" w14:textId="77777777" w:rsidR="001F056E" w:rsidRPr="00352DC0" w:rsidRDefault="001F056E" w:rsidP="00A2596F">
      <w:pPr>
        <w:spacing w:line="360" w:lineRule="auto"/>
        <w:ind w:left="566"/>
        <w:jc w:val="both"/>
        <w:rPr>
          <w:rFonts w:ascii="Times New Roman" w:hAnsi="Times New Roman" w:cs="B Nazanin"/>
          <w:sz w:val="24"/>
          <w:szCs w:val="28"/>
          <w:rtl/>
        </w:rPr>
      </w:pPr>
      <w:r w:rsidRPr="00352DC0">
        <w:rPr>
          <w:rFonts w:ascii="Times New Roman" w:hAnsi="Times New Roman" w:cs="Times New Roman" w:hint="eastAsia"/>
          <w:sz w:val="24"/>
          <w:szCs w:val="28"/>
          <w:rtl/>
        </w:rPr>
        <w:t>•</w:t>
      </w:r>
      <w:r w:rsidRPr="00352DC0">
        <w:rPr>
          <w:rFonts w:ascii="Times New Roman" w:hAnsi="Times New Roman" w:cs="B Nazanin"/>
          <w:sz w:val="24"/>
          <w:szCs w:val="28"/>
          <w:rtl/>
        </w:rPr>
        <w:t xml:space="preserve"> بررس</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ادجوانت‌ها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خوراک</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جد</w:t>
      </w:r>
      <w:r w:rsidRPr="00352DC0">
        <w:rPr>
          <w:rFonts w:ascii="Times New Roman" w:hAnsi="Times New Roman" w:cs="B Nazanin" w:hint="cs"/>
          <w:sz w:val="24"/>
          <w:szCs w:val="28"/>
          <w:rtl/>
        </w:rPr>
        <w:t>ید</w:t>
      </w:r>
      <w:r w:rsidRPr="00352DC0">
        <w:rPr>
          <w:rFonts w:ascii="Times New Roman" w:hAnsi="Times New Roman" w:cs="B Nazanin"/>
          <w:sz w:val="24"/>
          <w:szCs w:val="28"/>
          <w:rtl/>
        </w:rPr>
        <w:t xml:space="preserve"> </w:t>
      </w:r>
      <w:r w:rsidRPr="00352DC0">
        <w:rPr>
          <w:rFonts w:ascii="Times New Roman" w:hAnsi="Times New Roman" w:cs="B Nazanin" w:hint="cs"/>
          <w:sz w:val="24"/>
          <w:szCs w:val="28"/>
          <w:rtl/>
        </w:rPr>
        <w:t>یا</w:t>
      </w:r>
      <w:r w:rsidRPr="00352DC0">
        <w:rPr>
          <w:rFonts w:ascii="Times New Roman" w:hAnsi="Times New Roman" w:cs="B Nazanin"/>
          <w:sz w:val="24"/>
          <w:szCs w:val="28"/>
          <w:rtl/>
        </w:rPr>
        <w:t xml:space="preserve"> ترک</w:t>
      </w:r>
      <w:r w:rsidRPr="00352DC0">
        <w:rPr>
          <w:rFonts w:ascii="Times New Roman" w:hAnsi="Times New Roman" w:cs="B Nazanin" w:hint="cs"/>
          <w:sz w:val="24"/>
          <w:szCs w:val="28"/>
          <w:rtl/>
        </w:rPr>
        <w:t>یبی،</w:t>
      </w:r>
      <w:r w:rsidRPr="00352DC0">
        <w:rPr>
          <w:rFonts w:ascii="Times New Roman" w:hAnsi="Times New Roman" w:cs="B Nazanin"/>
          <w:sz w:val="24"/>
          <w:szCs w:val="28"/>
          <w:rtl/>
        </w:rPr>
        <w:t xml:space="preserve"> با هدف تقو</w:t>
      </w:r>
      <w:r w:rsidRPr="00352DC0">
        <w:rPr>
          <w:rFonts w:ascii="Times New Roman" w:hAnsi="Times New Roman" w:cs="B Nazanin" w:hint="cs"/>
          <w:sz w:val="24"/>
          <w:szCs w:val="28"/>
          <w:rtl/>
        </w:rPr>
        <w:t>یت</w:t>
      </w:r>
      <w:r w:rsidRPr="00352DC0">
        <w:rPr>
          <w:rFonts w:ascii="Times New Roman" w:hAnsi="Times New Roman" w:cs="B Nazanin"/>
          <w:sz w:val="24"/>
          <w:szCs w:val="28"/>
          <w:rtl/>
        </w:rPr>
        <w:t xml:space="preserve"> هم‌زمان پاسخ‌ها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w:t>
      </w:r>
      <w:r w:rsidRPr="00352DC0">
        <w:rPr>
          <w:rFonts w:ascii="Times New Roman" w:hAnsi="Times New Roman" w:cs="B Nazanin"/>
          <w:sz w:val="24"/>
          <w:szCs w:val="28"/>
        </w:rPr>
        <w:t>IgA</w:t>
      </w:r>
      <w:r w:rsidRPr="00352DC0">
        <w:rPr>
          <w:rFonts w:ascii="Times New Roman" w:hAnsi="Times New Roman" w:cs="B Nazanin"/>
          <w:sz w:val="24"/>
          <w:szCs w:val="28"/>
          <w:rtl/>
        </w:rPr>
        <w:t xml:space="preserve"> مخاط</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و </w:t>
      </w:r>
      <w:r w:rsidRPr="00352DC0">
        <w:rPr>
          <w:rFonts w:ascii="Times New Roman" w:hAnsi="Times New Roman" w:cs="B Nazanin"/>
          <w:sz w:val="24"/>
          <w:szCs w:val="28"/>
        </w:rPr>
        <w:t>IgG</w:t>
      </w:r>
      <w:r w:rsidRPr="00352DC0">
        <w:rPr>
          <w:rFonts w:ascii="Times New Roman" w:hAnsi="Times New Roman" w:cs="B Nazanin"/>
          <w:sz w:val="24"/>
          <w:szCs w:val="28"/>
          <w:rtl/>
        </w:rPr>
        <w:t xml:space="preserve"> سرم</w:t>
      </w:r>
      <w:r w:rsidRPr="00352DC0">
        <w:rPr>
          <w:rFonts w:ascii="Times New Roman" w:hAnsi="Times New Roman" w:cs="B Nazanin" w:hint="cs"/>
          <w:sz w:val="24"/>
          <w:szCs w:val="28"/>
          <w:rtl/>
        </w:rPr>
        <w:t>ی</w:t>
      </w:r>
      <w:r w:rsidRPr="00352DC0">
        <w:rPr>
          <w:rFonts w:ascii="Times New Roman" w:hAnsi="Times New Roman" w:cs="B Nazanin"/>
          <w:sz w:val="24"/>
          <w:szCs w:val="28"/>
          <w:rtl/>
        </w:rPr>
        <w:t>.</w:t>
      </w:r>
    </w:p>
    <w:p w14:paraId="5F7ED19C" w14:textId="77777777" w:rsidR="001F056E" w:rsidRPr="00352DC0" w:rsidRDefault="001F056E" w:rsidP="00A2596F">
      <w:pPr>
        <w:spacing w:line="360" w:lineRule="auto"/>
        <w:ind w:left="566"/>
        <w:jc w:val="both"/>
        <w:rPr>
          <w:rFonts w:ascii="Times New Roman" w:hAnsi="Times New Roman" w:cs="B Nazanin"/>
          <w:sz w:val="24"/>
          <w:szCs w:val="28"/>
          <w:rtl/>
        </w:rPr>
      </w:pPr>
      <w:r w:rsidRPr="00352DC0">
        <w:rPr>
          <w:rFonts w:ascii="Times New Roman" w:hAnsi="Times New Roman" w:cs="Times New Roman" w:hint="eastAsia"/>
          <w:sz w:val="24"/>
          <w:szCs w:val="28"/>
          <w:rtl/>
        </w:rPr>
        <w:t>•</w:t>
      </w:r>
      <w:r w:rsidRPr="00352DC0">
        <w:rPr>
          <w:rFonts w:ascii="Times New Roman" w:hAnsi="Times New Roman" w:cs="B Nazanin"/>
          <w:sz w:val="24"/>
          <w:szCs w:val="28"/>
          <w:rtl/>
        </w:rPr>
        <w:t xml:space="preserve"> طراح</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و آزمون الگوها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دوز</w:t>
      </w:r>
      <w:r w:rsidRPr="00352DC0">
        <w:rPr>
          <w:rFonts w:ascii="Times New Roman" w:hAnsi="Times New Roman" w:cs="B Nazanin" w:hint="cs"/>
          <w:sz w:val="24"/>
          <w:szCs w:val="28"/>
          <w:rtl/>
        </w:rPr>
        <w:t>ینگ</w:t>
      </w:r>
      <w:r w:rsidRPr="00352DC0">
        <w:rPr>
          <w:rFonts w:ascii="Times New Roman" w:hAnsi="Times New Roman" w:cs="B Nazanin"/>
          <w:sz w:val="24"/>
          <w:szCs w:val="28"/>
          <w:rtl/>
        </w:rPr>
        <w:t xml:space="preserve"> </w:t>
      </w:r>
      <w:r w:rsidRPr="00352DC0">
        <w:rPr>
          <w:rFonts w:ascii="Times New Roman" w:hAnsi="Times New Roman" w:cs="B Nazanin" w:hint="cs"/>
          <w:sz w:val="24"/>
          <w:szCs w:val="28"/>
          <w:rtl/>
        </w:rPr>
        <w:t>یا</w:t>
      </w:r>
      <w:r w:rsidRPr="00352DC0">
        <w:rPr>
          <w:rFonts w:ascii="Times New Roman" w:hAnsi="Times New Roman" w:cs="B Nazanin"/>
          <w:sz w:val="24"/>
          <w:szCs w:val="28"/>
          <w:rtl/>
        </w:rPr>
        <w:t xml:space="preserve"> برنامه‌ها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w:t>
      </w:r>
      <w:r w:rsidRPr="00DF719B">
        <w:rPr>
          <w:rFonts w:ascii="Times New Roman" w:hAnsi="Times New Roman" w:cs="B Nazanin"/>
          <w:sz w:val="24"/>
          <w:szCs w:val="28"/>
        </w:rPr>
        <w:t>prime–boost</w:t>
      </w:r>
      <w:r w:rsidRPr="00DF719B">
        <w:rPr>
          <w:rFonts w:ascii="Times New Roman" w:hAnsi="Times New Roman" w:cs="B Nazanin"/>
          <w:sz w:val="24"/>
          <w:szCs w:val="28"/>
          <w:rtl/>
        </w:rPr>
        <w:t xml:space="preserve"> خوراک</w:t>
      </w:r>
      <w:r w:rsidRPr="00DF719B">
        <w:rPr>
          <w:rFonts w:ascii="Times New Roman" w:hAnsi="Times New Roman" w:cs="B Nazanin" w:hint="cs"/>
          <w:sz w:val="24"/>
          <w:szCs w:val="28"/>
          <w:rtl/>
        </w:rPr>
        <w:t>ی</w:t>
      </w:r>
      <w:r w:rsidRPr="00DF719B">
        <w:rPr>
          <w:rFonts w:ascii="Times New Roman" w:hAnsi="Times New Roman" w:cs="Times New Roman" w:hint="eastAsia"/>
          <w:sz w:val="24"/>
          <w:szCs w:val="28"/>
          <w:rtl/>
        </w:rPr>
        <w:t>–</w:t>
      </w:r>
      <w:r w:rsidRPr="00DF719B">
        <w:rPr>
          <w:rFonts w:ascii="Times New Roman" w:hAnsi="Times New Roman" w:cs="B Nazanin" w:hint="cs"/>
          <w:sz w:val="24"/>
          <w:szCs w:val="28"/>
          <w:rtl/>
        </w:rPr>
        <w:t>تزریقی،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جهت</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بهینه‌سازی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پاسخ‌های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ایمنی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سیستمیک</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و</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مخاطی</w:t>
      </w:r>
      <w:r w:rsidRPr="00DF719B">
        <w:rPr>
          <w:rFonts w:ascii="Times New Roman" w:hAnsi="Times New Roman" w:cs="B Nazanin"/>
          <w:sz w:val="24"/>
          <w:szCs w:val="28"/>
          <w:rtl/>
        </w:rPr>
        <w:t>.</w:t>
      </w:r>
    </w:p>
    <w:p w14:paraId="5F7ED19D" w14:textId="77777777" w:rsidR="001F056E" w:rsidRPr="00352DC0" w:rsidRDefault="001F056E" w:rsidP="00A2596F">
      <w:pPr>
        <w:spacing w:line="360" w:lineRule="auto"/>
        <w:ind w:left="566"/>
        <w:jc w:val="both"/>
        <w:rPr>
          <w:rFonts w:ascii="Times New Roman" w:hAnsi="Times New Roman" w:cs="B Nazanin"/>
          <w:sz w:val="24"/>
          <w:szCs w:val="28"/>
          <w:rtl/>
        </w:rPr>
      </w:pPr>
      <w:r w:rsidRPr="00352DC0">
        <w:rPr>
          <w:rFonts w:ascii="Times New Roman" w:hAnsi="Times New Roman" w:cs="Times New Roman" w:hint="eastAsia"/>
          <w:sz w:val="24"/>
          <w:szCs w:val="28"/>
          <w:rtl/>
        </w:rPr>
        <w:t>•</w:t>
      </w:r>
      <w:r w:rsidRPr="00352DC0">
        <w:rPr>
          <w:rFonts w:ascii="Times New Roman" w:hAnsi="Times New Roman" w:cs="B Nazanin"/>
          <w:sz w:val="24"/>
          <w:szCs w:val="28"/>
          <w:rtl/>
        </w:rPr>
        <w:t xml:space="preserve"> سنجش فعال</w:t>
      </w:r>
      <w:r w:rsidRPr="00352DC0">
        <w:rPr>
          <w:rFonts w:ascii="Times New Roman" w:hAnsi="Times New Roman" w:cs="B Nazanin" w:hint="cs"/>
          <w:sz w:val="24"/>
          <w:szCs w:val="28"/>
          <w:rtl/>
        </w:rPr>
        <w:t>یت</w:t>
      </w:r>
      <w:r w:rsidRPr="00352DC0">
        <w:rPr>
          <w:rFonts w:ascii="Times New Roman" w:hAnsi="Times New Roman" w:cs="B Nazanin"/>
          <w:sz w:val="24"/>
          <w:szCs w:val="28"/>
          <w:rtl/>
        </w:rPr>
        <w:t xml:space="preserve"> ز</w:t>
      </w:r>
      <w:r w:rsidRPr="00352DC0">
        <w:rPr>
          <w:rFonts w:ascii="Times New Roman" w:hAnsi="Times New Roman" w:cs="B Nazanin" w:hint="cs"/>
          <w:sz w:val="24"/>
          <w:szCs w:val="28"/>
          <w:rtl/>
        </w:rPr>
        <w:t>یستی</w:t>
      </w:r>
      <w:r w:rsidRPr="00352DC0">
        <w:rPr>
          <w:rFonts w:ascii="Times New Roman" w:hAnsi="Times New Roman" w:cs="B Nazanin"/>
          <w:sz w:val="24"/>
          <w:szCs w:val="28"/>
          <w:rtl/>
        </w:rPr>
        <w:t xml:space="preserve"> پروتئ</w:t>
      </w:r>
      <w:r w:rsidRPr="00352DC0">
        <w:rPr>
          <w:rFonts w:ascii="Times New Roman" w:hAnsi="Times New Roman" w:cs="B Nazanin" w:hint="cs"/>
          <w:sz w:val="24"/>
          <w:szCs w:val="28"/>
          <w:rtl/>
        </w:rPr>
        <w:t>ین</w:t>
      </w:r>
      <w:r w:rsidRPr="00352DC0">
        <w:rPr>
          <w:rFonts w:ascii="Times New Roman" w:hAnsi="Times New Roman" w:cs="B Nazanin"/>
          <w:sz w:val="24"/>
          <w:szCs w:val="28"/>
          <w:rtl/>
        </w:rPr>
        <w:t xml:space="preserve"> تول</w:t>
      </w:r>
      <w:r w:rsidRPr="00352DC0">
        <w:rPr>
          <w:rFonts w:ascii="Times New Roman" w:hAnsi="Times New Roman" w:cs="B Nazanin" w:hint="cs"/>
          <w:sz w:val="24"/>
          <w:szCs w:val="28"/>
          <w:rtl/>
        </w:rPr>
        <w:t>یدشده</w:t>
      </w:r>
      <w:r w:rsidRPr="00352DC0">
        <w:rPr>
          <w:rFonts w:ascii="Times New Roman" w:hAnsi="Times New Roman" w:cs="B Nazanin"/>
          <w:sz w:val="24"/>
          <w:szCs w:val="28"/>
          <w:rtl/>
        </w:rPr>
        <w:t xml:space="preserve"> و ارز</w:t>
      </w:r>
      <w:r w:rsidRPr="00352DC0">
        <w:rPr>
          <w:rFonts w:ascii="Times New Roman" w:hAnsi="Times New Roman" w:cs="B Nazanin" w:hint="cs"/>
          <w:sz w:val="24"/>
          <w:szCs w:val="28"/>
          <w:rtl/>
        </w:rPr>
        <w:t>یابی</w:t>
      </w:r>
      <w:r w:rsidRPr="00352DC0">
        <w:rPr>
          <w:rFonts w:ascii="Times New Roman" w:hAnsi="Times New Roman" w:cs="B Nazanin"/>
          <w:sz w:val="24"/>
          <w:szCs w:val="28"/>
          <w:rtl/>
        </w:rPr>
        <w:t xml:space="preserve"> توان خنث</w:t>
      </w:r>
      <w:r w:rsidRPr="00352DC0">
        <w:rPr>
          <w:rFonts w:ascii="Times New Roman" w:hAnsi="Times New Roman" w:cs="B Nazanin" w:hint="cs"/>
          <w:sz w:val="24"/>
          <w:szCs w:val="28"/>
          <w:rtl/>
        </w:rPr>
        <w:t>ی‌سازی</w:t>
      </w:r>
      <w:r w:rsidRPr="00352DC0">
        <w:rPr>
          <w:rFonts w:ascii="Times New Roman" w:hAnsi="Times New Roman" w:cs="B Nazanin"/>
          <w:sz w:val="24"/>
          <w:szCs w:val="28"/>
          <w:rtl/>
        </w:rPr>
        <w:t xml:space="preserve"> و</w:t>
      </w:r>
      <w:r w:rsidRPr="00352DC0">
        <w:rPr>
          <w:rFonts w:ascii="Times New Roman" w:hAnsi="Times New Roman" w:cs="B Nazanin" w:hint="cs"/>
          <w:sz w:val="24"/>
          <w:szCs w:val="28"/>
          <w:rtl/>
        </w:rPr>
        <w:t>یروس</w:t>
      </w:r>
      <w:r w:rsidRPr="00352DC0">
        <w:rPr>
          <w:rFonts w:ascii="Times New Roman" w:hAnsi="Times New Roman" w:cs="B Nazanin"/>
          <w:sz w:val="24"/>
          <w:szCs w:val="28"/>
          <w:rtl/>
        </w:rPr>
        <w:t xml:space="preserve"> در آزمون‌ها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w:t>
      </w:r>
      <w:r w:rsidRPr="00DF719B">
        <w:rPr>
          <w:rFonts w:ascii="Times New Roman" w:hAnsi="Times New Roman" w:cs="B Nazanin"/>
          <w:i/>
          <w:iCs/>
          <w:sz w:val="24"/>
          <w:szCs w:val="28"/>
        </w:rPr>
        <w:t>in vitro</w:t>
      </w:r>
      <w:r w:rsidRPr="00352DC0">
        <w:rPr>
          <w:rFonts w:ascii="Times New Roman" w:hAnsi="Times New Roman" w:cs="B Nazanin"/>
          <w:sz w:val="24"/>
          <w:szCs w:val="28"/>
          <w:rtl/>
        </w:rPr>
        <w:t xml:space="preserve"> و </w:t>
      </w:r>
      <w:r w:rsidRPr="00DF719B">
        <w:rPr>
          <w:rFonts w:ascii="Times New Roman" w:hAnsi="Times New Roman" w:cs="B Nazanin"/>
          <w:i/>
          <w:iCs/>
          <w:sz w:val="24"/>
          <w:szCs w:val="28"/>
        </w:rPr>
        <w:t>in vivo</w:t>
      </w:r>
      <w:r w:rsidRPr="00352DC0">
        <w:rPr>
          <w:rFonts w:ascii="Times New Roman" w:hAnsi="Times New Roman" w:cs="B Nazanin"/>
          <w:sz w:val="24"/>
          <w:szCs w:val="28"/>
          <w:rtl/>
        </w:rPr>
        <w:t>.</w:t>
      </w:r>
    </w:p>
    <w:p w14:paraId="5F7ED19E" w14:textId="77777777" w:rsidR="001F056E" w:rsidRPr="00352DC0" w:rsidRDefault="001F056E" w:rsidP="00A2596F">
      <w:pPr>
        <w:spacing w:line="360" w:lineRule="auto"/>
        <w:ind w:left="566"/>
        <w:jc w:val="both"/>
        <w:rPr>
          <w:rFonts w:ascii="Times New Roman" w:hAnsi="Times New Roman" w:cs="B Nazanin"/>
          <w:sz w:val="24"/>
          <w:szCs w:val="28"/>
          <w:rtl/>
        </w:rPr>
      </w:pPr>
      <w:r w:rsidRPr="00352DC0">
        <w:rPr>
          <w:rFonts w:ascii="Times New Roman" w:hAnsi="Times New Roman" w:cs="Times New Roman" w:hint="eastAsia"/>
          <w:sz w:val="24"/>
          <w:szCs w:val="28"/>
          <w:rtl/>
        </w:rPr>
        <w:t>•</w:t>
      </w:r>
      <w:r w:rsidRPr="00352DC0">
        <w:rPr>
          <w:rFonts w:ascii="Times New Roman" w:hAnsi="Times New Roman" w:cs="B Nazanin"/>
          <w:sz w:val="24"/>
          <w:szCs w:val="28"/>
          <w:rtl/>
        </w:rPr>
        <w:t xml:space="preserve"> انجام آزمون چالش ح</w:t>
      </w:r>
      <w:r w:rsidRPr="00352DC0">
        <w:rPr>
          <w:rFonts w:ascii="Times New Roman" w:hAnsi="Times New Roman" w:cs="B Nazanin" w:hint="cs"/>
          <w:sz w:val="24"/>
          <w:szCs w:val="28"/>
          <w:rtl/>
        </w:rPr>
        <w:t>یوانی</w:t>
      </w:r>
      <w:r w:rsidRPr="00352DC0">
        <w:rPr>
          <w:rFonts w:ascii="Times New Roman" w:hAnsi="Times New Roman" w:cs="B Nazanin"/>
          <w:sz w:val="24"/>
          <w:szCs w:val="28"/>
          <w:rtl/>
        </w:rPr>
        <w:t xml:space="preserve"> با و</w:t>
      </w:r>
      <w:r w:rsidRPr="00352DC0">
        <w:rPr>
          <w:rFonts w:ascii="Times New Roman" w:hAnsi="Times New Roman" w:cs="B Nazanin" w:hint="cs"/>
          <w:sz w:val="24"/>
          <w:szCs w:val="28"/>
          <w:rtl/>
        </w:rPr>
        <w:t>یروس</w:t>
      </w:r>
      <w:r w:rsidRPr="00352DC0">
        <w:rPr>
          <w:rFonts w:ascii="Times New Roman" w:hAnsi="Times New Roman" w:cs="B Nazanin"/>
          <w:sz w:val="24"/>
          <w:szCs w:val="28"/>
          <w:rtl/>
        </w:rPr>
        <w:t xml:space="preserve"> زنده </w:t>
      </w:r>
      <w:r w:rsidRPr="00DF719B">
        <w:rPr>
          <w:rFonts w:ascii="Times New Roman" w:hAnsi="Times New Roman" w:cs="B Nazanin"/>
          <w:sz w:val="24"/>
          <w:szCs w:val="28"/>
        </w:rPr>
        <w:t>WNV</w:t>
      </w:r>
      <w:r w:rsidRPr="00DF719B">
        <w:rPr>
          <w:rFonts w:ascii="Times New Roman" w:hAnsi="Times New Roman" w:cs="B Nazanin" w:hint="cs"/>
          <w:sz w:val="24"/>
          <w:szCs w:val="28"/>
          <w:rtl/>
        </w:rPr>
        <w:t>،</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به‌منظور</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تعیین</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میزان</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حفاظت</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ایجادشده</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توسط</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واکسن</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در</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مرحله‌های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بعدی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پژوهش</w:t>
      </w:r>
      <w:r w:rsidRPr="00DF719B">
        <w:rPr>
          <w:rFonts w:ascii="Times New Roman" w:hAnsi="Times New Roman" w:cs="B Nazanin"/>
          <w:sz w:val="24"/>
          <w:szCs w:val="28"/>
          <w:rtl/>
        </w:rPr>
        <w:t>.</w:t>
      </w:r>
    </w:p>
    <w:p w14:paraId="5F7ED19F" w14:textId="74A7288C" w:rsidR="001F056E" w:rsidRDefault="001F056E" w:rsidP="00A2596F">
      <w:pPr>
        <w:spacing w:line="360" w:lineRule="auto"/>
        <w:ind w:left="566"/>
        <w:jc w:val="both"/>
        <w:rPr>
          <w:ins w:id="6366" w:author="SALMANIAN MOHAMMADHASSAN" w:date="2026-09-12T00:31:00Z"/>
          <w:rFonts w:ascii="Times New Roman" w:hAnsi="Times New Roman" w:cs="B Nazanin"/>
          <w:sz w:val="24"/>
          <w:szCs w:val="28"/>
          <w:rtl/>
        </w:rPr>
      </w:pPr>
      <w:r w:rsidRPr="00352DC0">
        <w:rPr>
          <w:rFonts w:ascii="Times New Roman" w:hAnsi="Times New Roman" w:cs="Times New Roman" w:hint="eastAsia"/>
          <w:sz w:val="24"/>
          <w:szCs w:val="28"/>
          <w:rtl/>
        </w:rPr>
        <w:t>•</w:t>
      </w:r>
      <w:r w:rsidRPr="00352DC0">
        <w:rPr>
          <w:rFonts w:ascii="Times New Roman" w:hAnsi="Times New Roman" w:cs="B Nazanin"/>
          <w:sz w:val="24"/>
          <w:szCs w:val="28"/>
          <w:rtl/>
        </w:rPr>
        <w:t xml:space="preserve"> بررس</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تشک</w:t>
      </w:r>
      <w:r w:rsidRPr="00352DC0">
        <w:rPr>
          <w:rFonts w:ascii="Times New Roman" w:hAnsi="Times New Roman" w:cs="B Nazanin" w:hint="cs"/>
          <w:sz w:val="24"/>
          <w:szCs w:val="28"/>
          <w:rtl/>
        </w:rPr>
        <w:t>یل</w:t>
      </w:r>
      <w:r w:rsidRPr="00352DC0">
        <w:rPr>
          <w:rFonts w:ascii="Times New Roman" w:hAnsi="Times New Roman" w:cs="B Nazanin"/>
          <w:sz w:val="24"/>
          <w:szCs w:val="28"/>
          <w:rtl/>
        </w:rPr>
        <w:t xml:space="preserve"> و پا</w:t>
      </w:r>
      <w:r w:rsidRPr="00352DC0">
        <w:rPr>
          <w:rFonts w:ascii="Times New Roman" w:hAnsi="Times New Roman" w:cs="B Nazanin" w:hint="cs"/>
          <w:sz w:val="24"/>
          <w:szCs w:val="28"/>
          <w:rtl/>
        </w:rPr>
        <w:t>یداری</w:t>
      </w:r>
      <w:r w:rsidRPr="00352DC0">
        <w:rPr>
          <w:rFonts w:ascii="Times New Roman" w:hAnsi="Times New Roman" w:cs="B Nazanin"/>
          <w:sz w:val="24"/>
          <w:szCs w:val="28"/>
          <w:rtl/>
        </w:rPr>
        <w:t xml:space="preserve"> سلول‌ها</w:t>
      </w:r>
      <w:r w:rsidRPr="00352DC0">
        <w:rPr>
          <w:rFonts w:ascii="Times New Roman" w:hAnsi="Times New Roman" w:cs="B Nazanin" w:hint="cs"/>
          <w:sz w:val="24"/>
          <w:szCs w:val="28"/>
          <w:rtl/>
        </w:rPr>
        <w:t>ی</w:t>
      </w:r>
      <w:r w:rsidRPr="00352DC0">
        <w:rPr>
          <w:rFonts w:ascii="Times New Roman" w:hAnsi="Times New Roman" w:cs="B Nazanin"/>
          <w:sz w:val="24"/>
          <w:szCs w:val="28"/>
          <w:rtl/>
        </w:rPr>
        <w:t xml:space="preserve"> حافظه </w:t>
      </w:r>
      <w:r w:rsidRPr="00DF719B">
        <w:rPr>
          <w:rFonts w:ascii="Times New Roman" w:hAnsi="Times New Roman" w:cs="B Nazanin"/>
          <w:sz w:val="24"/>
          <w:szCs w:val="28"/>
        </w:rPr>
        <w:t>B</w:t>
      </w:r>
      <w:r w:rsidRPr="00DF719B">
        <w:rPr>
          <w:rFonts w:ascii="Times New Roman" w:hAnsi="Times New Roman" w:cs="B Nazanin"/>
          <w:sz w:val="24"/>
          <w:szCs w:val="28"/>
          <w:rtl/>
        </w:rPr>
        <w:t xml:space="preserve"> و </w:t>
      </w:r>
      <w:r w:rsidRPr="00DF719B">
        <w:rPr>
          <w:rFonts w:ascii="Times New Roman" w:hAnsi="Times New Roman" w:cs="B Nazanin"/>
          <w:sz w:val="24"/>
          <w:szCs w:val="28"/>
        </w:rPr>
        <w:t>T</w:t>
      </w:r>
      <w:r w:rsidRPr="00DF719B">
        <w:rPr>
          <w:rFonts w:ascii="Times New Roman" w:hAnsi="Times New Roman" w:cs="B Nazanin" w:hint="cs"/>
          <w:sz w:val="24"/>
          <w:szCs w:val="28"/>
          <w:rtl/>
        </w:rPr>
        <w:t>،</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برای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برآورد</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دوام</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پاسخ</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ایمنی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و</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تعیین</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نیاز</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به</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دوزهای</w:t>
      </w:r>
      <w:r w:rsidRPr="00DF719B">
        <w:rPr>
          <w:rFonts w:ascii="Times New Roman" w:hAnsi="Times New Roman" w:cs="B Nazanin"/>
          <w:sz w:val="24"/>
          <w:szCs w:val="28"/>
          <w:rtl/>
        </w:rPr>
        <w:t xml:space="preserve"> </w:t>
      </w:r>
      <w:r w:rsidRPr="00DF719B">
        <w:rPr>
          <w:rFonts w:ascii="Times New Roman" w:hAnsi="Times New Roman" w:cs="B Nazanin" w:hint="cs"/>
          <w:sz w:val="24"/>
          <w:szCs w:val="28"/>
          <w:rtl/>
        </w:rPr>
        <w:t>یادآور</w:t>
      </w:r>
      <w:r w:rsidRPr="00DF719B">
        <w:rPr>
          <w:rFonts w:ascii="Times New Roman" w:hAnsi="Times New Roman" w:cs="B Nazanin"/>
          <w:sz w:val="24"/>
          <w:szCs w:val="28"/>
          <w:rtl/>
        </w:rPr>
        <w:t>.</w:t>
      </w:r>
    </w:p>
    <w:p w14:paraId="4BCB66D0" w14:textId="47403485" w:rsidR="004B56AD" w:rsidRPr="00352DC0" w:rsidRDefault="004B56AD" w:rsidP="00A2596F">
      <w:pPr>
        <w:spacing w:line="360" w:lineRule="auto"/>
        <w:ind w:left="566"/>
        <w:jc w:val="both"/>
        <w:rPr>
          <w:rFonts w:ascii="Times New Roman" w:hAnsi="Times New Roman" w:cs="B Nazanin"/>
          <w:sz w:val="24"/>
          <w:szCs w:val="28"/>
          <w:rtl/>
        </w:rPr>
      </w:pPr>
      <w:ins w:id="6367" w:author="SALMANIAN MOHAMMADHASSAN" w:date="2026-09-12T00:31:00Z">
        <w:r>
          <w:rPr>
            <w:rFonts w:ascii="Times New Roman" w:hAnsi="Times New Roman" w:cs="B Nazanin" w:hint="cs"/>
            <w:sz w:val="24"/>
            <w:szCs w:val="28"/>
            <w:rtl/>
          </w:rPr>
          <w:t xml:space="preserve"> اگر بخش پیشنهادات را خیلی زیاد </w:t>
        </w:r>
        <w:r w:rsidR="006F7BE1">
          <w:rPr>
            <w:rFonts w:ascii="Times New Roman" w:hAnsi="Times New Roman" w:cs="B Nazanin" w:hint="cs"/>
            <w:sz w:val="24"/>
            <w:szCs w:val="28"/>
            <w:rtl/>
          </w:rPr>
          <w:t>نمایید، این ذهنیت ایجاد می شود که ک</w:t>
        </w:r>
      </w:ins>
      <w:ins w:id="6368" w:author="SALMANIAN MOHAMMADHASSAN" w:date="2026-09-12T00:32:00Z">
        <w:r w:rsidR="006F7BE1">
          <w:rPr>
            <w:rFonts w:ascii="Times New Roman" w:hAnsi="Times New Roman" w:cs="B Nazanin" w:hint="cs"/>
            <w:sz w:val="24"/>
            <w:szCs w:val="28"/>
            <w:rtl/>
          </w:rPr>
          <w:t>اری نکرده اید و برای اثبات نظریه خود</w:t>
        </w:r>
        <w:r w:rsidR="00B63F0F">
          <w:rPr>
            <w:rFonts w:ascii="Times New Roman" w:hAnsi="Times New Roman" w:cs="B Nazanin" w:hint="cs"/>
            <w:sz w:val="24"/>
            <w:szCs w:val="28"/>
            <w:rtl/>
          </w:rPr>
          <w:t xml:space="preserve"> باید کلّی کار دی</w:t>
        </w:r>
      </w:ins>
      <w:ins w:id="6369" w:author="SALMANIAN MOHAMMADHASSAN" w:date="2026-09-12T00:33:00Z">
        <w:r w:rsidR="00F35D29">
          <w:rPr>
            <w:rFonts w:ascii="Times New Roman" w:hAnsi="Times New Roman" w:cs="B Nazanin" w:hint="cs"/>
            <w:sz w:val="24"/>
            <w:szCs w:val="28"/>
            <w:rtl/>
          </w:rPr>
          <w:t xml:space="preserve">گر را  هم انجام دهید. لذا پیشنهاد می کنم که بخش پیشنهادات را به 3 مورد تقلیل دهید. </w:t>
        </w:r>
      </w:ins>
    </w:p>
    <w:p w14:paraId="5F7ED1A0" w14:textId="77777777" w:rsidR="001B5EC6" w:rsidRDefault="001B5EC6" w:rsidP="00A2596F">
      <w:pPr>
        <w:jc w:val="both"/>
      </w:pPr>
    </w:p>
    <w:sectPr w:rsidR="001B5EC6" w:rsidSect="004E2AEA">
      <w:footerReference w:type="default" r:id="rId8"/>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9D8752" w14:textId="77777777" w:rsidR="00B24B47" w:rsidRDefault="00B24B47" w:rsidP="001F056E">
      <w:pPr>
        <w:spacing w:after="0" w:line="240" w:lineRule="auto"/>
      </w:pPr>
      <w:r>
        <w:separator/>
      </w:r>
    </w:p>
  </w:endnote>
  <w:endnote w:type="continuationSeparator" w:id="0">
    <w:p w14:paraId="113CD7DE" w14:textId="77777777" w:rsidR="00B24B47" w:rsidRDefault="00B24B47" w:rsidP="001F0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 Nazanin">
    <w:panose1 w:val="00000400000000000000"/>
    <w:charset w:val="B2"/>
    <w:family w:val="auto"/>
    <w:pitch w:val="variable"/>
    <w:sig w:usb0="00002001" w:usb1="80000000" w:usb2="00000008" w:usb3="00000000" w:csb0="00000040" w:csb1="00000000"/>
  </w:font>
  <w:font w:name="Microsoft Sans Serif">
    <w:panose1 w:val="020B0604020202020204"/>
    <w:charset w:val="00"/>
    <w:family w:val="swiss"/>
    <w:pitch w:val="variable"/>
    <w:sig w:usb0="E1002AFF" w:usb1="C0000002" w:usb2="00000008" w:usb3="00000000" w:csb0="000101FF" w:csb1="00000000"/>
  </w:font>
  <w:font w:name="B Lotus">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Sakkal Majalla">
    <w:panose1 w:val="02000000000000000000"/>
    <w:charset w:val="00"/>
    <w:family w:val="auto"/>
    <w:pitch w:val="variable"/>
    <w:sig w:usb0="A000207F" w:usb1="C000204B" w:usb2="000000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ustomXmlInsRangeStart w:id="6370" w:author="SALMANIAN MOHAMMADHASSAN" w:date="2026-09-05T22:06:00Z"/>
  <w:sdt>
    <w:sdtPr>
      <w:rPr>
        <w:rtl/>
      </w:rPr>
      <w:id w:val="1012642569"/>
      <w:docPartObj>
        <w:docPartGallery w:val="Page Numbers (Bottom of Page)"/>
        <w:docPartUnique/>
      </w:docPartObj>
    </w:sdtPr>
    <w:sdtEndPr>
      <w:rPr>
        <w:noProof/>
      </w:rPr>
    </w:sdtEndPr>
    <w:sdtContent>
      <w:customXmlInsRangeEnd w:id="6370"/>
      <w:p w14:paraId="2B55FBCE" w14:textId="158C1EDD" w:rsidR="00B608C4" w:rsidRDefault="00B608C4">
        <w:pPr>
          <w:pStyle w:val="Footer"/>
          <w:jc w:val="center"/>
          <w:rPr>
            <w:ins w:id="6371" w:author="SALMANIAN MOHAMMADHASSAN" w:date="2026-09-05T22:06:00Z"/>
          </w:rPr>
        </w:pPr>
        <w:ins w:id="6372" w:author="SALMANIAN MOHAMMADHASSAN" w:date="2026-09-05T22:06:00Z">
          <w:r>
            <w:fldChar w:fldCharType="begin"/>
          </w:r>
          <w:r>
            <w:instrText xml:space="preserve"> PAGE   \* MERGEFORMAT </w:instrText>
          </w:r>
          <w:r>
            <w:fldChar w:fldCharType="separate"/>
          </w:r>
        </w:ins>
        <w:r w:rsidR="001809AB">
          <w:rPr>
            <w:noProof/>
            <w:rtl/>
          </w:rPr>
          <w:t>15</w:t>
        </w:r>
        <w:ins w:id="6373" w:author="SALMANIAN MOHAMMADHASSAN" w:date="2026-09-05T22:06:00Z">
          <w:r>
            <w:rPr>
              <w:noProof/>
            </w:rPr>
            <w:fldChar w:fldCharType="end"/>
          </w:r>
        </w:ins>
      </w:p>
      <w:customXmlInsRangeStart w:id="6374" w:author="SALMANIAN MOHAMMADHASSAN" w:date="2026-09-05T22:06:00Z"/>
    </w:sdtContent>
  </w:sdt>
  <w:customXmlInsRangeEnd w:id="6374"/>
  <w:p w14:paraId="4824C364" w14:textId="77777777" w:rsidR="00B608C4" w:rsidRDefault="00B608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82798" w14:textId="77777777" w:rsidR="00B24B47" w:rsidRDefault="00B24B47" w:rsidP="001F056E">
      <w:pPr>
        <w:spacing w:after="0" w:line="240" w:lineRule="auto"/>
      </w:pPr>
      <w:r>
        <w:separator/>
      </w:r>
    </w:p>
  </w:footnote>
  <w:footnote w:type="continuationSeparator" w:id="0">
    <w:p w14:paraId="1A563135" w14:textId="77777777" w:rsidR="00B24B47" w:rsidRDefault="00B24B47" w:rsidP="001F056E">
      <w:pPr>
        <w:spacing w:after="0" w:line="240" w:lineRule="auto"/>
      </w:pPr>
      <w:r>
        <w:continuationSeparator/>
      </w:r>
    </w:p>
  </w:footnote>
  <w:footnote w:id="1">
    <w:p w14:paraId="65CEF516" w14:textId="2114F806" w:rsidR="003D6165" w:rsidRDefault="003D6165">
      <w:pPr>
        <w:pStyle w:val="FootnoteText"/>
        <w:bidi w:val="0"/>
        <w:pPrChange w:id="193" w:author="Lenovo" w:date="2026-09-23T08:30:00Z">
          <w:pPr>
            <w:pStyle w:val="FootnoteText"/>
          </w:pPr>
        </w:pPrChange>
      </w:pPr>
      <w:ins w:id="194" w:author="Lenovo" w:date="2026-09-23T08:30:00Z">
        <w:r>
          <w:rPr>
            <w:rStyle w:val="FootnoteReference"/>
          </w:rPr>
          <w:footnoteRef/>
        </w:r>
        <w:r>
          <w:rPr>
            <w:rtl/>
          </w:rPr>
          <w:t xml:space="preserve"> </w:t>
        </w:r>
        <w:r>
          <w:t>-</w:t>
        </w:r>
        <w:r w:rsidRPr="003D6165">
          <w:t xml:space="preserve"> </w:t>
        </w:r>
        <w:r w:rsidRPr="003D6165">
          <w:rPr>
            <w:rFonts w:asciiTheme="majorBidi" w:hAnsiTheme="majorBidi" w:cstheme="majorBidi"/>
            <w:rPrChange w:id="195" w:author="Lenovo" w:date="2026-09-23T08:30:00Z">
              <w:rPr/>
            </w:rPrChange>
          </w:rPr>
          <w:t>Multi-epitope vaccine construct</w:t>
        </w:r>
      </w:ins>
    </w:p>
  </w:footnote>
  <w:footnote w:id="2">
    <w:p w14:paraId="0EDFDAA3" w14:textId="1A040547" w:rsidR="00D85B28" w:rsidRDefault="00D85B28">
      <w:pPr>
        <w:pStyle w:val="FootnoteText"/>
        <w:bidi w:val="0"/>
        <w:pPrChange w:id="1130" w:author="Lenovo" w:date="2026-09-23T00:11:00Z">
          <w:pPr>
            <w:pStyle w:val="FootnoteText"/>
          </w:pPr>
        </w:pPrChange>
      </w:pPr>
      <w:ins w:id="1131" w:author="Lenovo" w:date="2026-09-23T00:11:00Z">
        <w:r>
          <w:rPr>
            <w:rStyle w:val="FootnoteReference"/>
          </w:rPr>
          <w:footnoteRef/>
        </w:r>
        <w:r>
          <w:rPr>
            <w:rtl/>
          </w:rPr>
          <w:t xml:space="preserve"> </w:t>
        </w:r>
        <w:r>
          <w:t>-</w:t>
        </w:r>
        <w:r w:rsidRPr="00D85B28">
          <w:rPr>
            <w:rFonts w:ascii="Times New Roman" w:hAnsi="Times New Roman" w:cs="B Nazanin"/>
            <w:sz w:val="24"/>
            <w:szCs w:val="28"/>
          </w:rPr>
          <w:t xml:space="preserve"> </w:t>
        </w:r>
        <w:r w:rsidRPr="00D85B28">
          <w:rPr>
            <w:rFonts w:ascii="Times New Roman" w:hAnsi="Times New Roman" w:cs="B Nazanin"/>
            <w:szCs w:val="22"/>
            <w:rPrChange w:id="1132" w:author="Lenovo" w:date="2026-09-23T00:11:00Z">
              <w:rPr>
                <w:rFonts w:ascii="Times New Roman" w:hAnsi="Times New Roman" w:cs="B Nazanin"/>
                <w:sz w:val="24"/>
                <w:szCs w:val="28"/>
              </w:rPr>
            </w:rPrChange>
          </w:rPr>
          <w:t>Random coil</w:t>
        </w:r>
      </w:ins>
    </w:p>
  </w:footnote>
  <w:footnote w:id="3">
    <w:p w14:paraId="396FDE6A" w14:textId="1F41E4D6" w:rsidR="00D85B28" w:rsidRDefault="00D85B28">
      <w:pPr>
        <w:pStyle w:val="FootnoteText"/>
        <w:bidi w:val="0"/>
        <w:pPrChange w:id="1140" w:author="Lenovo" w:date="2026-09-23T00:10:00Z">
          <w:pPr>
            <w:pStyle w:val="FootnoteText"/>
          </w:pPr>
        </w:pPrChange>
      </w:pPr>
      <w:ins w:id="1141" w:author="Lenovo" w:date="2026-09-23T00:10:00Z">
        <w:r>
          <w:rPr>
            <w:rStyle w:val="FootnoteReference"/>
          </w:rPr>
          <w:footnoteRef/>
        </w:r>
        <w:r>
          <w:rPr>
            <w:rtl/>
          </w:rPr>
          <w:t xml:space="preserve"> </w:t>
        </w:r>
        <w:r>
          <w:t>-</w:t>
        </w:r>
      </w:ins>
      <w:ins w:id="1142" w:author="Lenovo" w:date="2026-09-23T00:11:00Z">
        <w:r w:rsidRPr="00D85B28">
          <w:t xml:space="preserve"> </w:t>
        </w:r>
        <w:r w:rsidRPr="00D85B28">
          <w:rPr>
            <w:rFonts w:asciiTheme="majorBidi" w:hAnsiTheme="majorBidi" w:cstheme="majorBidi"/>
            <w:rPrChange w:id="1143" w:author="Lenovo" w:date="2026-09-23T00:11:00Z">
              <w:rPr/>
            </w:rPrChange>
          </w:rPr>
          <w:t>Conformational epitopes</w:t>
        </w:r>
      </w:ins>
    </w:p>
  </w:footnote>
  <w:footnote w:id="4">
    <w:p w14:paraId="5F7ED1A7" w14:textId="77777777" w:rsidR="001F056E" w:rsidRDefault="001F056E" w:rsidP="001F056E">
      <w:pPr>
        <w:pStyle w:val="FootnoteText"/>
        <w:bidi w:val="0"/>
      </w:pPr>
      <w:r>
        <w:rPr>
          <w:rStyle w:val="FootnoteReference"/>
        </w:rPr>
        <w:footnoteRef/>
      </w:r>
      <w:r>
        <w:rPr>
          <w:rtl/>
        </w:rPr>
        <w:t xml:space="preserve"> </w:t>
      </w:r>
      <w:r>
        <w:t xml:space="preserve">- </w:t>
      </w:r>
      <w:r w:rsidRPr="00DF719B">
        <w:rPr>
          <w:rStyle w:val="Strong"/>
          <w:rFonts w:asciiTheme="majorBidi" w:hAnsiTheme="majorBidi" w:cstheme="majorBidi"/>
          <w:b w:val="0"/>
          <w:bCs w:val="0"/>
        </w:rPr>
        <w:t>Monophosphoryl Lipid A</w:t>
      </w:r>
    </w:p>
  </w:footnote>
  <w:footnote w:id="5">
    <w:p w14:paraId="59DAAE23" w14:textId="2BA67EC2" w:rsidR="000B2ABE" w:rsidRDefault="000B2ABE">
      <w:pPr>
        <w:pStyle w:val="FootnoteText"/>
        <w:bidi w:val="0"/>
        <w:pPrChange w:id="1573" w:author="Lenovo" w:date="2026-09-23T00:26:00Z">
          <w:pPr>
            <w:pStyle w:val="FootnoteText"/>
          </w:pPr>
        </w:pPrChange>
      </w:pPr>
      <w:ins w:id="1574" w:author="Lenovo" w:date="2026-09-23T00:26:00Z">
        <w:r>
          <w:rPr>
            <w:rStyle w:val="FootnoteReference"/>
          </w:rPr>
          <w:footnoteRef/>
        </w:r>
        <w:r>
          <w:rPr>
            <w:rtl/>
          </w:rPr>
          <w:t xml:space="preserve"> </w:t>
        </w:r>
        <w:r>
          <w:t>-</w:t>
        </w:r>
        <w:r w:rsidRPr="000B2ABE">
          <w:rPr>
            <w:rFonts w:ascii="Times New Roman" w:hAnsi="Times New Roman" w:cs="B Nazanin"/>
            <w:i/>
            <w:iCs/>
            <w:sz w:val="24"/>
            <w:szCs w:val="28"/>
            <w:u w:val="single"/>
          </w:rPr>
          <w:t xml:space="preserve"> </w:t>
        </w:r>
        <w:r w:rsidRPr="000B2ABE">
          <w:rPr>
            <w:rFonts w:ascii="Times New Roman" w:hAnsi="Times New Roman" w:cs="B Nazanin"/>
            <w:i/>
            <w:iCs/>
            <w:szCs w:val="22"/>
            <w:rPrChange w:id="1575" w:author="Lenovo" w:date="2026-09-23T00:26:00Z">
              <w:rPr>
                <w:rFonts w:ascii="Times New Roman" w:hAnsi="Times New Roman" w:cs="B Nazanin"/>
                <w:i/>
                <w:iCs/>
                <w:sz w:val="24"/>
                <w:szCs w:val="28"/>
                <w:u w:val="single"/>
              </w:rPr>
            </w:rPrChange>
          </w:rPr>
          <w:t>Cholera Toxin B Subunit</w:t>
        </w:r>
      </w:ins>
    </w:p>
  </w:footnote>
  <w:footnote w:id="6">
    <w:p w14:paraId="1958E9F2" w14:textId="77777777" w:rsidR="006861C4" w:rsidRDefault="006861C4" w:rsidP="006861C4">
      <w:pPr>
        <w:pStyle w:val="FootnoteText"/>
        <w:bidi w:val="0"/>
        <w:rPr>
          <w:ins w:id="1696" w:author="Lenovo" w:date="2026-09-23T00:37:00Z"/>
        </w:rPr>
      </w:pPr>
      <w:ins w:id="1697" w:author="Lenovo" w:date="2026-09-23T00:37:00Z">
        <w:r>
          <w:rPr>
            <w:rStyle w:val="FootnoteReference"/>
          </w:rPr>
          <w:footnoteRef/>
        </w:r>
        <w:r>
          <w:rPr>
            <w:rtl/>
          </w:rPr>
          <w:t xml:space="preserve"> </w:t>
        </w:r>
        <w:r>
          <w:t>-</w:t>
        </w:r>
        <w:r w:rsidRPr="006861C4">
          <w:t xml:space="preserve"> </w:t>
        </w:r>
        <w:r w:rsidRPr="00407226">
          <w:rPr>
            <w:rFonts w:asciiTheme="majorBidi" w:hAnsiTheme="majorBidi" w:cstheme="majorBidi"/>
          </w:rPr>
          <w:t>Antigen-presenting cells</w:t>
        </w:r>
      </w:ins>
    </w:p>
  </w:footnote>
  <w:footnote w:id="7">
    <w:p w14:paraId="09593F13" w14:textId="5B28CA85" w:rsidR="006861C4" w:rsidRDefault="006861C4">
      <w:pPr>
        <w:pStyle w:val="FootnoteText"/>
        <w:bidi w:val="0"/>
        <w:pPrChange w:id="1710" w:author="Lenovo" w:date="2026-09-23T00:38:00Z">
          <w:pPr>
            <w:pStyle w:val="FootnoteText"/>
          </w:pPr>
        </w:pPrChange>
      </w:pPr>
      <w:ins w:id="1711" w:author="Lenovo" w:date="2026-09-23T00:38:00Z">
        <w:r>
          <w:rPr>
            <w:rStyle w:val="FootnoteReference"/>
          </w:rPr>
          <w:footnoteRef/>
        </w:r>
        <w:r>
          <w:rPr>
            <w:rtl/>
          </w:rPr>
          <w:t xml:space="preserve"> </w:t>
        </w:r>
        <w:r>
          <w:t>-</w:t>
        </w:r>
        <w:r w:rsidRPr="006861C4">
          <w:rPr>
            <w:rFonts w:ascii="Times New Roman" w:hAnsi="Times New Roman" w:cs="B Nazanin"/>
            <w:i/>
            <w:iCs/>
            <w:sz w:val="24"/>
            <w:szCs w:val="28"/>
          </w:rPr>
          <w:t xml:space="preserve"> </w:t>
        </w:r>
        <w:r w:rsidRPr="006861C4">
          <w:rPr>
            <w:rFonts w:ascii="Times New Roman" w:hAnsi="Times New Roman" w:cs="B Nazanin"/>
            <w:szCs w:val="22"/>
            <w:rPrChange w:id="1712" w:author="Lenovo" w:date="2026-09-23T00:38:00Z">
              <w:rPr>
                <w:rFonts w:ascii="Times New Roman" w:hAnsi="Times New Roman" w:cs="B Nazanin"/>
                <w:i/>
                <w:iCs/>
                <w:sz w:val="24"/>
                <w:szCs w:val="28"/>
              </w:rPr>
            </w:rPrChange>
          </w:rPr>
          <w:t>Oral Tolerance</w:t>
        </w:r>
      </w:ins>
    </w:p>
  </w:footnote>
  <w:footnote w:id="8">
    <w:p w14:paraId="78DA3B96" w14:textId="41990887" w:rsidR="005F3CC0" w:rsidRDefault="005F3CC0">
      <w:pPr>
        <w:pStyle w:val="FootnoteText"/>
        <w:bidi w:val="0"/>
        <w:pPrChange w:id="1907" w:author="Lenovo" w:date="2026-09-23T00:51:00Z">
          <w:pPr>
            <w:pStyle w:val="FootnoteText"/>
          </w:pPr>
        </w:pPrChange>
      </w:pPr>
      <w:ins w:id="1908" w:author="Lenovo" w:date="2026-09-23T00:51:00Z">
        <w:r>
          <w:rPr>
            <w:rStyle w:val="FootnoteReference"/>
          </w:rPr>
          <w:footnoteRef/>
        </w:r>
        <w:r>
          <w:rPr>
            <w:rtl/>
          </w:rPr>
          <w:t xml:space="preserve"> </w:t>
        </w:r>
        <w:r>
          <w:t>-</w:t>
        </w:r>
        <w:r w:rsidRPr="005F3CC0">
          <w:rPr>
            <w:rFonts w:ascii="Times New Roman" w:hAnsi="Times New Roman" w:cs="B Nazanin"/>
            <w:i/>
            <w:iCs/>
            <w:sz w:val="24"/>
            <w:szCs w:val="28"/>
          </w:rPr>
          <w:t xml:space="preserve"> </w:t>
        </w:r>
        <w:r w:rsidRPr="005F3CC0">
          <w:rPr>
            <w:rFonts w:ascii="Times New Roman" w:hAnsi="Times New Roman" w:cs="B Nazanin"/>
            <w:i/>
            <w:iCs/>
            <w:szCs w:val="22"/>
            <w:rPrChange w:id="1909" w:author="Lenovo" w:date="2026-09-23T00:51:00Z">
              <w:rPr>
                <w:rFonts w:ascii="Times New Roman" w:hAnsi="Times New Roman" w:cs="B Nazanin"/>
                <w:i/>
                <w:iCs/>
                <w:sz w:val="24"/>
                <w:szCs w:val="28"/>
              </w:rPr>
            </w:rPrChange>
          </w:rPr>
          <w:t>Bioencapsulation</w:t>
        </w:r>
      </w:ins>
    </w:p>
  </w:footnote>
  <w:footnote w:id="9">
    <w:p w14:paraId="26EE0082" w14:textId="4BC148FE" w:rsidR="00BD29AC" w:rsidRPr="00BD29AC" w:rsidRDefault="00BD29AC">
      <w:pPr>
        <w:pStyle w:val="FootnoteText"/>
        <w:bidi w:val="0"/>
        <w:pPrChange w:id="2096" w:author="Lenovo" w:date="2026-09-23T01:32:00Z">
          <w:pPr>
            <w:pStyle w:val="FootnoteText"/>
          </w:pPr>
        </w:pPrChange>
      </w:pPr>
      <w:ins w:id="2097" w:author="Lenovo" w:date="2026-09-23T01:32:00Z">
        <w:r>
          <w:rPr>
            <w:rStyle w:val="FootnoteReference"/>
          </w:rPr>
          <w:footnoteRef/>
        </w:r>
        <w:r>
          <w:rPr>
            <w:rtl/>
          </w:rPr>
          <w:t xml:space="preserve"> </w:t>
        </w:r>
        <w:r w:rsidRPr="00BD29AC">
          <w:t>-</w:t>
        </w:r>
        <w:r w:rsidRPr="00BD29AC">
          <w:rPr>
            <w:rFonts w:ascii="Times New Roman" w:hAnsi="Times New Roman" w:cs="B Nazanin"/>
            <w:szCs w:val="22"/>
            <w:rPrChange w:id="2098" w:author="Lenovo" w:date="2026-09-23T01:32:00Z">
              <w:rPr>
                <w:rFonts w:ascii="Times New Roman" w:hAnsi="Times New Roman" w:cs="B Nazanin"/>
                <w:i/>
                <w:iCs/>
                <w:sz w:val="24"/>
                <w:szCs w:val="28"/>
                <w:u w:val="single"/>
              </w:rPr>
            </w:rPrChange>
          </w:rPr>
          <w:t>Inclusion Bodies</w:t>
        </w:r>
      </w:ins>
    </w:p>
  </w:footnote>
  <w:footnote w:id="10">
    <w:p w14:paraId="36C04A8B" w14:textId="1F628499" w:rsidR="001E792F" w:rsidRDefault="001E792F">
      <w:pPr>
        <w:pStyle w:val="FootnoteText"/>
        <w:bidi w:val="0"/>
        <w:pPrChange w:id="2142" w:author="Lenovo" w:date="2026-09-23T01:47:00Z">
          <w:pPr>
            <w:pStyle w:val="FootnoteText"/>
          </w:pPr>
        </w:pPrChange>
      </w:pPr>
      <w:ins w:id="2143" w:author="Lenovo" w:date="2026-09-23T01:47:00Z">
        <w:r>
          <w:rPr>
            <w:rStyle w:val="FootnoteReference"/>
          </w:rPr>
          <w:footnoteRef/>
        </w:r>
        <w:r>
          <w:rPr>
            <w:rtl/>
          </w:rPr>
          <w:t xml:space="preserve"> </w:t>
        </w:r>
        <w:r>
          <w:t>-</w:t>
        </w:r>
        <w:r w:rsidRPr="00A47B4D">
          <w:rPr>
            <w:rFonts w:ascii="Times New Roman" w:hAnsi="Times New Roman" w:cs="B Nazanin"/>
            <w:sz w:val="24"/>
            <w:szCs w:val="28"/>
            <w:rPrChange w:id="2144" w:author="Lenovo" w:date="2026-09-23T02:40:00Z">
              <w:rPr>
                <w:rFonts w:ascii="Times New Roman" w:hAnsi="Times New Roman" w:cs="B Nazanin"/>
                <w:sz w:val="24"/>
                <w:szCs w:val="28"/>
                <w:u w:val="single"/>
              </w:rPr>
            </w:rPrChange>
          </w:rPr>
          <w:t xml:space="preserve"> </w:t>
        </w:r>
        <w:r w:rsidRPr="001E792F">
          <w:rPr>
            <w:rFonts w:ascii="Times New Roman" w:hAnsi="Times New Roman" w:cs="B Nazanin"/>
            <w:szCs w:val="22"/>
            <w:rPrChange w:id="2145" w:author="Lenovo" w:date="2026-09-23T01:47:00Z">
              <w:rPr>
                <w:rFonts w:ascii="Times New Roman" w:hAnsi="Times New Roman" w:cs="B Nazanin"/>
                <w:sz w:val="24"/>
                <w:szCs w:val="28"/>
                <w:u w:val="single"/>
              </w:rPr>
            </w:rPrChange>
          </w:rPr>
          <w:t>De-glycosylation assay</w:t>
        </w:r>
      </w:ins>
    </w:p>
  </w:footnote>
  <w:footnote w:id="11">
    <w:p w14:paraId="6FDF87D3" w14:textId="02C42B4C" w:rsidR="006D332E" w:rsidRDefault="006D332E" w:rsidP="006D332E">
      <w:pPr>
        <w:pStyle w:val="FootnoteText"/>
        <w:bidi w:val="0"/>
        <w:pPrChange w:id="2316" w:author="Lenovo" w:date="2026-09-24T06:27:00Z">
          <w:pPr>
            <w:pStyle w:val="FootnoteText"/>
          </w:pPr>
        </w:pPrChange>
      </w:pPr>
      <w:ins w:id="2317" w:author="Lenovo" w:date="2026-09-24T06:27:00Z">
        <w:r>
          <w:rPr>
            <w:rStyle w:val="FootnoteReference"/>
          </w:rPr>
          <w:footnoteRef/>
        </w:r>
        <w:r>
          <w:rPr>
            <w:rtl/>
          </w:rPr>
          <w:t xml:space="preserve"> </w:t>
        </w:r>
        <w:r>
          <w:t>-</w:t>
        </w:r>
        <w:r w:rsidRPr="006D332E">
          <w:rPr>
            <w:rFonts w:asciiTheme="majorBidi" w:hAnsiTheme="majorBidi" w:cstheme="majorBidi"/>
            <w:sz w:val="24"/>
            <w:szCs w:val="28"/>
            <w:rPrChange w:id="2318" w:author="Lenovo" w:date="2026-09-24T06:27:00Z">
              <w:rPr>
                <w:rFonts w:ascii="Times New Roman" w:hAnsi="Times New Roman" w:cs="B Nazanin"/>
                <w:i/>
                <w:iCs/>
                <w:sz w:val="24"/>
                <w:szCs w:val="28"/>
                <w:u w:val="single"/>
              </w:rPr>
            </w:rPrChange>
          </w:rPr>
          <w:t xml:space="preserve"> </w:t>
        </w:r>
        <w:r w:rsidRPr="006D332E">
          <w:rPr>
            <w:rFonts w:asciiTheme="majorBidi" w:hAnsiTheme="majorBidi" w:cstheme="majorBidi"/>
            <w:rPrChange w:id="2319" w:author="Lenovo" w:date="2026-09-24T06:27:00Z">
              <w:rPr>
                <w:i/>
                <w:iCs/>
                <w:u w:val="single"/>
              </w:rPr>
            </w:rPrChange>
          </w:rPr>
          <w:t>Copy Number</w:t>
        </w:r>
      </w:ins>
    </w:p>
  </w:footnote>
  <w:footnote w:id="12">
    <w:p w14:paraId="12540722" w14:textId="712C35F8" w:rsidR="006D332E" w:rsidRDefault="006D332E" w:rsidP="006D332E">
      <w:pPr>
        <w:pStyle w:val="FootnoteText"/>
        <w:bidi w:val="0"/>
        <w:pPrChange w:id="2326" w:author="Lenovo" w:date="2026-09-24T06:28:00Z">
          <w:pPr>
            <w:pStyle w:val="FootnoteText"/>
          </w:pPr>
        </w:pPrChange>
      </w:pPr>
      <w:ins w:id="2327" w:author="Lenovo" w:date="2026-09-24T06:27:00Z">
        <w:r>
          <w:rPr>
            <w:rStyle w:val="FootnoteReference"/>
          </w:rPr>
          <w:footnoteRef/>
        </w:r>
        <w:r>
          <w:rPr>
            <w:rtl/>
          </w:rPr>
          <w:t xml:space="preserve"> </w:t>
        </w:r>
      </w:ins>
      <w:ins w:id="2328" w:author="Lenovo" w:date="2026-09-24T06:28:00Z">
        <w:r>
          <w:t>-</w:t>
        </w:r>
        <w:r w:rsidRPr="006D332E">
          <w:rPr>
            <w:rFonts w:ascii="Times New Roman" w:hAnsi="Times New Roman" w:cs="B Nazanin"/>
            <w:sz w:val="24"/>
            <w:szCs w:val="28"/>
            <w:rPrChange w:id="2329" w:author="Lenovo" w:date="2026-09-24T06:28:00Z">
              <w:rPr>
                <w:rFonts w:ascii="Times New Roman" w:hAnsi="Times New Roman" w:cs="B Nazanin"/>
                <w:i/>
                <w:iCs/>
                <w:sz w:val="24"/>
                <w:szCs w:val="28"/>
                <w:u w:val="single"/>
              </w:rPr>
            </w:rPrChange>
          </w:rPr>
          <w:t xml:space="preserve"> </w:t>
        </w:r>
        <w:r w:rsidRPr="006D332E">
          <w:rPr>
            <w:rFonts w:ascii="Times New Roman" w:hAnsi="Times New Roman" w:cs="B Nazanin"/>
            <w:szCs w:val="22"/>
            <w:rPrChange w:id="2330" w:author="Lenovo" w:date="2026-09-24T06:28:00Z">
              <w:rPr>
                <w:rFonts w:ascii="Times New Roman" w:hAnsi="Times New Roman" w:cs="B Nazanin"/>
                <w:i/>
                <w:iCs/>
                <w:sz w:val="24"/>
                <w:szCs w:val="28"/>
                <w:u w:val="single"/>
              </w:rPr>
            </w:rPrChange>
          </w:rPr>
          <w:t>Southern Blotting</w:t>
        </w:r>
      </w:ins>
    </w:p>
  </w:footnote>
  <w:footnote w:id="13">
    <w:p w14:paraId="7AA89A2D" w14:textId="5F95B36C" w:rsidR="001826BF" w:rsidRDefault="001826BF" w:rsidP="001826BF">
      <w:pPr>
        <w:pStyle w:val="FootnoteText"/>
        <w:bidi w:val="0"/>
        <w:pPrChange w:id="3690" w:author="Lenovo" w:date="2026-09-24T07:39:00Z">
          <w:pPr>
            <w:pStyle w:val="FootnoteText"/>
          </w:pPr>
        </w:pPrChange>
      </w:pPr>
      <w:ins w:id="3691" w:author="Lenovo" w:date="2026-09-24T07:39:00Z">
        <w:r>
          <w:rPr>
            <w:rStyle w:val="FootnoteReference"/>
          </w:rPr>
          <w:footnoteRef/>
        </w:r>
        <w:r>
          <w:rPr>
            <w:rtl/>
          </w:rPr>
          <w:t xml:space="preserve"> </w:t>
        </w:r>
        <w:r>
          <w:t>-</w:t>
        </w:r>
        <w:r w:rsidRPr="001826BF">
          <w:rPr>
            <w:rFonts w:ascii="Times New Roman" w:hAnsi="Times New Roman" w:cs="B Nazanin" w:hint="cs"/>
            <w:i/>
            <w:iCs/>
            <w:sz w:val="24"/>
            <w:szCs w:val="28"/>
          </w:rPr>
          <w:t xml:space="preserve"> </w:t>
        </w:r>
        <w:r w:rsidRPr="001826BF">
          <w:rPr>
            <w:rFonts w:ascii="Times New Roman" w:hAnsi="Times New Roman" w:cs="B Nazanin" w:hint="cs"/>
            <w:szCs w:val="22"/>
            <w:rPrChange w:id="3692" w:author="Lenovo" w:date="2026-09-24T07:39:00Z">
              <w:rPr>
                <w:rFonts w:ascii="Times New Roman" w:hAnsi="Times New Roman" w:cs="B Nazanin" w:hint="cs"/>
                <w:i/>
                <w:iCs/>
                <w:sz w:val="24"/>
                <w:szCs w:val="28"/>
              </w:rPr>
            </w:rPrChange>
          </w:rPr>
          <w:t>Position Effect</w:t>
        </w:r>
      </w:ins>
    </w:p>
  </w:footnote>
  <w:footnote w:id="14">
    <w:p w14:paraId="42B8B429" w14:textId="0D7AFE7E" w:rsidR="00D3252A" w:rsidRPr="00D3252A" w:rsidRDefault="00D3252A" w:rsidP="00D3252A">
      <w:pPr>
        <w:pStyle w:val="FootnoteText"/>
        <w:bidi w:val="0"/>
        <w:rPr>
          <w:sz w:val="16"/>
          <w:szCs w:val="16"/>
          <w:rPrChange w:id="3741" w:author="Lenovo" w:date="2026-09-24T08:19:00Z">
            <w:rPr/>
          </w:rPrChange>
        </w:rPr>
        <w:pPrChange w:id="3742" w:author="Lenovo" w:date="2026-09-24T08:19:00Z">
          <w:pPr>
            <w:pStyle w:val="FootnoteText"/>
          </w:pPr>
        </w:pPrChange>
      </w:pPr>
      <w:ins w:id="3743" w:author="Lenovo" w:date="2026-09-24T08:19:00Z">
        <w:r>
          <w:rPr>
            <w:rStyle w:val="FootnoteReference"/>
          </w:rPr>
          <w:footnoteRef/>
        </w:r>
        <w:r>
          <w:rPr>
            <w:rtl/>
          </w:rPr>
          <w:t xml:space="preserve"> </w:t>
        </w:r>
        <w:r>
          <w:t xml:space="preserve">- </w:t>
        </w:r>
        <w:r w:rsidRPr="00D3252A">
          <w:rPr>
            <w:rFonts w:ascii="Times New Roman" w:hAnsi="Times New Roman" w:cs="B Nazanin" w:hint="cs"/>
            <w:szCs w:val="22"/>
            <w:rPrChange w:id="3744" w:author="Lenovo" w:date="2026-09-24T08:19:00Z">
              <w:rPr>
                <w:rFonts w:ascii="Times New Roman" w:hAnsi="Times New Roman" w:cs="B Nazanin" w:hint="cs"/>
                <w:i/>
                <w:iCs/>
                <w:sz w:val="24"/>
                <w:szCs w:val="28"/>
              </w:rPr>
            </w:rPrChange>
          </w:rPr>
          <w:t>Peyer’s patches</w:t>
        </w:r>
      </w:ins>
    </w:p>
  </w:footnote>
  <w:footnote w:id="15">
    <w:p w14:paraId="0B10132B" w14:textId="28F14B55" w:rsidR="00C93E56" w:rsidRDefault="00C93E56" w:rsidP="00C93E56">
      <w:pPr>
        <w:pStyle w:val="FootnoteText"/>
        <w:bidi w:val="0"/>
        <w:pPrChange w:id="3774" w:author="Lenovo" w:date="2026-09-24T08:24:00Z">
          <w:pPr>
            <w:pStyle w:val="FootnoteText"/>
          </w:pPr>
        </w:pPrChange>
      </w:pPr>
      <w:ins w:id="3775" w:author="Lenovo" w:date="2026-09-24T08:24:00Z">
        <w:r>
          <w:rPr>
            <w:rStyle w:val="FootnoteReference"/>
          </w:rPr>
          <w:footnoteRef/>
        </w:r>
        <w:r>
          <w:rPr>
            <w:rtl/>
          </w:rPr>
          <w:t xml:space="preserve"> </w:t>
        </w:r>
        <w:r>
          <w:t>-</w:t>
        </w:r>
        <w:r w:rsidRPr="00C93E56">
          <w:rPr>
            <w:rFonts w:ascii="Times New Roman" w:hAnsi="Times New Roman" w:cs="B Nazanin" w:hint="cs"/>
            <w:i/>
            <w:iCs/>
            <w:sz w:val="24"/>
            <w:szCs w:val="28"/>
          </w:rPr>
          <w:t xml:space="preserve"> </w:t>
        </w:r>
        <w:r w:rsidRPr="00C93E56">
          <w:rPr>
            <w:rFonts w:ascii="Times New Roman" w:hAnsi="Times New Roman" w:cs="B Nazanin" w:hint="cs"/>
            <w:szCs w:val="22"/>
            <w:rPrChange w:id="3776" w:author="Lenovo" w:date="2026-09-24T08:24:00Z">
              <w:rPr>
                <w:rFonts w:ascii="Times New Roman" w:hAnsi="Times New Roman" w:cs="B Nazanin" w:hint="cs"/>
                <w:i/>
                <w:iCs/>
                <w:sz w:val="24"/>
                <w:szCs w:val="28"/>
              </w:rPr>
            </w:rPrChange>
          </w:rPr>
          <w:t>Booster dose</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96808"/>
    <w:multiLevelType w:val="multilevel"/>
    <w:tmpl w:val="79C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B3CEB"/>
    <w:multiLevelType w:val="multilevel"/>
    <w:tmpl w:val="628C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E1B0C"/>
    <w:multiLevelType w:val="multilevel"/>
    <w:tmpl w:val="A00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A6ECE"/>
    <w:multiLevelType w:val="multilevel"/>
    <w:tmpl w:val="502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256500"/>
    <w:multiLevelType w:val="hybridMultilevel"/>
    <w:tmpl w:val="18B2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B279B1"/>
    <w:multiLevelType w:val="multilevel"/>
    <w:tmpl w:val="A24C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4E73FB"/>
    <w:multiLevelType w:val="multilevel"/>
    <w:tmpl w:val="63C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133EA4"/>
    <w:multiLevelType w:val="multilevel"/>
    <w:tmpl w:val="C294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2"/>
  </w:num>
  <w:num w:numId="5">
    <w:abstractNumId w:val="5"/>
  </w:num>
  <w:num w:numId="6">
    <w:abstractNumId w:val="6"/>
  </w:num>
  <w:num w:numId="7">
    <w:abstractNumId w:val="1"/>
  </w:num>
  <w:num w:numId="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enovo">
    <w15:presenceInfo w15:providerId="None" w15:userId="Lenovo"/>
  </w15:person>
  <w15:person w15:author="SALMANIAN MOHAMMADHASSAN">
    <w15:presenceInfo w15:providerId="None" w15:userId="SALMANIAN MOHAMMADHASS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56E"/>
    <w:rsid w:val="00006595"/>
    <w:rsid w:val="0005625D"/>
    <w:rsid w:val="000854A9"/>
    <w:rsid w:val="00085A80"/>
    <w:rsid w:val="00086CAD"/>
    <w:rsid w:val="000B2ABE"/>
    <w:rsid w:val="001031FA"/>
    <w:rsid w:val="00103D92"/>
    <w:rsid w:val="00115839"/>
    <w:rsid w:val="00140C44"/>
    <w:rsid w:val="001666C0"/>
    <w:rsid w:val="001809AB"/>
    <w:rsid w:val="00180EF2"/>
    <w:rsid w:val="001826BF"/>
    <w:rsid w:val="00195352"/>
    <w:rsid w:val="00197A11"/>
    <w:rsid w:val="001A52DB"/>
    <w:rsid w:val="001B5EC6"/>
    <w:rsid w:val="001E792F"/>
    <w:rsid w:val="001F056E"/>
    <w:rsid w:val="001F1919"/>
    <w:rsid w:val="001F5F4C"/>
    <w:rsid w:val="002045E1"/>
    <w:rsid w:val="002148AF"/>
    <w:rsid w:val="0024347A"/>
    <w:rsid w:val="00281E0A"/>
    <w:rsid w:val="00292A0D"/>
    <w:rsid w:val="00293AF8"/>
    <w:rsid w:val="002B66AF"/>
    <w:rsid w:val="002E5152"/>
    <w:rsid w:val="002E6CD3"/>
    <w:rsid w:val="00302389"/>
    <w:rsid w:val="00321FDD"/>
    <w:rsid w:val="00343194"/>
    <w:rsid w:val="00356A8C"/>
    <w:rsid w:val="00372F97"/>
    <w:rsid w:val="00377806"/>
    <w:rsid w:val="00395708"/>
    <w:rsid w:val="003962D7"/>
    <w:rsid w:val="003A47CE"/>
    <w:rsid w:val="003B4DB9"/>
    <w:rsid w:val="003D6165"/>
    <w:rsid w:val="003E5B02"/>
    <w:rsid w:val="003F217E"/>
    <w:rsid w:val="0040077C"/>
    <w:rsid w:val="004776DD"/>
    <w:rsid w:val="004B168E"/>
    <w:rsid w:val="004B56AD"/>
    <w:rsid w:val="004C4127"/>
    <w:rsid w:val="004E2AEA"/>
    <w:rsid w:val="004E791E"/>
    <w:rsid w:val="004F3175"/>
    <w:rsid w:val="004F318F"/>
    <w:rsid w:val="00513A68"/>
    <w:rsid w:val="00515776"/>
    <w:rsid w:val="00541FCB"/>
    <w:rsid w:val="00553065"/>
    <w:rsid w:val="0056650F"/>
    <w:rsid w:val="00567636"/>
    <w:rsid w:val="005870F8"/>
    <w:rsid w:val="005C0624"/>
    <w:rsid w:val="005D0CAA"/>
    <w:rsid w:val="005E750C"/>
    <w:rsid w:val="005F3CC0"/>
    <w:rsid w:val="006142FC"/>
    <w:rsid w:val="00637DBC"/>
    <w:rsid w:val="00675DD9"/>
    <w:rsid w:val="006770A7"/>
    <w:rsid w:val="006861C4"/>
    <w:rsid w:val="00696DE6"/>
    <w:rsid w:val="006C19A5"/>
    <w:rsid w:val="006D332E"/>
    <w:rsid w:val="006F7BE1"/>
    <w:rsid w:val="00713BDC"/>
    <w:rsid w:val="00722353"/>
    <w:rsid w:val="007314EF"/>
    <w:rsid w:val="00770F93"/>
    <w:rsid w:val="00776629"/>
    <w:rsid w:val="007A1DA5"/>
    <w:rsid w:val="007C1E8C"/>
    <w:rsid w:val="007C2E94"/>
    <w:rsid w:val="00803D76"/>
    <w:rsid w:val="00820089"/>
    <w:rsid w:val="008401D7"/>
    <w:rsid w:val="00880518"/>
    <w:rsid w:val="00883DC1"/>
    <w:rsid w:val="0088510D"/>
    <w:rsid w:val="008F1D44"/>
    <w:rsid w:val="008F50E8"/>
    <w:rsid w:val="00907307"/>
    <w:rsid w:val="00920946"/>
    <w:rsid w:val="00927E8F"/>
    <w:rsid w:val="00933BEE"/>
    <w:rsid w:val="00936C28"/>
    <w:rsid w:val="00961738"/>
    <w:rsid w:val="0097267B"/>
    <w:rsid w:val="009A0B6F"/>
    <w:rsid w:val="009A1EC1"/>
    <w:rsid w:val="009A519A"/>
    <w:rsid w:val="009B27D9"/>
    <w:rsid w:val="009C3AA0"/>
    <w:rsid w:val="009E59FC"/>
    <w:rsid w:val="00A103DB"/>
    <w:rsid w:val="00A159E5"/>
    <w:rsid w:val="00A224AA"/>
    <w:rsid w:val="00A2596F"/>
    <w:rsid w:val="00A34F3B"/>
    <w:rsid w:val="00A44B9E"/>
    <w:rsid w:val="00A47B4D"/>
    <w:rsid w:val="00A94FE4"/>
    <w:rsid w:val="00A9523F"/>
    <w:rsid w:val="00AA3FB8"/>
    <w:rsid w:val="00AD3AEB"/>
    <w:rsid w:val="00B053CA"/>
    <w:rsid w:val="00B05474"/>
    <w:rsid w:val="00B1739B"/>
    <w:rsid w:val="00B24B47"/>
    <w:rsid w:val="00B33926"/>
    <w:rsid w:val="00B345E7"/>
    <w:rsid w:val="00B528FB"/>
    <w:rsid w:val="00B607F3"/>
    <w:rsid w:val="00B608C4"/>
    <w:rsid w:val="00B616BF"/>
    <w:rsid w:val="00B63F0F"/>
    <w:rsid w:val="00B74A10"/>
    <w:rsid w:val="00B76DF2"/>
    <w:rsid w:val="00B82E47"/>
    <w:rsid w:val="00B8573D"/>
    <w:rsid w:val="00B8748E"/>
    <w:rsid w:val="00BA50FD"/>
    <w:rsid w:val="00BB29FD"/>
    <w:rsid w:val="00BD29AC"/>
    <w:rsid w:val="00BD6770"/>
    <w:rsid w:val="00BE368E"/>
    <w:rsid w:val="00BF3D06"/>
    <w:rsid w:val="00C05BB1"/>
    <w:rsid w:val="00C1383C"/>
    <w:rsid w:val="00C32BDE"/>
    <w:rsid w:val="00C43A73"/>
    <w:rsid w:val="00C54A3A"/>
    <w:rsid w:val="00C54B61"/>
    <w:rsid w:val="00C93E56"/>
    <w:rsid w:val="00CC293D"/>
    <w:rsid w:val="00CE256C"/>
    <w:rsid w:val="00CF319F"/>
    <w:rsid w:val="00D12F44"/>
    <w:rsid w:val="00D15623"/>
    <w:rsid w:val="00D3252A"/>
    <w:rsid w:val="00D43F4D"/>
    <w:rsid w:val="00D46BA2"/>
    <w:rsid w:val="00D85B28"/>
    <w:rsid w:val="00DA3D95"/>
    <w:rsid w:val="00DA62F6"/>
    <w:rsid w:val="00DD1174"/>
    <w:rsid w:val="00DD4C28"/>
    <w:rsid w:val="00DF6B7F"/>
    <w:rsid w:val="00E05530"/>
    <w:rsid w:val="00E11A17"/>
    <w:rsid w:val="00E23E40"/>
    <w:rsid w:val="00E27576"/>
    <w:rsid w:val="00E37E54"/>
    <w:rsid w:val="00E55E92"/>
    <w:rsid w:val="00E829F5"/>
    <w:rsid w:val="00E8520E"/>
    <w:rsid w:val="00E96850"/>
    <w:rsid w:val="00EA3B07"/>
    <w:rsid w:val="00F35D29"/>
    <w:rsid w:val="00F542F1"/>
    <w:rsid w:val="00F60117"/>
    <w:rsid w:val="00F61ADA"/>
    <w:rsid w:val="00F85747"/>
    <w:rsid w:val="00F91D7B"/>
    <w:rsid w:val="00F970AB"/>
    <w:rsid w:val="00FA0B67"/>
    <w:rsid w:val="00FA7F7F"/>
    <w:rsid w:val="00FE122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D17C"/>
  <w15:chartTrackingRefBased/>
  <w15:docId w15:val="{D4846698-A181-4EF4-A0B1-0706A383C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056E"/>
    <w:pPr>
      <w:bidi/>
    </w:pPr>
  </w:style>
  <w:style w:type="paragraph" w:styleId="Heading1">
    <w:name w:val="heading 1"/>
    <w:basedOn w:val="Normal"/>
    <w:next w:val="Normal"/>
    <w:link w:val="Heading1Char"/>
    <w:uiPriority w:val="9"/>
    <w:qFormat/>
    <w:rsid w:val="001F056E"/>
    <w:pPr>
      <w:keepNext/>
      <w:keepLines/>
      <w:spacing w:before="240" w:after="0"/>
      <w:outlineLvl w:val="0"/>
    </w:pPr>
    <w:rPr>
      <w:rFonts w:asciiTheme="majorHAnsi" w:eastAsiaTheme="majorEastAsia" w:hAnsiTheme="majorHAnsi" w:cs="B Nazanin"/>
      <w:sz w:val="32"/>
      <w:szCs w:val="28"/>
    </w:rPr>
  </w:style>
  <w:style w:type="paragraph" w:styleId="Heading2">
    <w:name w:val="heading 2"/>
    <w:basedOn w:val="Normal"/>
    <w:next w:val="Normal"/>
    <w:link w:val="Heading2Char"/>
    <w:uiPriority w:val="9"/>
    <w:unhideWhenUsed/>
    <w:qFormat/>
    <w:rsid w:val="001F056E"/>
    <w:pPr>
      <w:keepNext/>
      <w:keepLines/>
      <w:spacing w:before="40" w:after="0"/>
      <w:outlineLvl w:val="1"/>
    </w:pPr>
    <w:rPr>
      <w:rFonts w:asciiTheme="majorHAnsi" w:eastAsiaTheme="majorEastAsia" w:hAnsiTheme="majorHAnsi" w:cs="B Nazanin"/>
      <w:sz w:val="26"/>
      <w:szCs w:val="28"/>
    </w:rPr>
  </w:style>
  <w:style w:type="paragraph" w:styleId="Heading3">
    <w:name w:val="heading 3"/>
    <w:basedOn w:val="Normal"/>
    <w:next w:val="Normal"/>
    <w:link w:val="Heading3Char"/>
    <w:uiPriority w:val="9"/>
    <w:unhideWhenUsed/>
    <w:qFormat/>
    <w:rsid w:val="001F056E"/>
    <w:pPr>
      <w:keepNext/>
      <w:keepLines/>
      <w:spacing w:before="40" w:after="0"/>
      <w:outlineLvl w:val="2"/>
    </w:pPr>
    <w:rPr>
      <w:rFonts w:ascii="Times New Roman" w:eastAsiaTheme="majorEastAsia" w:hAnsi="Times New Roman" w:cs="B Nazanin"/>
      <w:sz w:val="24"/>
      <w:szCs w:val="28"/>
    </w:rPr>
  </w:style>
  <w:style w:type="paragraph" w:styleId="Heading5">
    <w:name w:val="heading 5"/>
    <w:basedOn w:val="Normal"/>
    <w:link w:val="Heading5Char"/>
    <w:uiPriority w:val="1"/>
    <w:qFormat/>
    <w:rsid w:val="001F056E"/>
    <w:pPr>
      <w:widowControl w:val="0"/>
      <w:autoSpaceDE w:val="0"/>
      <w:autoSpaceDN w:val="0"/>
      <w:bidi w:val="0"/>
      <w:spacing w:before="17" w:after="0" w:line="240" w:lineRule="auto"/>
      <w:ind w:left="1306"/>
      <w:outlineLvl w:val="4"/>
    </w:pPr>
    <w:rPr>
      <w:rFonts w:ascii="Arial" w:eastAsia="Arial" w:hAnsi="Arial" w:cs="Arial"/>
      <w:b/>
      <w:bCs/>
      <w:sz w:val="30"/>
      <w:szCs w:val="3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56E"/>
    <w:rPr>
      <w:rFonts w:asciiTheme="majorHAnsi" w:eastAsiaTheme="majorEastAsia" w:hAnsiTheme="majorHAnsi" w:cs="B Nazanin"/>
      <w:sz w:val="32"/>
      <w:szCs w:val="28"/>
    </w:rPr>
  </w:style>
  <w:style w:type="character" w:customStyle="1" w:styleId="Heading2Char">
    <w:name w:val="Heading 2 Char"/>
    <w:basedOn w:val="DefaultParagraphFont"/>
    <w:link w:val="Heading2"/>
    <w:uiPriority w:val="9"/>
    <w:rsid w:val="001F056E"/>
    <w:rPr>
      <w:rFonts w:asciiTheme="majorHAnsi" w:eastAsiaTheme="majorEastAsia" w:hAnsiTheme="majorHAnsi" w:cs="B Nazanin"/>
      <w:sz w:val="26"/>
      <w:szCs w:val="28"/>
    </w:rPr>
  </w:style>
  <w:style w:type="character" w:customStyle="1" w:styleId="Heading3Char">
    <w:name w:val="Heading 3 Char"/>
    <w:basedOn w:val="DefaultParagraphFont"/>
    <w:link w:val="Heading3"/>
    <w:uiPriority w:val="9"/>
    <w:rsid w:val="001F056E"/>
    <w:rPr>
      <w:rFonts w:ascii="Times New Roman" w:eastAsiaTheme="majorEastAsia" w:hAnsi="Times New Roman" w:cs="B Nazanin"/>
      <w:sz w:val="24"/>
      <w:szCs w:val="28"/>
    </w:rPr>
  </w:style>
  <w:style w:type="character" w:customStyle="1" w:styleId="Heading5Char">
    <w:name w:val="Heading 5 Char"/>
    <w:basedOn w:val="DefaultParagraphFont"/>
    <w:link w:val="Heading5"/>
    <w:uiPriority w:val="1"/>
    <w:rsid w:val="001F056E"/>
    <w:rPr>
      <w:rFonts w:ascii="Arial" w:eastAsia="Arial" w:hAnsi="Arial" w:cs="Arial"/>
      <w:b/>
      <w:bCs/>
      <w:sz w:val="30"/>
      <w:szCs w:val="30"/>
      <w:lang w:bidi="ar-SA"/>
    </w:rPr>
  </w:style>
  <w:style w:type="table" w:styleId="TableGrid">
    <w:name w:val="Table Grid"/>
    <w:basedOn w:val="TableNormal"/>
    <w:uiPriority w:val="39"/>
    <w:rsid w:val="001F05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F056E"/>
    <w:pPr>
      <w:spacing w:after="0" w:line="240" w:lineRule="auto"/>
    </w:pPr>
    <w:rPr>
      <w:sz w:val="20"/>
      <w:szCs w:val="20"/>
    </w:rPr>
  </w:style>
  <w:style w:type="character" w:customStyle="1" w:styleId="FootnoteTextChar">
    <w:name w:val="Footnote Text Char"/>
    <w:basedOn w:val="DefaultParagraphFont"/>
    <w:link w:val="FootnoteText"/>
    <w:uiPriority w:val="99"/>
    <w:rsid w:val="001F056E"/>
    <w:rPr>
      <w:sz w:val="20"/>
      <w:szCs w:val="20"/>
    </w:rPr>
  </w:style>
  <w:style w:type="character" w:styleId="FootnoteReference">
    <w:name w:val="footnote reference"/>
    <w:basedOn w:val="DefaultParagraphFont"/>
    <w:uiPriority w:val="99"/>
    <w:unhideWhenUsed/>
    <w:rsid w:val="001F056E"/>
    <w:rPr>
      <w:vertAlign w:val="superscript"/>
    </w:rPr>
  </w:style>
  <w:style w:type="character" w:styleId="Emphasis">
    <w:name w:val="Emphasis"/>
    <w:basedOn w:val="DefaultParagraphFont"/>
    <w:uiPriority w:val="20"/>
    <w:qFormat/>
    <w:rsid w:val="001F056E"/>
    <w:rPr>
      <w:i/>
      <w:iCs/>
    </w:rPr>
  </w:style>
  <w:style w:type="character" w:customStyle="1" w:styleId="hwtze">
    <w:name w:val="hwtze"/>
    <w:basedOn w:val="DefaultParagraphFont"/>
    <w:rsid w:val="001F056E"/>
  </w:style>
  <w:style w:type="character" w:customStyle="1" w:styleId="rynqvb">
    <w:name w:val="rynqvb"/>
    <w:basedOn w:val="DefaultParagraphFont"/>
    <w:rsid w:val="001F056E"/>
  </w:style>
  <w:style w:type="paragraph" w:styleId="BodyText">
    <w:name w:val="Body Text"/>
    <w:basedOn w:val="Normal"/>
    <w:link w:val="BodyTextChar"/>
    <w:uiPriority w:val="1"/>
    <w:qFormat/>
    <w:rsid w:val="001F056E"/>
    <w:pPr>
      <w:widowControl w:val="0"/>
      <w:autoSpaceDE w:val="0"/>
      <w:autoSpaceDN w:val="0"/>
      <w:bidi w:val="0"/>
      <w:spacing w:after="0" w:line="240" w:lineRule="auto"/>
    </w:pPr>
    <w:rPr>
      <w:rFonts w:ascii="Microsoft Sans Serif" w:eastAsia="Microsoft Sans Serif" w:hAnsi="Microsoft Sans Serif" w:cs="Microsoft Sans Serif"/>
      <w:sz w:val="26"/>
      <w:szCs w:val="26"/>
      <w:lang w:bidi="ar-SA"/>
    </w:rPr>
  </w:style>
  <w:style w:type="character" w:customStyle="1" w:styleId="BodyTextChar">
    <w:name w:val="Body Text Char"/>
    <w:basedOn w:val="DefaultParagraphFont"/>
    <w:link w:val="BodyText"/>
    <w:uiPriority w:val="1"/>
    <w:rsid w:val="001F056E"/>
    <w:rPr>
      <w:rFonts w:ascii="Microsoft Sans Serif" w:eastAsia="Microsoft Sans Serif" w:hAnsi="Microsoft Sans Serif" w:cs="Microsoft Sans Serif"/>
      <w:sz w:val="26"/>
      <w:szCs w:val="26"/>
      <w:lang w:bidi="ar-SA"/>
    </w:rPr>
  </w:style>
  <w:style w:type="paragraph" w:customStyle="1" w:styleId="EndNoteBibliographyTitle">
    <w:name w:val="EndNote Bibliography Title"/>
    <w:basedOn w:val="Normal"/>
    <w:link w:val="EndNoteBibliographyTitleChar"/>
    <w:rsid w:val="001F056E"/>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1F056E"/>
    <w:rPr>
      <w:rFonts w:ascii="Calibri" w:hAnsi="Calibri"/>
      <w:noProof/>
    </w:rPr>
  </w:style>
  <w:style w:type="paragraph" w:customStyle="1" w:styleId="EndNoteBibliography">
    <w:name w:val="EndNote Bibliography"/>
    <w:basedOn w:val="Normal"/>
    <w:link w:val="EndNoteBibliographyChar"/>
    <w:rsid w:val="001F056E"/>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1F056E"/>
    <w:rPr>
      <w:rFonts w:ascii="Calibri" w:hAnsi="Calibri"/>
      <w:noProof/>
    </w:rPr>
  </w:style>
  <w:style w:type="character" w:customStyle="1" w:styleId="doi">
    <w:name w:val="doi"/>
    <w:rsid w:val="001F056E"/>
  </w:style>
  <w:style w:type="character" w:styleId="Hyperlink">
    <w:name w:val="Hyperlink"/>
    <w:uiPriority w:val="99"/>
    <w:unhideWhenUsed/>
    <w:rsid w:val="001F056E"/>
    <w:rPr>
      <w:color w:val="0000FF"/>
      <w:u w:val="single"/>
    </w:rPr>
  </w:style>
  <w:style w:type="character" w:customStyle="1" w:styleId="st">
    <w:name w:val="st"/>
    <w:basedOn w:val="DefaultParagraphFont"/>
    <w:rsid w:val="001F056E"/>
  </w:style>
  <w:style w:type="character" w:styleId="FollowedHyperlink">
    <w:name w:val="FollowedHyperlink"/>
    <w:basedOn w:val="DefaultParagraphFont"/>
    <w:uiPriority w:val="99"/>
    <w:semiHidden/>
    <w:unhideWhenUsed/>
    <w:rsid w:val="001F056E"/>
    <w:rPr>
      <w:color w:val="954F72" w:themeColor="followedHyperlink"/>
      <w:u w:val="single"/>
    </w:rPr>
  </w:style>
  <w:style w:type="paragraph" w:styleId="Header">
    <w:name w:val="header"/>
    <w:basedOn w:val="Normal"/>
    <w:link w:val="HeaderChar"/>
    <w:uiPriority w:val="99"/>
    <w:unhideWhenUsed/>
    <w:rsid w:val="001F05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56E"/>
  </w:style>
  <w:style w:type="paragraph" w:styleId="Footer">
    <w:name w:val="footer"/>
    <w:basedOn w:val="Normal"/>
    <w:link w:val="FooterChar"/>
    <w:uiPriority w:val="99"/>
    <w:unhideWhenUsed/>
    <w:rsid w:val="001F05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56E"/>
  </w:style>
  <w:style w:type="paragraph" w:styleId="ListParagraph">
    <w:name w:val="List Paragraph"/>
    <w:basedOn w:val="Normal"/>
    <w:uiPriority w:val="34"/>
    <w:qFormat/>
    <w:rsid w:val="001F056E"/>
    <w:pPr>
      <w:ind w:left="720"/>
      <w:contextualSpacing/>
    </w:pPr>
  </w:style>
  <w:style w:type="table" w:styleId="PlainTable1">
    <w:name w:val="Plain Table 1"/>
    <w:basedOn w:val="TableNormal"/>
    <w:uiPriority w:val="41"/>
    <w:rsid w:val="001F056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F056E"/>
    <w:pPr>
      <w:bidi w:val="0"/>
      <w:spacing w:before="100" w:beforeAutospacing="1" w:after="100" w:afterAutospacing="1" w:line="240" w:lineRule="auto"/>
    </w:pPr>
    <w:rPr>
      <w:rFonts w:ascii="Times New Roman" w:eastAsiaTheme="minorEastAsia" w:hAnsi="Times New Roman" w:cs="Times New Roman"/>
      <w:sz w:val="24"/>
      <w:szCs w:val="24"/>
    </w:rPr>
  </w:style>
  <w:style w:type="paragraph" w:styleId="TOCHeading">
    <w:name w:val="TOC Heading"/>
    <w:basedOn w:val="Heading1"/>
    <w:next w:val="Normal"/>
    <w:uiPriority w:val="39"/>
    <w:unhideWhenUsed/>
    <w:qFormat/>
    <w:rsid w:val="001F056E"/>
    <w:pPr>
      <w:bidi w:val="0"/>
      <w:outlineLvl w:val="9"/>
    </w:pPr>
    <w:rPr>
      <w:rFonts w:cstheme="majorBidi"/>
      <w:color w:val="2E74B5" w:themeColor="accent1" w:themeShade="BF"/>
      <w:szCs w:val="32"/>
      <w:lang w:bidi="ar-SA"/>
    </w:rPr>
  </w:style>
  <w:style w:type="paragraph" w:styleId="TOC2">
    <w:name w:val="toc 2"/>
    <w:basedOn w:val="Normal"/>
    <w:next w:val="Normal"/>
    <w:autoRedefine/>
    <w:uiPriority w:val="39"/>
    <w:unhideWhenUsed/>
    <w:rsid w:val="001F056E"/>
    <w:pPr>
      <w:spacing w:after="100"/>
      <w:ind w:left="220"/>
    </w:pPr>
  </w:style>
  <w:style w:type="paragraph" w:styleId="TOC3">
    <w:name w:val="toc 3"/>
    <w:basedOn w:val="Normal"/>
    <w:next w:val="Normal"/>
    <w:autoRedefine/>
    <w:uiPriority w:val="39"/>
    <w:unhideWhenUsed/>
    <w:rsid w:val="001F056E"/>
    <w:pPr>
      <w:spacing w:after="100"/>
      <w:ind w:left="440"/>
    </w:pPr>
  </w:style>
  <w:style w:type="paragraph" w:styleId="TOC1">
    <w:name w:val="toc 1"/>
    <w:basedOn w:val="Normal"/>
    <w:next w:val="Normal"/>
    <w:autoRedefine/>
    <w:uiPriority w:val="39"/>
    <w:unhideWhenUsed/>
    <w:rsid w:val="001F056E"/>
    <w:pPr>
      <w:spacing w:after="100"/>
    </w:pPr>
  </w:style>
  <w:style w:type="table" w:styleId="PlainTable2">
    <w:name w:val="Plain Table 2"/>
    <w:basedOn w:val="TableNormal"/>
    <w:uiPriority w:val="42"/>
    <w:rsid w:val="001F056E"/>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7">
    <w:name w:val="Table Grid7"/>
    <w:basedOn w:val="TableNormal"/>
    <w:next w:val="TableGrid"/>
    <w:uiPriority w:val="59"/>
    <w:rsid w:val="001F056E"/>
    <w:pPr>
      <w:spacing w:after="0" w:line="240" w:lineRule="auto"/>
    </w:pPr>
    <w:rPr>
      <w:rFonts w:ascii="Times New Roman" w:hAnsi="Times New Roman" w:cs="B Lotus"/>
      <w:sz w:val="20"/>
    </w:rPr>
    <w:tblPr>
      <w:tblInd w:w="0" w:type="dxa"/>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CellMar>
        <w:top w:w="0" w:type="dxa"/>
        <w:left w:w="108" w:type="dxa"/>
        <w:bottom w:w="0" w:type="dxa"/>
        <w:right w:w="108" w:type="dxa"/>
      </w:tblCellMar>
    </w:tblPr>
  </w:style>
  <w:style w:type="paragraph" w:styleId="TOC4">
    <w:name w:val="toc 4"/>
    <w:basedOn w:val="Normal"/>
    <w:next w:val="Normal"/>
    <w:autoRedefine/>
    <w:uiPriority w:val="39"/>
    <w:unhideWhenUsed/>
    <w:rsid w:val="001F056E"/>
    <w:pPr>
      <w:spacing w:after="100"/>
      <w:ind w:left="660"/>
    </w:pPr>
    <w:rPr>
      <w:rFonts w:eastAsiaTheme="minorEastAsia"/>
    </w:rPr>
  </w:style>
  <w:style w:type="paragraph" w:styleId="TOC5">
    <w:name w:val="toc 5"/>
    <w:basedOn w:val="Normal"/>
    <w:next w:val="Normal"/>
    <w:autoRedefine/>
    <w:uiPriority w:val="39"/>
    <w:unhideWhenUsed/>
    <w:rsid w:val="001F056E"/>
    <w:pPr>
      <w:spacing w:after="100"/>
      <w:ind w:left="880"/>
    </w:pPr>
    <w:rPr>
      <w:rFonts w:eastAsiaTheme="minorEastAsia"/>
    </w:rPr>
  </w:style>
  <w:style w:type="paragraph" w:styleId="TOC6">
    <w:name w:val="toc 6"/>
    <w:basedOn w:val="Normal"/>
    <w:next w:val="Normal"/>
    <w:autoRedefine/>
    <w:uiPriority w:val="39"/>
    <w:unhideWhenUsed/>
    <w:rsid w:val="001F056E"/>
    <w:pPr>
      <w:spacing w:after="100"/>
      <w:ind w:left="1100"/>
    </w:pPr>
    <w:rPr>
      <w:rFonts w:eastAsiaTheme="minorEastAsia"/>
    </w:rPr>
  </w:style>
  <w:style w:type="paragraph" w:styleId="TOC7">
    <w:name w:val="toc 7"/>
    <w:basedOn w:val="Normal"/>
    <w:next w:val="Normal"/>
    <w:autoRedefine/>
    <w:uiPriority w:val="39"/>
    <w:unhideWhenUsed/>
    <w:rsid w:val="001F056E"/>
    <w:pPr>
      <w:spacing w:after="100"/>
      <w:ind w:left="1320"/>
    </w:pPr>
    <w:rPr>
      <w:rFonts w:eastAsiaTheme="minorEastAsia"/>
    </w:rPr>
  </w:style>
  <w:style w:type="paragraph" w:styleId="TOC8">
    <w:name w:val="toc 8"/>
    <w:basedOn w:val="Normal"/>
    <w:next w:val="Normal"/>
    <w:autoRedefine/>
    <w:uiPriority w:val="39"/>
    <w:unhideWhenUsed/>
    <w:rsid w:val="001F056E"/>
    <w:pPr>
      <w:spacing w:after="100"/>
      <w:ind w:left="1540"/>
    </w:pPr>
    <w:rPr>
      <w:rFonts w:eastAsiaTheme="minorEastAsia"/>
    </w:rPr>
  </w:style>
  <w:style w:type="paragraph" w:styleId="TOC9">
    <w:name w:val="toc 9"/>
    <w:basedOn w:val="Normal"/>
    <w:next w:val="Normal"/>
    <w:autoRedefine/>
    <w:uiPriority w:val="39"/>
    <w:unhideWhenUsed/>
    <w:rsid w:val="001F056E"/>
    <w:pPr>
      <w:spacing w:after="100"/>
      <w:ind w:left="1760"/>
    </w:pPr>
    <w:rPr>
      <w:rFonts w:eastAsiaTheme="minorEastAsia"/>
    </w:rPr>
  </w:style>
  <w:style w:type="paragraph" w:styleId="BalloonText">
    <w:name w:val="Balloon Text"/>
    <w:basedOn w:val="Normal"/>
    <w:link w:val="BalloonTextChar"/>
    <w:uiPriority w:val="99"/>
    <w:semiHidden/>
    <w:unhideWhenUsed/>
    <w:rsid w:val="001F05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56E"/>
    <w:rPr>
      <w:rFonts w:ascii="Segoe UI" w:hAnsi="Segoe UI" w:cs="Segoe UI"/>
      <w:sz w:val="18"/>
      <w:szCs w:val="18"/>
    </w:rPr>
  </w:style>
  <w:style w:type="paragraph" w:styleId="Revision">
    <w:name w:val="Revision"/>
    <w:hidden/>
    <w:uiPriority w:val="99"/>
    <w:semiHidden/>
    <w:rsid w:val="001F056E"/>
    <w:pPr>
      <w:spacing w:after="0" w:line="240" w:lineRule="auto"/>
    </w:pPr>
  </w:style>
  <w:style w:type="character" w:customStyle="1" w:styleId="identifier">
    <w:name w:val="identifier"/>
    <w:basedOn w:val="DefaultParagraphFont"/>
    <w:rsid w:val="001F056E"/>
  </w:style>
  <w:style w:type="character" w:customStyle="1" w:styleId="id-label">
    <w:name w:val="id-label"/>
    <w:basedOn w:val="DefaultParagraphFont"/>
    <w:rsid w:val="001F056E"/>
  </w:style>
  <w:style w:type="character" w:styleId="Strong">
    <w:name w:val="Strong"/>
    <w:basedOn w:val="DefaultParagraphFont"/>
    <w:uiPriority w:val="22"/>
    <w:qFormat/>
    <w:rsid w:val="001F056E"/>
    <w:rPr>
      <w:b/>
      <w:bCs/>
    </w:rPr>
  </w:style>
  <w:style w:type="paragraph" w:styleId="Caption">
    <w:name w:val="caption"/>
    <w:basedOn w:val="Normal"/>
    <w:next w:val="Normal"/>
    <w:uiPriority w:val="35"/>
    <w:unhideWhenUsed/>
    <w:qFormat/>
    <w:rsid w:val="001F056E"/>
    <w:pPr>
      <w:spacing w:after="200" w:line="240" w:lineRule="auto"/>
    </w:pPr>
    <w:rPr>
      <w:rFonts w:cs="B Lotus"/>
      <w:i/>
      <w:iCs/>
      <w:color w:val="44546A" w:themeColor="text2"/>
      <w:sz w:val="18"/>
    </w:rPr>
  </w:style>
  <w:style w:type="paragraph" w:styleId="EndnoteText">
    <w:name w:val="endnote text"/>
    <w:basedOn w:val="Normal"/>
    <w:link w:val="EndnoteTextChar"/>
    <w:uiPriority w:val="99"/>
    <w:semiHidden/>
    <w:unhideWhenUsed/>
    <w:rsid w:val="001F05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056E"/>
    <w:rPr>
      <w:sz w:val="20"/>
      <w:szCs w:val="20"/>
    </w:rPr>
  </w:style>
  <w:style w:type="character" w:styleId="EndnoteReference">
    <w:name w:val="endnote reference"/>
    <w:basedOn w:val="DefaultParagraphFont"/>
    <w:uiPriority w:val="99"/>
    <w:semiHidden/>
    <w:unhideWhenUsed/>
    <w:rsid w:val="001F05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9021">
      <w:bodyDiv w:val="1"/>
      <w:marLeft w:val="0"/>
      <w:marRight w:val="0"/>
      <w:marTop w:val="0"/>
      <w:marBottom w:val="0"/>
      <w:divBdr>
        <w:top w:val="none" w:sz="0" w:space="0" w:color="auto"/>
        <w:left w:val="none" w:sz="0" w:space="0" w:color="auto"/>
        <w:bottom w:val="none" w:sz="0" w:space="0" w:color="auto"/>
        <w:right w:val="none" w:sz="0" w:space="0" w:color="auto"/>
      </w:divBdr>
    </w:div>
    <w:div w:id="376128875">
      <w:bodyDiv w:val="1"/>
      <w:marLeft w:val="0"/>
      <w:marRight w:val="0"/>
      <w:marTop w:val="0"/>
      <w:marBottom w:val="0"/>
      <w:divBdr>
        <w:top w:val="none" w:sz="0" w:space="0" w:color="auto"/>
        <w:left w:val="none" w:sz="0" w:space="0" w:color="auto"/>
        <w:bottom w:val="none" w:sz="0" w:space="0" w:color="auto"/>
        <w:right w:val="none" w:sz="0" w:space="0" w:color="auto"/>
      </w:divBdr>
    </w:div>
    <w:div w:id="787622121">
      <w:bodyDiv w:val="1"/>
      <w:marLeft w:val="0"/>
      <w:marRight w:val="0"/>
      <w:marTop w:val="0"/>
      <w:marBottom w:val="0"/>
      <w:divBdr>
        <w:top w:val="none" w:sz="0" w:space="0" w:color="auto"/>
        <w:left w:val="none" w:sz="0" w:space="0" w:color="auto"/>
        <w:bottom w:val="none" w:sz="0" w:space="0" w:color="auto"/>
        <w:right w:val="none" w:sz="0" w:space="0" w:color="auto"/>
      </w:divBdr>
    </w:div>
    <w:div w:id="1231959017">
      <w:bodyDiv w:val="1"/>
      <w:marLeft w:val="0"/>
      <w:marRight w:val="0"/>
      <w:marTop w:val="0"/>
      <w:marBottom w:val="0"/>
      <w:divBdr>
        <w:top w:val="none" w:sz="0" w:space="0" w:color="auto"/>
        <w:left w:val="none" w:sz="0" w:space="0" w:color="auto"/>
        <w:bottom w:val="none" w:sz="0" w:space="0" w:color="auto"/>
        <w:right w:val="none" w:sz="0" w:space="0" w:color="auto"/>
      </w:divBdr>
    </w:div>
    <w:div w:id="1279265364">
      <w:bodyDiv w:val="1"/>
      <w:marLeft w:val="0"/>
      <w:marRight w:val="0"/>
      <w:marTop w:val="0"/>
      <w:marBottom w:val="0"/>
      <w:divBdr>
        <w:top w:val="none" w:sz="0" w:space="0" w:color="auto"/>
        <w:left w:val="none" w:sz="0" w:space="0" w:color="auto"/>
        <w:bottom w:val="none" w:sz="0" w:space="0" w:color="auto"/>
        <w:right w:val="none" w:sz="0" w:space="0" w:color="auto"/>
      </w:divBdr>
    </w:div>
    <w:div w:id="1833181401">
      <w:bodyDiv w:val="1"/>
      <w:marLeft w:val="0"/>
      <w:marRight w:val="0"/>
      <w:marTop w:val="0"/>
      <w:marBottom w:val="0"/>
      <w:divBdr>
        <w:top w:val="none" w:sz="0" w:space="0" w:color="auto"/>
        <w:left w:val="none" w:sz="0" w:space="0" w:color="auto"/>
        <w:bottom w:val="none" w:sz="0" w:space="0" w:color="auto"/>
        <w:right w:val="none" w:sz="0" w:space="0" w:color="auto"/>
      </w:divBdr>
    </w:div>
    <w:div w:id="188417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E65B3-6CCD-4E9F-813A-E9FD9B743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2498</TotalTime>
  <Pages>16</Pages>
  <Words>7661</Words>
  <Characters>43674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149</cp:revision>
  <dcterms:created xsi:type="dcterms:W3CDTF">2026-04-20T10:11:00Z</dcterms:created>
  <dcterms:modified xsi:type="dcterms:W3CDTF">2026-09-24T05:52:00Z</dcterms:modified>
</cp:coreProperties>
</file>